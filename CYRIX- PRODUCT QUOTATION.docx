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973CD" w14:textId="77777777" w:rsidR="00A00D04" w:rsidRPr="00B15A2A" w:rsidRDefault="00A00D04" w:rsidP="00515965">
      <w:pPr>
        <w:pStyle w:val="Heading1"/>
        <w:ind w:left="0"/>
        <w:rPr>
          <w:spacing w:val="-2"/>
          <w:sz w:val="20"/>
          <w:szCs w:val="20"/>
        </w:rPr>
      </w:pPr>
    </w:p>
    <w:p w14:paraId="0B93F503" w14:textId="7435352B" w:rsidR="00A00D04" w:rsidRPr="00B15A2A" w:rsidRDefault="0015569E" w:rsidP="00515965">
      <w:pPr>
        <w:pStyle w:val="Heading1"/>
        <w:ind w:left="0"/>
        <w:rPr>
          <w:sz w:val="20"/>
          <w:szCs w:val="20"/>
        </w:rPr>
      </w:pPr>
      <w:r w:rsidRPr="00B15A2A">
        <w:rPr>
          <w:spacing w:val="-2"/>
          <w:sz w:val="20"/>
          <w:szCs w:val="20"/>
        </w:rPr>
        <w:t>T</w:t>
      </w:r>
      <w:r w:rsidR="00AC1B7F" w:rsidRPr="00B15A2A">
        <w:rPr>
          <w:spacing w:val="-2"/>
          <w:sz w:val="20"/>
          <w:szCs w:val="20"/>
        </w:rPr>
        <w:t>o</w:t>
      </w:r>
      <w:r w:rsidRPr="00B15A2A">
        <w:rPr>
          <w:spacing w:val="-2"/>
          <w:sz w:val="20"/>
          <w:szCs w:val="20"/>
        </w:rPr>
        <w:t>,</w:t>
      </w:r>
    </w:p>
    <w:p w14:paraId="3BDA1723" w14:textId="77777777" w:rsidR="0015569E" w:rsidRPr="00B15A2A" w:rsidRDefault="0015569E" w:rsidP="00515965">
      <w:pPr>
        <w:pStyle w:val="Heading1"/>
        <w:ind w:left="0"/>
        <w:rPr>
          <w:spacing w:val="-2"/>
          <w:sz w:val="20"/>
          <w:szCs w:val="20"/>
        </w:rPr>
      </w:pPr>
    </w:p>
    <w:p w14:paraId="348DC268" w14:textId="70148742" w:rsidR="0015569E" w:rsidRPr="00B15A2A" w:rsidRDefault="007C2C04" w:rsidP="00515965">
      <w:pPr>
        <w:pStyle w:val="Heading1"/>
        <w:ind w:left="0"/>
        <w:rPr>
          <w:spacing w:val="-2"/>
          <w:sz w:val="20"/>
          <w:szCs w:val="20"/>
          <w:highlight w:val="yellow"/>
        </w:rPr>
      </w:pPr>
      <w:r w:rsidRPr="00B15A2A">
        <w:rPr>
          <w:spacing w:val="-2"/>
          <w:sz w:val="20"/>
          <w:szCs w:val="20"/>
          <w:highlight w:val="yellow"/>
        </w:rPr>
        <w:t>&lt;</w:t>
      </w:r>
      <w:r w:rsidR="0015569E" w:rsidRPr="00B15A2A">
        <w:rPr>
          <w:spacing w:val="-2"/>
          <w:sz w:val="20"/>
          <w:szCs w:val="20"/>
          <w:highlight w:val="yellow"/>
        </w:rPr>
        <w:t>CUSTOMER NAME</w:t>
      </w:r>
      <w:r w:rsidRPr="00B15A2A">
        <w:rPr>
          <w:spacing w:val="-2"/>
          <w:sz w:val="20"/>
          <w:szCs w:val="20"/>
          <w:highlight w:val="yellow"/>
        </w:rPr>
        <w:t>&gt;</w:t>
      </w:r>
      <w:r w:rsidR="0015569E" w:rsidRPr="00B15A2A">
        <w:rPr>
          <w:spacing w:val="-2"/>
          <w:sz w:val="20"/>
          <w:szCs w:val="20"/>
          <w:highlight w:val="yellow"/>
        </w:rPr>
        <w:t xml:space="preserve"> </w:t>
      </w:r>
    </w:p>
    <w:p w14:paraId="2FCCD808" w14:textId="64A857F4" w:rsidR="0030724F" w:rsidRPr="00B15A2A" w:rsidRDefault="007C2C04" w:rsidP="00515965">
      <w:pPr>
        <w:pStyle w:val="Heading1"/>
        <w:ind w:left="0"/>
        <w:rPr>
          <w:spacing w:val="-2"/>
          <w:sz w:val="20"/>
          <w:szCs w:val="20"/>
          <w:highlight w:val="yellow"/>
        </w:rPr>
      </w:pPr>
      <w:r w:rsidRPr="00B15A2A">
        <w:rPr>
          <w:spacing w:val="-2"/>
          <w:sz w:val="20"/>
          <w:szCs w:val="20"/>
          <w:highlight w:val="yellow"/>
        </w:rPr>
        <w:t>&lt;</w:t>
      </w:r>
      <w:r w:rsidR="0030724F" w:rsidRPr="00B15A2A">
        <w:rPr>
          <w:spacing w:val="-2"/>
          <w:sz w:val="20"/>
          <w:szCs w:val="20"/>
          <w:highlight w:val="yellow"/>
        </w:rPr>
        <w:t>ADDRESS&gt;</w:t>
      </w:r>
      <w:r w:rsidR="00963856" w:rsidRPr="00B15A2A">
        <w:rPr>
          <w:spacing w:val="-2"/>
          <w:sz w:val="20"/>
          <w:szCs w:val="20"/>
          <w:highlight w:val="yellow"/>
        </w:rPr>
        <w:t>&lt;LINE 1; LINE 2&gt;</w:t>
      </w:r>
    </w:p>
    <w:p w14:paraId="7BAA8995" w14:textId="36B3EE61" w:rsidR="0015569E" w:rsidRPr="00B15A2A" w:rsidRDefault="0030724F" w:rsidP="00515965">
      <w:pPr>
        <w:pStyle w:val="Heading1"/>
        <w:ind w:left="0"/>
        <w:rPr>
          <w:spacing w:val="-2"/>
          <w:sz w:val="20"/>
          <w:szCs w:val="20"/>
        </w:rPr>
      </w:pPr>
      <w:r w:rsidRPr="00B15A2A">
        <w:rPr>
          <w:spacing w:val="-2"/>
          <w:sz w:val="20"/>
          <w:szCs w:val="20"/>
          <w:highlight w:val="yellow"/>
        </w:rPr>
        <w:t>&lt;</w:t>
      </w:r>
      <w:r w:rsidR="0015569E" w:rsidRPr="00B15A2A">
        <w:rPr>
          <w:spacing w:val="-2"/>
          <w:sz w:val="20"/>
          <w:szCs w:val="20"/>
          <w:highlight w:val="yellow"/>
        </w:rPr>
        <w:t>PLACE</w:t>
      </w:r>
      <w:r w:rsidR="007C2C04" w:rsidRPr="00B15A2A">
        <w:rPr>
          <w:spacing w:val="-2"/>
          <w:sz w:val="20"/>
          <w:szCs w:val="20"/>
        </w:rPr>
        <w:t>&gt;</w:t>
      </w:r>
      <w:r w:rsidR="0015569E" w:rsidRPr="00B15A2A">
        <w:rPr>
          <w:spacing w:val="-2"/>
          <w:sz w:val="20"/>
          <w:szCs w:val="20"/>
        </w:rPr>
        <w:t xml:space="preserve"> </w:t>
      </w:r>
    </w:p>
    <w:p w14:paraId="0E77ABDB" w14:textId="5DAD2E8A" w:rsidR="00963856" w:rsidRPr="00B15A2A" w:rsidRDefault="00B73704" w:rsidP="00515965">
      <w:pPr>
        <w:pStyle w:val="Heading1"/>
        <w:ind w:left="0"/>
        <w:rPr>
          <w:spacing w:val="-2"/>
          <w:sz w:val="20"/>
          <w:szCs w:val="20"/>
        </w:rPr>
      </w:pPr>
      <w:r w:rsidRPr="00B15A2A">
        <w:rPr>
          <w:spacing w:val="-2"/>
          <w:sz w:val="20"/>
          <w:szCs w:val="20"/>
          <w:highlight w:val="yellow"/>
        </w:rPr>
        <w:t>**</w:t>
      </w:r>
      <w:r w:rsidR="00963856" w:rsidRPr="00B15A2A">
        <w:rPr>
          <w:spacing w:val="-2"/>
          <w:sz w:val="20"/>
          <w:szCs w:val="20"/>
          <w:highlight w:val="yellow"/>
        </w:rPr>
        <w:t>&lt;GST&gt;&lt;PAN&gt;</w:t>
      </w:r>
    </w:p>
    <w:p w14:paraId="782C8D44" w14:textId="77777777" w:rsidR="0015569E" w:rsidRPr="00B15A2A" w:rsidRDefault="0015569E" w:rsidP="00515965">
      <w:pPr>
        <w:pStyle w:val="Heading1"/>
        <w:ind w:left="0"/>
        <w:rPr>
          <w:spacing w:val="-2"/>
          <w:sz w:val="20"/>
          <w:szCs w:val="20"/>
        </w:rPr>
      </w:pPr>
    </w:p>
    <w:p w14:paraId="73F96004" w14:textId="226B3F5A" w:rsidR="009A135D" w:rsidRPr="00B15A2A" w:rsidRDefault="00D22056" w:rsidP="009A135D">
      <w:pPr>
        <w:pStyle w:val="Heading1"/>
        <w:ind w:left="0"/>
        <w:jc w:val="center"/>
        <w:rPr>
          <w:sz w:val="20"/>
          <w:szCs w:val="20"/>
        </w:rPr>
      </w:pPr>
      <w:r w:rsidRPr="00B15A2A">
        <w:rPr>
          <w:spacing w:val="-2"/>
          <w:sz w:val="20"/>
          <w:szCs w:val="20"/>
        </w:rPr>
        <w:t>SUBJECT:</w:t>
      </w:r>
      <w:r w:rsidR="009A135D" w:rsidRPr="00B15A2A">
        <w:rPr>
          <w:spacing w:val="-2"/>
          <w:sz w:val="20"/>
          <w:szCs w:val="20"/>
        </w:rPr>
        <w:t xml:space="preserve"> QUOTATION FOR </w:t>
      </w:r>
      <w:r w:rsidRPr="00B15A2A">
        <w:rPr>
          <w:spacing w:val="-2"/>
          <w:sz w:val="20"/>
          <w:szCs w:val="20"/>
        </w:rPr>
        <w:t>“</w:t>
      </w:r>
      <w:r w:rsidR="00440B2C" w:rsidRPr="00B15A2A">
        <w:rPr>
          <w:spacing w:val="-2"/>
          <w:sz w:val="20"/>
          <w:szCs w:val="20"/>
        </w:rPr>
        <w:t>&lt;</w:t>
      </w:r>
      <w:r w:rsidR="004049F6" w:rsidRPr="00B15A2A">
        <w:rPr>
          <w:spacing w:val="-2"/>
          <w:sz w:val="20"/>
          <w:szCs w:val="20"/>
          <w:highlight w:val="yellow"/>
        </w:rPr>
        <w:t xml:space="preserve">VERTICAL </w:t>
      </w:r>
      <w:r w:rsidR="00440B2C" w:rsidRPr="00B15A2A">
        <w:rPr>
          <w:spacing w:val="-2"/>
          <w:sz w:val="20"/>
          <w:szCs w:val="20"/>
          <w:highlight w:val="yellow"/>
        </w:rPr>
        <w:t>&gt;</w:t>
      </w:r>
      <w:r w:rsidRPr="00B15A2A">
        <w:rPr>
          <w:spacing w:val="-2"/>
          <w:sz w:val="20"/>
          <w:szCs w:val="20"/>
          <w:highlight w:val="yellow"/>
        </w:rPr>
        <w:t>“</w:t>
      </w:r>
    </w:p>
    <w:p w14:paraId="554E60EC" w14:textId="77777777" w:rsidR="0015569E" w:rsidRPr="00B15A2A" w:rsidRDefault="0015569E" w:rsidP="00515965">
      <w:pPr>
        <w:pStyle w:val="Heading1"/>
        <w:ind w:left="0"/>
        <w:rPr>
          <w:spacing w:val="-2"/>
          <w:sz w:val="20"/>
          <w:szCs w:val="20"/>
        </w:rPr>
      </w:pPr>
    </w:p>
    <w:p w14:paraId="1C4B47CA" w14:textId="52339CFB" w:rsidR="0015569E" w:rsidRPr="00B15A2A" w:rsidRDefault="0015569E" w:rsidP="00515965">
      <w:pPr>
        <w:pStyle w:val="Heading1"/>
        <w:ind w:left="0"/>
        <w:rPr>
          <w:sz w:val="20"/>
          <w:szCs w:val="20"/>
        </w:rPr>
      </w:pPr>
      <w:r w:rsidRPr="00B15A2A">
        <w:rPr>
          <w:spacing w:val="-2"/>
          <w:sz w:val="20"/>
          <w:szCs w:val="20"/>
        </w:rPr>
        <w:t>D</w:t>
      </w:r>
      <w:r w:rsidR="499BC98A" w:rsidRPr="00B15A2A">
        <w:rPr>
          <w:spacing w:val="-2"/>
          <w:sz w:val="20"/>
          <w:szCs w:val="20"/>
        </w:rPr>
        <w:t>ear</w:t>
      </w:r>
      <w:r w:rsidRPr="00B15A2A">
        <w:rPr>
          <w:spacing w:val="-2"/>
          <w:sz w:val="20"/>
          <w:szCs w:val="20"/>
        </w:rPr>
        <w:t xml:space="preserve"> Sir/Madam, </w:t>
      </w:r>
    </w:p>
    <w:p w14:paraId="0F3813A6" w14:textId="77777777" w:rsidR="00D22056" w:rsidRPr="00B15A2A" w:rsidRDefault="00D22056" w:rsidP="00515965">
      <w:pPr>
        <w:pStyle w:val="Heading1"/>
        <w:ind w:left="0"/>
        <w:rPr>
          <w:spacing w:val="-2"/>
          <w:sz w:val="20"/>
          <w:szCs w:val="20"/>
        </w:rPr>
      </w:pPr>
    </w:p>
    <w:p w14:paraId="76B9E522" w14:textId="77777777" w:rsidR="004D2C07" w:rsidRPr="00B15A2A" w:rsidRDefault="004D2C07" w:rsidP="004D2C07">
      <w:pPr>
        <w:rPr>
          <w:rFonts w:ascii="Times New Roman" w:hAnsi="Times New Roman" w:cs="Times New Roman"/>
          <w:sz w:val="20"/>
          <w:szCs w:val="20"/>
        </w:rPr>
      </w:pPr>
      <w:r w:rsidRPr="00B15A2A">
        <w:rPr>
          <w:rFonts w:ascii="Times New Roman" w:hAnsi="Times New Roman" w:cs="Times New Roman"/>
          <w:sz w:val="20"/>
          <w:szCs w:val="20"/>
        </w:rPr>
        <w:t>Greetings from Cyrix Healthcare Pvt Ltd!!!</w:t>
      </w:r>
    </w:p>
    <w:p w14:paraId="54983E9D" w14:textId="77777777" w:rsidR="004D2C07" w:rsidRPr="00B15A2A" w:rsidRDefault="004D2C07" w:rsidP="004D2C07">
      <w:pPr>
        <w:spacing w:after="0"/>
        <w:rPr>
          <w:rFonts w:ascii="Times New Roman" w:hAnsi="Times New Roman" w:cs="Times New Roman"/>
          <w:sz w:val="20"/>
          <w:szCs w:val="20"/>
        </w:rPr>
      </w:pPr>
    </w:p>
    <w:p w14:paraId="72809F32" w14:textId="6CFAD44F" w:rsidR="004D2C07" w:rsidRPr="00B15A2A" w:rsidRDefault="004D2C07" w:rsidP="00B433F8">
      <w:pPr>
        <w:jc w:val="both"/>
        <w:rPr>
          <w:rFonts w:ascii="Times New Roman" w:hAnsi="Times New Roman" w:cs="Times New Roman"/>
          <w:sz w:val="20"/>
          <w:szCs w:val="20"/>
        </w:rPr>
      </w:pPr>
      <w:r w:rsidRPr="00B15A2A">
        <w:rPr>
          <w:rFonts w:ascii="Times New Roman" w:hAnsi="Times New Roman" w:cs="Times New Roman"/>
          <w:sz w:val="20"/>
          <w:szCs w:val="20"/>
        </w:rPr>
        <w:t xml:space="preserve">We sincerely appreciate your continued trust in our products and services. As per your requirement, we are pleased to submit our </w:t>
      </w:r>
      <w:r w:rsidR="66AF26CA" w:rsidRPr="00B15A2A">
        <w:rPr>
          <w:rFonts w:ascii="Times New Roman" w:hAnsi="Times New Roman" w:cs="Times New Roman"/>
          <w:sz w:val="20"/>
          <w:szCs w:val="20"/>
        </w:rPr>
        <w:t xml:space="preserve">proposal </w:t>
      </w:r>
      <w:r w:rsidRPr="00B15A2A">
        <w:rPr>
          <w:rFonts w:ascii="Times New Roman" w:hAnsi="Times New Roman" w:cs="Times New Roman"/>
          <w:sz w:val="20"/>
          <w:szCs w:val="20"/>
        </w:rPr>
        <w:t xml:space="preserve">for </w:t>
      </w:r>
      <w:r w:rsidR="00A174A5" w:rsidRPr="00B15A2A">
        <w:rPr>
          <w:rFonts w:ascii="Times New Roman" w:hAnsi="Times New Roman" w:cs="Times New Roman"/>
          <w:sz w:val="20"/>
          <w:szCs w:val="20"/>
        </w:rPr>
        <w:t>&lt;</w:t>
      </w:r>
      <w:r w:rsidR="00E3420F" w:rsidRPr="00B15A2A">
        <w:rPr>
          <w:rFonts w:ascii="Times New Roman" w:hAnsi="Times New Roman" w:cs="Times New Roman"/>
          <w:sz w:val="20"/>
          <w:szCs w:val="20"/>
          <w:highlight w:val="yellow"/>
        </w:rPr>
        <w:t>VERTICAL</w:t>
      </w:r>
      <w:r w:rsidR="00E3420F" w:rsidRPr="00B15A2A">
        <w:rPr>
          <w:rFonts w:ascii="Times New Roman" w:hAnsi="Times New Roman" w:cs="Times New Roman"/>
          <w:sz w:val="20"/>
          <w:szCs w:val="20"/>
        </w:rPr>
        <w:t xml:space="preserve"> </w:t>
      </w:r>
      <w:ins w:id="0" w:author="Jeevan Joy Pious" w:date="2026-02-13T14:41:00Z" w16du:dateUtc="2026-02-13T09:11:00Z">
        <w:r w:rsidR="00A174A5" w:rsidRPr="00B15A2A">
          <w:rPr>
            <w:rFonts w:ascii="Times New Roman" w:hAnsi="Times New Roman" w:cs="Times New Roman"/>
            <w:sz w:val="20"/>
            <w:szCs w:val="20"/>
          </w:rPr>
          <w:t>&gt;</w:t>
        </w:r>
      </w:ins>
      <w:r w:rsidR="00726DF4" w:rsidRPr="00B15A2A">
        <w:rPr>
          <w:rFonts w:ascii="Times New Roman" w:hAnsi="Times New Roman" w:cs="Times New Roman"/>
          <w:sz w:val="20"/>
          <w:szCs w:val="20"/>
        </w:rPr>
        <w:t xml:space="preserve"> </w:t>
      </w:r>
      <w:r w:rsidRPr="00B15A2A">
        <w:rPr>
          <w:rFonts w:ascii="Times New Roman" w:hAnsi="Times New Roman" w:cs="Times New Roman"/>
          <w:sz w:val="20"/>
          <w:szCs w:val="20"/>
        </w:rPr>
        <w:t>for your kind consideration.</w:t>
      </w:r>
    </w:p>
    <w:p w14:paraId="0A62D03A" w14:textId="35C17792" w:rsidR="00E3420F" w:rsidRPr="00B15A2A" w:rsidRDefault="00606190" w:rsidP="00B433F8">
      <w:pPr>
        <w:jc w:val="both"/>
        <w:rPr>
          <w:rFonts w:ascii="Times New Roman" w:hAnsi="Times New Roman" w:cs="Times New Roman"/>
          <w:sz w:val="20"/>
          <w:szCs w:val="20"/>
          <w:highlight w:val="yellow"/>
        </w:rPr>
      </w:pPr>
      <w:r w:rsidRPr="00B15A2A">
        <w:rPr>
          <w:rFonts w:ascii="Times New Roman" w:hAnsi="Times New Roman" w:cs="Times New Roman"/>
          <w:sz w:val="20"/>
          <w:szCs w:val="20"/>
          <w:highlight w:val="yellow"/>
        </w:rPr>
        <w:t>1.&lt;PRODUCT NAME</w:t>
      </w:r>
      <w:r w:rsidR="003F3B49" w:rsidRPr="00B15A2A">
        <w:rPr>
          <w:rFonts w:ascii="Times New Roman" w:hAnsi="Times New Roman" w:cs="Times New Roman"/>
          <w:sz w:val="20"/>
          <w:szCs w:val="20"/>
          <w:highlight w:val="yellow"/>
        </w:rPr>
        <w:t xml:space="preserve"> if </w:t>
      </w:r>
      <w:r w:rsidR="0081650E" w:rsidRPr="00B15A2A">
        <w:rPr>
          <w:rFonts w:ascii="Times New Roman" w:hAnsi="Times New Roman" w:cs="Times New Roman"/>
          <w:sz w:val="20"/>
          <w:szCs w:val="20"/>
          <w:highlight w:val="yellow"/>
        </w:rPr>
        <w:t>Product</w:t>
      </w:r>
      <w:r w:rsidRPr="00B15A2A">
        <w:rPr>
          <w:rFonts w:ascii="Times New Roman" w:hAnsi="Times New Roman" w:cs="Times New Roman"/>
          <w:sz w:val="20"/>
          <w:szCs w:val="20"/>
          <w:highlight w:val="yellow"/>
        </w:rPr>
        <w:t>&gt;</w:t>
      </w:r>
    </w:p>
    <w:p w14:paraId="514014C6" w14:textId="1EB64455" w:rsidR="00606190" w:rsidRPr="00B15A2A" w:rsidRDefault="00606190" w:rsidP="00B433F8">
      <w:pPr>
        <w:jc w:val="both"/>
        <w:rPr>
          <w:rFonts w:ascii="Times New Roman" w:hAnsi="Times New Roman" w:cs="Times New Roman"/>
          <w:sz w:val="20"/>
          <w:szCs w:val="20"/>
        </w:rPr>
      </w:pPr>
      <w:r w:rsidRPr="00B15A2A">
        <w:rPr>
          <w:rFonts w:ascii="Times New Roman" w:hAnsi="Times New Roman" w:cs="Times New Roman"/>
          <w:sz w:val="20"/>
          <w:szCs w:val="20"/>
          <w:highlight w:val="yellow"/>
        </w:rPr>
        <w:t>2.&lt;PRODUCT NAME</w:t>
      </w:r>
      <w:r w:rsidR="0081650E" w:rsidRPr="00B15A2A">
        <w:rPr>
          <w:rFonts w:ascii="Times New Roman" w:hAnsi="Times New Roman" w:cs="Times New Roman"/>
          <w:sz w:val="20"/>
          <w:szCs w:val="20"/>
          <w:highlight w:val="yellow"/>
        </w:rPr>
        <w:t xml:space="preserve"> if Product</w:t>
      </w:r>
      <w:r w:rsidRPr="00B15A2A">
        <w:rPr>
          <w:rFonts w:ascii="Times New Roman" w:hAnsi="Times New Roman" w:cs="Times New Roman"/>
          <w:sz w:val="20"/>
          <w:szCs w:val="20"/>
          <w:highlight w:val="yellow"/>
        </w:rPr>
        <w:t xml:space="preserve"> &gt;</w:t>
      </w:r>
      <w:r w:rsidRPr="00B15A2A">
        <w:rPr>
          <w:rFonts w:ascii="Times New Roman" w:hAnsi="Times New Roman" w:cs="Times New Roman"/>
          <w:sz w:val="20"/>
          <w:szCs w:val="20"/>
        </w:rPr>
        <w:t xml:space="preserve"> </w:t>
      </w:r>
    </w:p>
    <w:p w14:paraId="4B6847A9" w14:textId="77777777" w:rsidR="004D2C07" w:rsidRPr="00B15A2A" w:rsidRDefault="004D2C07" w:rsidP="004D2C07">
      <w:pPr>
        <w:jc w:val="both"/>
        <w:rPr>
          <w:rFonts w:ascii="Times New Roman" w:hAnsi="Times New Roman" w:cs="Times New Roman"/>
          <w:sz w:val="20"/>
          <w:szCs w:val="20"/>
        </w:rPr>
      </w:pPr>
      <w:r w:rsidRPr="00B15A2A">
        <w:rPr>
          <w:rFonts w:ascii="Times New Roman" w:hAnsi="Times New Roman" w:cs="Times New Roman"/>
          <w:sz w:val="20"/>
          <w:szCs w:val="20"/>
        </w:rPr>
        <w:t>At Cyrix Healthcare, we are committed to providing high-quality medical equipment and reliable service support that meet your clinical and operational needs. We believe this proposal will align well with your expectations and add value to your facility’s healthcare delivery.</w:t>
      </w:r>
    </w:p>
    <w:p w14:paraId="7A91FA07" w14:textId="77777777" w:rsidR="004D2C07" w:rsidRPr="00B15A2A" w:rsidRDefault="004D2C07" w:rsidP="004D2C07">
      <w:pPr>
        <w:jc w:val="both"/>
        <w:rPr>
          <w:rFonts w:ascii="Times New Roman" w:hAnsi="Times New Roman" w:cs="Times New Roman"/>
          <w:sz w:val="20"/>
          <w:szCs w:val="20"/>
        </w:rPr>
      </w:pPr>
      <w:r w:rsidRPr="00B15A2A">
        <w:rPr>
          <w:rFonts w:ascii="Times New Roman" w:hAnsi="Times New Roman" w:cs="Times New Roman"/>
          <w:sz w:val="20"/>
          <w:szCs w:val="20"/>
        </w:rPr>
        <w:t>Please find the detailed quotation attached for your review. Should you require any further clarification or technical discussion, we will be glad to assist at your convenience.</w:t>
      </w:r>
    </w:p>
    <w:p w14:paraId="4D31E45D" w14:textId="77777777" w:rsidR="004D2C07" w:rsidRPr="00B15A2A" w:rsidRDefault="004D2C07" w:rsidP="004D2C07">
      <w:pPr>
        <w:pStyle w:val="NoSpacing"/>
        <w:ind w:left="-397"/>
        <w:jc w:val="both"/>
        <w:rPr>
          <w:rFonts w:ascii="Times New Roman" w:eastAsiaTheme="minorHAnsi" w:hAnsi="Times New Roman" w:cs="Times New Roman"/>
          <w:sz w:val="20"/>
          <w:szCs w:val="20"/>
          <w:lang w:val="en-IN"/>
        </w:rPr>
      </w:pPr>
    </w:p>
    <w:p w14:paraId="0E12AD83" w14:textId="77777777" w:rsidR="004D2C07" w:rsidRPr="00B15A2A" w:rsidRDefault="004D2C07" w:rsidP="004D2C07">
      <w:pPr>
        <w:pStyle w:val="NoSpacing"/>
        <w:ind w:left="-397" w:firstLine="397"/>
        <w:jc w:val="both"/>
        <w:rPr>
          <w:rFonts w:ascii="Times New Roman" w:eastAsiaTheme="minorHAnsi" w:hAnsi="Times New Roman" w:cs="Times New Roman"/>
          <w:sz w:val="20"/>
          <w:szCs w:val="20"/>
          <w:lang w:val="en-IN"/>
        </w:rPr>
      </w:pPr>
      <w:r w:rsidRPr="00B15A2A">
        <w:rPr>
          <w:rFonts w:ascii="Times New Roman" w:eastAsiaTheme="minorHAnsi" w:hAnsi="Times New Roman" w:cs="Times New Roman"/>
          <w:sz w:val="20"/>
          <w:szCs w:val="20"/>
          <w:lang w:val="en-IN"/>
        </w:rPr>
        <w:t>Thank you for the opportunity to serve your esteemed organization.</w:t>
      </w:r>
    </w:p>
    <w:p w14:paraId="7D973960" w14:textId="77777777" w:rsidR="004D2C07" w:rsidRPr="00B15A2A" w:rsidRDefault="004D2C07" w:rsidP="004D2C07">
      <w:pPr>
        <w:pStyle w:val="NoSpacing"/>
        <w:ind w:left="-397"/>
        <w:jc w:val="both"/>
        <w:rPr>
          <w:rFonts w:ascii="Times New Roman" w:eastAsiaTheme="minorHAnsi" w:hAnsi="Times New Roman" w:cs="Times New Roman"/>
          <w:sz w:val="20"/>
          <w:szCs w:val="20"/>
          <w:lang w:val="en-IN"/>
        </w:rPr>
      </w:pPr>
    </w:p>
    <w:p w14:paraId="2D812052" w14:textId="77777777" w:rsidR="004D2C07" w:rsidRPr="00B15A2A" w:rsidRDefault="004D2C07" w:rsidP="004D2C07">
      <w:pPr>
        <w:pStyle w:val="NoSpacing"/>
        <w:ind w:left="-397"/>
        <w:rPr>
          <w:rFonts w:ascii="Times New Roman" w:eastAsiaTheme="minorHAnsi" w:hAnsi="Times New Roman" w:cs="Times New Roman"/>
          <w:sz w:val="20"/>
          <w:szCs w:val="20"/>
          <w:lang w:val="en-IN"/>
        </w:rPr>
      </w:pPr>
    </w:p>
    <w:p w14:paraId="4DC1BAC9" w14:textId="77777777" w:rsidR="004D2C07" w:rsidRPr="00B15A2A" w:rsidRDefault="004D2C07" w:rsidP="004D2C07">
      <w:pPr>
        <w:pStyle w:val="NoSpacing"/>
        <w:ind w:left="-397"/>
        <w:rPr>
          <w:rFonts w:ascii="Times New Roman" w:eastAsiaTheme="minorHAnsi" w:hAnsi="Times New Roman" w:cs="Times New Roman"/>
          <w:sz w:val="20"/>
          <w:szCs w:val="20"/>
          <w:lang w:val="en-IN"/>
        </w:rPr>
      </w:pPr>
    </w:p>
    <w:p w14:paraId="1C27986C" w14:textId="77777777" w:rsidR="004D2C07" w:rsidRPr="00B15A2A" w:rsidRDefault="004D2C07" w:rsidP="004D2C07">
      <w:pPr>
        <w:pStyle w:val="NoSpacing"/>
        <w:ind w:left="-397" w:firstLine="397"/>
        <w:rPr>
          <w:ins w:id="1" w:author="Sandhya Govind" w:date="2026-02-13T09:16:00Z" w16du:dateUtc="2026-02-13T09:16:51Z"/>
          <w:rFonts w:ascii="Times New Roman" w:eastAsiaTheme="minorEastAsia" w:hAnsi="Times New Roman" w:cs="Times New Roman"/>
          <w:sz w:val="20"/>
          <w:szCs w:val="20"/>
          <w:lang w:val="en-IN"/>
        </w:rPr>
      </w:pPr>
      <w:r w:rsidRPr="00B15A2A">
        <w:rPr>
          <w:rFonts w:ascii="Times New Roman" w:eastAsiaTheme="minorEastAsia" w:hAnsi="Times New Roman" w:cs="Times New Roman"/>
          <w:sz w:val="20"/>
          <w:szCs w:val="20"/>
          <w:lang w:val="en-IN"/>
        </w:rPr>
        <w:t>With Regards,</w:t>
      </w:r>
    </w:p>
    <w:p w14:paraId="42A1F8A1" w14:textId="41A56FE3" w:rsidR="79906651" w:rsidRPr="00B15A2A" w:rsidRDefault="79906651">
      <w:pPr>
        <w:pStyle w:val="NoSpacing"/>
        <w:ind w:left="-397" w:firstLine="397"/>
        <w:rPr>
          <w:ins w:id="2" w:author="Sandhya Govind" w:date="2026-02-13T09:16:00Z" w16du:dateUtc="2026-02-13T09:16:51Z"/>
          <w:rFonts w:ascii="Times New Roman" w:hAnsi="Times New Roman" w:cs="Times New Roman"/>
          <w:sz w:val="20"/>
          <w:szCs w:val="20"/>
        </w:rPr>
        <w:pPrChange w:id="3" w:author="Sandhya Govind" w:date="2026-02-13T09:17:00Z">
          <w:pPr/>
        </w:pPrChange>
      </w:pPr>
      <w:ins w:id="4" w:author="Sandhya Govind" w:date="2026-02-13T09:17:00Z" w16du:dateUtc="2026-02-13T09:17:55Z">
        <w:r w:rsidRPr="00B15A2A">
          <w:rPr>
            <w:rFonts w:ascii="Times New Roman" w:eastAsia="Times New Roman" w:hAnsi="Times New Roman" w:cs="Times New Roman"/>
            <w:sz w:val="20"/>
            <w:szCs w:val="20"/>
          </w:rPr>
          <w:t>For Cyrix Healthcare Pvt. Ltd</w:t>
        </w:r>
      </w:ins>
    </w:p>
    <w:p w14:paraId="19B2508E" w14:textId="33DC8F6A" w:rsidR="28293278" w:rsidRPr="00B15A2A" w:rsidRDefault="28293278" w:rsidP="28293278">
      <w:pPr>
        <w:pStyle w:val="NoSpacing"/>
        <w:ind w:left="-397" w:firstLine="397"/>
        <w:rPr>
          <w:ins w:id="5" w:author="Sandhya Govind" w:date="2026-02-13T09:16:00Z" w16du:dateUtc="2026-02-13T09:16:52Z"/>
          <w:rFonts w:ascii="Times New Roman" w:eastAsiaTheme="minorEastAsia" w:hAnsi="Times New Roman" w:cs="Times New Roman"/>
          <w:sz w:val="20"/>
          <w:szCs w:val="20"/>
          <w:lang w:val="en-IN"/>
        </w:rPr>
      </w:pPr>
    </w:p>
    <w:p w14:paraId="4511FE07" w14:textId="1B532A46" w:rsidR="65FFD37A" w:rsidRPr="00B15A2A" w:rsidRDefault="00BC192B">
      <w:pPr>
        <w:pStyle w:val="NoSpacing"/>
        <w:ind w:left="-397"/>
        <w:rPr>
          <w:rFonts w:ascii="Times New Roman" w:hAnsi="Times New Roman" w:cs="Times New Roman"/>
          <w:sz w:val="20"/>
          <w:szCs w:val="20"/>
        </w:rPr>
        <w:pPrChange w:id="6" w:author="Sandhya Govind" w:date="2026-02-13T09:17:00Z">
          <w:pPr/>
        </w:pPrChange>
      </w:pPr>
      <w:r w:rsidRPr="00B15A2A">
        <w:rPr>
          <w:rFonts w:ascii="Times New Roman" w:hAnsi="Times New Roman" w:cs="Times New Roman"/>
          <w:sz w:val="20"/>
          <w:szCs w:val="20"/>
        </w:rPr>
        <w:t>&lt;Sign</w:t>
      </w:r>
      <w:r w:rsidR="00BD38A9" w:rsidRPr="00B15A2A">
        <w:rPr>
          <w:rFonts w:ascii="Times New Roman" w:hAnsi="Times New Roman" w:cs="Times New Roman"/>
          <w:sz w:val="20"/>
          <w:szCs w:val="20"/>
        </w:rPr>
        <w:t xml:space="preserve"> with Seal&gt;</w:t>
      </w:r>
    </w:p>
    <w:p w14:paraId="2614BCF8" w14:textId="77777777" w:rsidR="00B433F8" w:rsidRPr="00B15A2A" w:rsidRDefault="00B433F8" w:rsidP="004D2C07">
      <w:pPr>
        <w:pStyle w:val="NoSpacing"/>
        <w:ind w:left="-397" w:firstLine="397"/>
        <w:rPr>
          <w:rFonts w:ascii="Times New Roman" w:eastAsiaTheme="minorHAnsi" w:hAnsi="Times New Roman" w:cs="Times New Roman"/>
          <w:sz w:val="20"/>
          <w:szCs w:val="20"/>
          <w:lang w:val="en-IN"/>
        </w:rPr>
      </w:pPr>
    </w:p>
    <w:p w14:paraId="4056B73C" w14:textId="001637CC" w:rsidR="00C77540" w:rsidRPr="00B15A2A" w:rsidRDefault="00E25AA7" w:rsidP="004D2C07">
      <w:pPr>
        <w:pStyle w:val="NoSpacing"/>
        <w:ind w:left="-397" w:firstLine="397"/>
        <w:rPr>
          <w:rFonts w:ascii="Times New Roman" w:eastAsiaTheme="minorHAnsi" w:hAnsi="Times New Roman" w:cs="Times New Roman"/>
          <w:sz w:val="20"/>
          <w:szCs w:val="20"/>
          <w:lang w:val="en-IN"/>
        </w:rPr>
      </w:pPr>
      <w:r w:rsidRPr="00B15A2A">
        <w:rPr>
          <w:rFonts w:ascii="Times New Roman" w:eastAsiaTheme="minorHAnsi" w:hAnsi="Times New Roman" w:cs="Times New Roman"/>
          <w:sz w:val="20"/>
          <w:szCs w:val="20"/>
          <w:lang w:val="en-IN"/>
        </w:rPr>
        <w:t xml:space="preserve">Authorised Signatory </w:t>
      </w:r>
    </w:p>
    <w:p w14:paraId="65BB5C75" w14:textId="77777777" w:rsidR="00E25AA7" w:rsidRPr="00B15A2A" w:rsidRDefault="00E25AA7" w:rsidP="004D2C07">
      <w:pPr>
        <w:pStyle w:val="NoSpacing"/>
        <w:ind w:left="-397" w:firstLine="397"/>
        <w:rPr>
          <w:rFonts w:ascii="Times New Roman" w:eastAsiaTheme="minorHAnsi" w:hAnsi="Times New Roman" w:cs="Times New Roman"/>
          <w:sz w:val="20"/>
          <w:szCs w:val="20"/>
          <w:lang w:val="en-IN"/>
        </w:rPr>
      </w:pPr>
    </w:p>
    <w:p w14:paraId="0C1FDE9D" w14:textId="5A817FF7" w:rsidR="00FC4997" w:rsidRPr="00B15A2A" w:rsidRDefault="00FC4997" w:rsidP="004D2C07">
      <w:pPr>
        <w:pStyle w:val="NoSpacing"/>
        <w:ind w:left="-397" w:firstLine="397"/>
        <w:rPr>
          <w:rFonts w:ascii="Times New Roman" w:eastAsiaTheme="minorHAnsi" w:hAnsi="Times New Roman" w:cs="Times New Roman"/>
          <w:sz w:val="20"/>
          <w:szCs w:val="20"/>
          <w:lang w:val="en-IN"/>
        </w:rPr>
      </w:pPr>
      <w:r w:rsidRPr="00B15A2A">
        <w:rPr>
          <w:rFonts w:ascii="Times New Roman" w:eastAsiaTheme="minorHAnsi" w:hAnsi="Times New Roman" w:cs="Times New Roman"/>
          <w:sz w:val="20"/>
          <w:szCs w:val="20"/>
          <w:lang w:val="en-IN"/>
        </w:rPr>
        <w:t>F</w:t>
      </w:r>
      <w:r w:rsidR="00CA1B73" w:rsidRPr="00B15A2A">
        <w:rPr>
          <w:rFonts w:ascii="Times New Roman" w:eastAsiaTheme="minorHAnsi" w:hAnsi="Times New Roman" w:cs="Times New Roman"/>
          <w:sz w:val="20"/>
          <w:szCs w:val="20"/>
          <w:lang w:val="en-IN"/>
        </w:rPr>
        <w:t>or queries contact</w:t>
      </w:r>
      <w:r w:rsidRPr="00B15A2A">
        <w:rPr>
          <w:rFonts w:ascii="Times New Roman" w:eastAsiaTheme="minorHAnsi" w:hAnsi="Times New Roman" w:cs="Times New Roman"/>
          <w:sz w:val="20"/>
          <w:szCs w:val="20"/>
          <w:lang w:val="en-IN"/>
        </w:rPr>
        <w:t>:</w:t>
      </w:r>
    </w:p>
    <w:p w14:paraId="5DE4E368" w14:textId="2EDA761D" w:rsidR="00B433F8" w:rsidRPr="00B15A2A" w:rsidRDefault="000C42A3" w:rsidP="004D2C07">
      <w:pPr>
        <w:pStyle w:val="NoSpacing"/>
        <w:ind w:left="-397" w:firstLine="397"/>
        <w:rPr>
          <w:rFonts w:ascii="Times New Roman" w:eastAsiaTheme="minorHAnsi" w:hAnsi="Times New Roman" w:cs="Times New Roman"/>
          <w:sz w:val="20"/>
          <w:szCs w:val="20"/>
          <w:highlight w:val="yellow"/>
          <w:lang w:val="en-IN"/>
        </w:rPr>
      </w:pPr>
      <w:ins w:id="7" w:author="Jeevan Joy Pious" w:date="2026-02-13T14:42:00Z" w16du:dateUtc="2026-02-13T09:12:00Z">
        <w:r w:rsidRPr="00B15A2A">
          <w:rPr>
            <w:rFonts w:ascii="Times New Roman" w:eastAsiaTheme="minorHAnsi" w:hAnsi="Times New Roman" w:cs="Times New Roman"/>
            <w:sz w:val="20"/>
            <w:szCs w:val="20"/>
            <w:highlight w:val="yellow"/>
            <w:lang w:val="en-IN"/>
          </w:rPr>
          <w:t>&lt;</w:t>
        </w:r>
      </w:ins>
      <w:r w:rsidR="00B433F8" w:rsidRPr="00B15A2A">
        <w:rPr>
          <w:rFonts w:ascii="Times New Roman" w:eastAsiaTheme="minorHAnsi" w:hAnsi="Times New Roman" w:cs="Times New Roman"/>
          <w:sz w:val="20"/>
          <w:szCs w:val="20"/>
          <w:highlight w:val="yellow"/>
          <w:lang w:val="en-IN"/>
        </w:rPr>
        <w:t>Sales Engineer Name</w:t>
      </w:r>
      <w:ins w:id="8" w:author="Jeevan Joy Pious" w:date="2026-02-13T14:42:00Z" w16du:dateUtc="2026-02-13T09:12:00Z">
        <w:r w:rsidRPr="00B15A2A">
          <w:rPr>
            <w:rFonts w:ascii="Times New Roman" w:eastAsiaTheme="minorHAnsi" w:hAnsi="Times New Roman" w:cs="Times New Roman"/>
            <w:sz w:val="20"/>
            <w:szCs w:val="20"/>
            <w:highlight w:val="yellow"/>
            <w:lang w:val="en-IN"/>
          </w:rPr>
          <w:t>&gt;</w:t>
        </w:r>
      </w:ins>
      <w:r w:rsidR="00B433F8" w:rsidRPr="00B15A2A">
        <w:rPr>
          <w:rFonts w:ascii="Times New Roman" w:eastAsiaTheme="minorHAnsi" w:hAnsi="Times New Roman" w:cs="Times New Roman"/>
          <w:sz w:val="20"/>
          <w:szCs w:val="20"/>
          <w:highlight w:val="yellow"/>
          <w:lang w:val="en-IN"/>
        </w:rPr>
        <w:t xml:space="preserve"> </w:t>
      </w:r>
    </w:p>
    <w:p w14:paraId="08DACB22" w14:textId="310597D2" w:rsidR="00B433F8" w:rsidRPr="00B15A2A" w:rsidRDefault="000C42A3" w:rsidP="004D2C07">
      <w:pPr>
        <w:pStyle w:val="NoSpacing"/>
        <w:ind w:left="-397" w:firstLine="397"/>
        <w:rPr>
          <w:rFonts w:ascii="Times New Roman" w:eastAsiaTheme="minorHAnsi" w:hAnsi="Times New Roman" w:cs="Times New Roman"/>
          <w:sz w:val="20"/>
          <w:szCs w:val="20"/>
          <w:highlight w:val="yellow"/>
          <w:lang w:val="en-IN"/>
        </w:rPr>
      </w:pPr>
      <w:ins w:id="9" w:author="Jeevan Joy Pious" w:date="2026-02-13T14:42:00Z" w16du:dateUtc="2026-02-13T09:12:00Z">
        <w:r w:rsidRPr="00B15A2A">
          <w:rPr>
            <w:rFonts w:ascii="Times New Roman" w:eastAsiaTheme="minorHAnsi" w:hAnsi="Times New Roman" w:cs="Times New Roman"/>
            <w:sz w:val="20"/>
            <w:szCs w:val="20"/>
            <w:highlight w:val="yellow"/>
            <w:lang w:val="en-IN"/>
          </w:rPr>
          <w:t>&lt;</w:t>
        </w:r>
      </w:ins>
      <w:r w:rsidR="00B433F8" w:rsidRPr="00B15A2A">
        <w:rPr>
          <w:rFonts w:ascii="Times New Roman" w:eastAsiaTheme="minorHAnsi" w:hAnsi="Times New Roman" w:cs="Times New Roman"/>
          <w:sz w:val="20"/>
          <w:szCs w:val="20"/>
          <w:highlight w:val="yellow"/>
          <w:lang w:val="en-IN"/>
        </w:rPr>
        <w:t>Designation</w:t>
      </w:r>
      <w:ins w:id="10" w:author="Jeevan Joy Pious" w:date="2026-02-13T14:42:00Z" w16du:dateUtc="2026-02-13T09:12:00Z">
        <w:r w:rsidRPr="00B15A2A">
          <w:rPr>
            <w:rFonts w:ascii="Times New Roman" w:eastAsiaTheme="minorHAnsi" w:hAnsi="Times New Roman" w:cs="Times New Roman"/>
            <w:sz w:val="20"/>
            <w:szCs w:val="20"/>
            <w:highlight w:val="yellow"/>
            <w:lang w:val="en-IN"/>
          </w:rPr>
          <w:t>&gt;</w:t>
        </w:r>
      </w:ins>
      <w:r w:rsidR="00B433F8" w:rsidRPr="00B15A2A">
        <w:rPr>
          <w:rFonts w:ascii="Times New Roman" w:eastAsiaTheme="minorHAnsi" w:hAnsi="Times New Roman" w:cs="Times New Roman"/>
          <w:sz w:val="20"/>
          <w:szCs w:val="20"/>
          <w:highlight w:val="yellow"/>
          <w:lang w:val="en-IN"/>
        </w:rPr>
        <w:t xml:space="preserve"> </w:t>
      </w:r>
    </w:p>
    <w:p w14:paraId="7205C75C" w14:textId="5180CF83" w:rsidR="00B433F8" w:rsidRPr="00B15A2A" w:rsidRDefault="000C42A3" w:rsidP="004D2C07">
      <w:pPr>
        <w:pStyle w:val="NoSpacing"/>
        <w:ind w:left="-397" w:firstLine="397"/>
        <w:rPr>
          <w:rFonts w:ascii="Times New Roman" w:eastAsiaTheme="minorHAnsi" w:hAnsi="Times New Roman" w:cs="Times New Roman"/>
          <w:sz w:val="20"/>
          <w:szCs w:val="20"/>
          <w:lang w:val="en-IN"/>
        </w:rPr>
      </w:pPr>
      <w:ins w:id="11" w:author="Jeevan Joy Pious" w:date="2026-02-13T14:42:00Z" w16du:dateUtc="2026-02-13T09:12:00Z">
        <w:r w:rsidRPr="00B15A2A">
          <w:rPr>
            <w:rFonts w:ascii="Times New Roman" w:eastAsiaTheme="minorHAnsi" w:hAnsi="Times New Roman" w:cs="Times New Roman"/>
            <w:sz w:val="20"/>
            <w:szCs w:val="20"/>
            <w:highlight w:val="yellow"/>
            <w:lang w:val="en-IN"/>
          </w:rPr>
          <w:t>&lt;</w:t>
        </w:r>
      </w:ins>
      <w:r w:rsidR="002F3569" w:rsidRPr="00B15A2A">
        <w:rPr>
          <w:rFonts w:ascii="Times New Roman" w:eastAsiaTheme="minorHAnsi" w:hAnsi="Times New Roman" w:cs="Times New Roman"/>
          <w:sz w:val="20"/>
          <w:szCs w:val="20"/>
          <w:highlight w:val="yellow"/>
          <w:lang w:val="en-IN"/>
        </w:rPr>
        <w:t>Contact Number</w:t>
      </w:r>
      <w:ins w:id="12" w:author="Jeevan Joy Pious" w:date="2026-02-13T14:42:00Z" w16du:dateUtc="2026-02-13T09:12:00Z">
        <w:r w:rsidRPr="00B15A2A">
          <w:rPr>
            <w:rFonts w:ascii="Times New Roman" w:eastAsiaTheme="minorHAnsi" w:hAnsi="Times New Roman" w:cs="Times New Roman"/>
            <w:sz w:val="20"/>
            <w:szCs w:val="20"/>
            <w:lang w:val="en-IN"/>
          </w:rPr>
          <w:t>&gt;</w:t>
        </w:r>
      </w:ins>
      <w:r w:rsidR="002F3569" w:rsidRPr="00B15A2A">
        <w:rPr>
          <w:rFonts w:ascii="Times New Roman" w:eastAsiaTheme="minorHAnsi" w:hAnsi="Times New Roman" w:cs="Times New Roman"/>
          <w:sz w:val="20"/>
          <w:szCs w:val="20"/>
          <w:lang w:val="en-IN"/>
        </w:rPr>
        <w:t xml:space="preserve"> </w:t>
      </w:r>
    </w:p>
    <w:p w14:paraId="11693F90" w14:textId="77777777" w:rsidR="00D22056" w:rsidRPr="00B15A2A" w:rsidRDefault="00D22056" w:rsidP="00515965">
      <w:pPr>
        <w:pStyle w:val="Heading1"/>
        <w:ind w:left="0"/>
        <w:rPr>
          <w:spacing w:val="-2"/>
          <w:sz w:val="20"/>
          <w:szCs w:val="20"/>
        </w:rPr>
      </w:pPr>
    </w:p>
    <w:p w14:paraId="2914CD8D" w14:textId="73AA92CE" w:rsidR="0015569E" w:rsidRPr="00B15A2A" w:rsidRDefault="0015569E" w:rsidP="00515965">
      <w:pPr>
        <w:pStyle w:val="Heading1"/>
        <w:ind w:left="0"/>
        <w:rPr>
          <w:ins w:id="13" w:author="Rinie Mathew" w:date="2026-02-13T15:07:00Z" w16du:dateUtc="2026-02-13T09:37:00Z"/>
          <w:sz w:val="20"/>
          <w:szCs w:val="20"/>
        </w:rPr>
      </w:pPr>
    </w:p>
    <w:p w14:paraId="31637CB2" w14:textId="4A1D76EB" w:rsidR="00A774F0" w:rsidRDefault="00A774F0" w:rsidP="00515965">
      <w:pPr>
        <w:pStyle w:val="Heading1"/>
        <w:ind w:left="0"/>
        <w:rPr>
          <w:sz w:val="20"/>
          <w:szCs w:val="20"/>
        </w:rPr>
      </w:pPr>
    </w:p>
    <w:p w14:paraId="4C76946D" w14:textId="77777777" w:rsidR="007B1D5C" w:rsidRDefault="007B1D5C" w:rsidP="00515965">
      <w:pPr>
        <w:pStyle w:val="Heading1"/>
        <w:ind w:left="0"/>
        <w:rPr>
          <w:sz w:val="20"/>
          <w:szCs w:val="20"/>
        </w:rPr>
      </w:pPr>
    </w:p>
    <w:p w14:paraId="4D123EB3" w14:textId="77777777" w:rsidR="007B1D5C" w:rsidRDefault="007B1D5C" w:rsidP="00515965">
      <w:pPr>
        <w:pStyle w:val="Heading1"/>
        <w:ind w:left="0"/>
        <w:rPr>
          <w:sz w:val="20"/>
          <w:szCs w:val="20"/>
        </w:rPr>
      </w:pPr>
    </w:p>
    <w:p w14:paraId="1A6332DF" w14:textId="77777777" w:rsidR="007B1D5C" w:rsidRDefault="007B1D5C" w:rsidP="00515965">
      <w:pPr>
        <w:pStyle w:val="Heading1"/>
        <w:ind w:left="0"/>
        <w:rPr>
          <w:sz w:val="20"/>
          <w:szCs w:val="20"/>
        </w:rPr>
      </w:pPr>
    </w:p>
    <w:p w14:paraId="19D23F07" w14:textId="77777777" w:rsidR="007B1D5C" w:rsidRPr="00B15A2A" w:rsidRDefault="007B1D5C" w:rsidP="00515965">
      <w:pPr>
        <w:pStyle w:val="Heading1"/>
        <w:ind w:left="0"/>
        <w:rPr>
          <w:ins w:id="14" w:author="Rinie Mathew" w:date="2026-02-13T15:07:00Z" w16du:dateUtc="2026-02-13T09:37:00Z"/>
          <w:sz w:val="20"/>
          <w:szCs w:val="20"/>
        </w:rPr>
      </w:pPr>
    </w:p>
    <w:p w14:paraId="08CEB882" w14:textId="64C5FE2A" w:rsidR="00A774F0" w:rsidRPr="00B15A2A" w:rsidRDefault="00A774F0" w:rsidP="00515965">
      <w:pPr>
        <w:pStyle w:val="Heading1"/>
        <w:ind w:left="0"/>
        <w:rPr>
          <w:ins w:id="15" w:author="Rinie Mathew" w:date="2026-02-13T15:07:00Z" w16du:dateUtc="2026-02-13T09:37:00Z"/>
          <w:sz w:val="20"/>
          <w:szCs w:val="20"/>
        </w:rPr>
      </w:pPr>
    </w:p>
    <w:p w14:paraId="759C32E6" w14:textId="1D4778A8" w:rsidR="00A774F0" w:rsidRPr="00B15A2A" w:rsidRDefault="00A774F0" w:rsidP="00515965">
      <w:pPr>
        <w:pStyle w:val="Heading1"/>
        <w:ind w:left="0"/>
        <w:rPr>
          <w:sz w:val="20"/>
          <w:szCs w:val="20"/>
        </w:rPr>
      </w:pPr>
    </w:p>
    <w:p w14:paraId="7567257D" w14:textId="5CD3D2D1" w:rsidR="0005775B" w:rsidRPr="00B15A2A" w:rsidRDefault="00FB668F" w:rsidP="00FB668F">
      <w:pPr>
        <w:pStyle w:val="Heading1"/>
        <w:ind w:left="0"/>
        <w:jc w:val="center"/>
        <w:rPr>
          <w:sz w:val="20"/>
          <w:szCs w:val="20"/>
          <w:u w:val="single"/>
        </w:rPr>
      </w:pPr>
      <w:r w:rsidRPr="00B15A2A">
        <w:rPr>
          <w:sz w:val="20"/>
          <w:szCs w:val="20"/>
          <w:u w:val="single"/>
        </w:rPr>
        <w:lastRenderedPageBreak/>
        <w:t>QUOTATION FOR CYRIX&lt;</w:t>
      </w:r>
      <w:r w:rsidRPr="00B15A2A">
        <w:rPr>
          <w:sz w:val="20"/>
          <w:szCs w:val="20"/>
          <w:highlight w:val="yellow"/>
          <w:u w:val="single"/>
          <w:rPrChange w:id="16" w:author="Rinie Mathew" w:date="2026-02-13T15:10:00Z" w16du:dateUtc="2026-02-13T09:40:00Z">
            <w:rPr>
              <w:rFonts w:ascii="Arial" w:hAnsi="Arial" w:cs="Arial"/>
              <w:u w:val="single"/>
            </w:rPr>
          </w:rPrChange>
        </w:rPr>
        <w:t>Product name &amp; Vertical&gt;</w:t>
      </w:r>
    </w:p>
    <w:p w14:paraId="7672DE34" w14:textId="77777777" w:rsidR="004C4BF1" w:rsidRPr="00B15A2A" w:rsidRDefault="004C4BF1" w:rsidP="00FB668F">
      <w:pPr>
        <w:pStyle w:val="Heading1"/>
        <w:ind w:left="0"/>
        <w:jc w:val="center"/>
        <w:rPr>
          <w:sz w:val="20"/>
          <w:szCs w:val="20"/>
          <w:u w:val="single"/>
        </w:rPr>
      </w:pPr>
    </w:p>
    <w:p w14:paraId="03551909" w14:textId="77777777" w:rsidR="009078E1" w:rsidRPr="00B15A2A" w:rsidRDefault="009078E1" w:rsidP="00FB668F">
      <w:pPr>
        <w:pStyle w:val="Heading1"/>
        <w:ind w:left="0"/>
        <w:jc w:val="center"/>
        <w:rPr>
          <w:sz w:val="20"/>
          <w:szCs w:val="20"/>
          <w:u w:val="single"/>
        </w:rPr>
      </w:pPr>
    </w:p>
    <w:tbl>
      <w:tblPr>
        <w:tblW w:w="1044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
        <w:gridCol w:w="865"/>
        <w:gridCol w:w="5600"/>
        <w:gridCol w:w="850"/>
        <w:gridCol w:w="864"/>
        <w:gridCol w:w="1155"/>
        <w:gridCol w:w="628"/>
      </w:tblGrid>
      <w:tr w:rsidR="008A57E2" w:rsidRPr="00B15A2A" w14:paraId="5ADE0D67" w14:textId="77777777" w:rsidTr="00BB6413">
        <w:trPr>
          <w:trHeight w:val="97"/>
        </w:trPr>
        <w:tc>
          <w:tcPr>
            <w:tcW w:w="482" w:type="dxa"/>
          </w:tcPr>
          <w:p w14:paraId="68C3E84C" w14:textId="77777777" w:rsidR="008A57E2" w:rsidRPr="00B15A2A" w:rsidRDefault="008A57E2" w:rsidP="008D73F4">
            <w:pPr>
              <w:pStyle w:val="TableParagraph"/>
              <w:spacing w:before="41"/>
              <w:ind w:left="62"/>
              <w:rPr>
                <w:b/>
                <w:sz w:val="20"/>
                <w:szCs w:val="20"/>
              </w:rPr>
            </w:pPr>
            <w:r w:rsidRPr="00B15A2A">
              <w:rPr>
                <w:b/>
                <w:spacing w:val="-2"/>
                <w:sz w:val="20"/>
                <w:szCs w:val="20"/>
              </w:rPr>
              <w:t>Sl.No</w:t>
            </w:r>
          </w:p>
        </w:tc>
        <w:tc>
          <w:tcPr>
            <w:tcW w:w="865" w:type="dxa"/>
          </w:tcPr>
          <w:p w14:paraId="688BD651" w14:textId="36DEEF37" w:rsidR="008A57E2" w:rsidRPr="00B15A2A" w:rsidRDefault="008A57E2" w:rsidP="008A57E2">
            <w:pPr>
              <w:pStyle w:val="TableParagraph"/>
              <w:spacing w:before="41"/>
              <w:rPr>
                <w:b/>
                <w:sz w:val="20"/>
                <w:szCs w:val="20"/>
              </w:rPr>
            </w:pPr>
            <w:r w:rsidRPr="00B15A2A">
              <w:rPr>
                <w:b/>
                <w:sz w:val="20"/>
                <w:szCs w:val="20"/>
              </w:rPr>
              <w:t>ITEM CODE</w:t>
            </w:r>
          </w:p>
        </w:tc>
        <w:tc>
          <w:tcPr>
            <w:tcW w:w="5600" w:type="dxa"/>
            <w:tcBorders>
              <w:right w:val="single" w:sz="6" w:space="0" w:color="000000" w:themeColor="text1"/>
            </w:tcBorders>
          </w:tcPr>
          <w:p w14:paraId="3EB3A8BD" w14:textId="2FE4688E" w:rsidR="008A57E2" w:rsidRPr="00B15A2A" w:rsidRDefault="008A57E2" w:rsidP="008D73F4">
            <w:pPr>
              <w:pStyle w:val="TableParagraph"/>
              <w:spacing w:before="41"/>
              <w:ind w:left="988"/>
              <w:rPr>
                <w:b/>
                <w:sz w:val="20"/>
                <w:szCs w:val="20"/>
              </w:rPr>
            </w:pPr>
            <w:r w:rsidRPr="00B15A2A">
              <w:rPr>
                <w:b/>
                <w:sz w:val="20"/>
                <w:szCs w:val="20"/>
              </w:rPr>
              <w:t>Description</w:t>
            </w:r>
            <w:r w:rsidRPr="00B15A2A">
              <w:rPr>
                <w:b/>
                <w:spacing w:val="-11"/>
                <w:sz w:val="20"/>
                <w:szCs w:val="20"/>
              </w:rPr>
              <w:t xml:space="preserve"> </w:t>
            </w:r>
            <w:r w:rsidRPr="00B15A2A">
              <w:rPr>
                <w:b/>
                <w:sz w:val="20"/>
                <w:szCs w:val="20"/>
              </w:rPr>
              <w:t>of</w:t>
            </w:r>
            <w:r w:rsidRPr="00B15A2A">
              <w:rPr>
                <w:b/>
                <w:spacing w:val="-7"/>
                <w:sz w:val="20"/>
                <w:szCs w:val="20"/>
              </w:rPr>
              <w:t xml:space="preserve"> </w:t>
            </w:r>
            <w:r w:rsidRPr="00B15A2A">
              <w:rPr>
                <w:b/>
                <w:spacing w:val="-4"/>
                <w:sz w:val="20"/>
                <w:szCs w:val="20"/>
              </w:rPr>
              <w:t>Goods</w:t>
            </w:r>
          </w:p>
        </w:tc>
        <w:tc>
          <w:tcPr>
            <w:tcW w:w="850" w:type="dxa"/>
          </w:tcPr>
          <w:p w14:paraId="0D5D418A" w14:textId="7A1F82E3" w:rsidR="008A57E2" w:rsidRPr="00B15A2A" w:rsidRDefault="008A57E2" w:rsidP="00751FE7">
            <w:pPr>
              <w:pStyle w:val="TableParagraph"/>
              <w:spacing w:before="41"/>
              <w:ind w:right="285"/>
              <w:jc w:val="center"/>
              <w:rPr>
                <w:b/>
                <w:sz w:val="20"/>
                <w:szCs w:val="20"/>
              </w:rPr>
            </w:pPr>
            <w:r w:rsidRPr="00B15A2A">
              <w:rPr>
                <w:b/>
                <w:spacing w:val="-5"/>
                <w:sz w:val="20"/>
                <w:szCs w:val="20"/>
              </w:rPr>
              <w:t>Unit</w:t>
            </w:r>
          </w:p>
        </w:tc>
        <w:tc>
          <w:tcPr>
            <w:tcW w:w="864" w:type="dxa"/>
          </w:tcPr>
          <w:p w14:paraId="4DA80DAB" w14:textId="3116C962" w:rsidR="008A57E2" w:rsidRPr="00B15A2A" w:rsidRDefault="008A57E2" w:rsidP="008D73F4">
            <w:pPr>
              <w:pStyle w:val="TableParagraph"/>
              <w:spacing w:before="41"/>
              <w:ind w:left="33" w:right="7"/>
              <w:jc w:val="center"/>
              <w:rPr>
                <w:b/>
                <w:sz w:val="20"/>
                <w:szCs w:val="20"/>
              </w:rPr>
            </w:pPr>
            <w:r w:rsidRPr="00B15A2A">
              <w:rPr>
                <w:b/>
                <w:sz w:val="20"/>
                <w:szCs w:val="20"/>
              </w:rPr>
              <w:t>Unit</w:t>
            </w:r>
            <w:r w:rsidRPr="00B15A2A">
              <w:rPr>
                <w:b/>
                <w:spacing w:val="-8"/>
                <w:sz w:val="20"/>
                <w:szCs w:val="20"/>
              </w:rPr>
              <w:t xml:space="preserve"> </w:t>
            </w:r>
            <w:r w:rsidRPr="00B15A2A">
              <w:rPr>
                <w:b/>
                <w:spacing w:val="-2"/>
                <w:sz w:val="20"/>
                <w:szCs w:val="20"/>
              </w:rPr>
              <w:t>Price</w:t>
            </w:r>
            <w:r w:rsidRPr="00B15A2A">
              <w:rPr>
                <w:b/>
                <w:spacing w:val="-4"/>
                <w:sz w:val="20"/>
                <w:szCs w:val="20"/>
              </w:rPr>
              <w:t xml:space="preserve"> </w:t>
            </w:r>
          </w:p>
        </w:tc>
        <w:tc>
          <w:tcPr>
            <w:tcW w:w="1155" w:type="dxa"/>
          </w:tcPr>
          <w:p w14:paraId="43213E59" w14:textId="523879FC" w:rsidR="008A57E2" w:rsidRPr="00B15A2A" w:rsidRDefault="008A57E2" w:rsidP="008D73F4">
            <w:pPr>
              <w:pStyle w:val="TableParagraph"/>
              <w:spacing w:before="41"/>
              <w:ind w:left="209"/>
              <w:rPr>
                <w:b/>
                <w:sz w:val="20"/>
                <w:szCs w:val="20"/>
              </w:rPr>
            </w:pPr>
            <w:r w:rsidRPr="00B15A2A">
              <w:rPr>
                <w:b/>
                <w:spacing w:val="-4"/>
                <w:sz w:val="20"/>
                <w:szCs w:val="20"/>
              </w:rPr>
              <w:t>Qty</w:t>
            </w:r>
          </w:p>
        </w:tc>
        <w:tc>
          <w:tcPr>
            <w:tcW w:w="628" w:type="dxa"/>
          </w:tcPr>
          <w:p w14:paraId="6D61C561" w14:textId="62292E90" w:rsidR="008A57E2" w:rsidRPr="00B15A2A" w:rsidRDefault="008A57E2" w:rsidP="008D73F4">
            <w:pPr>
              <w:pStyle w:val="TableParagraph"/>
              <w:spacing w:before="41"/>
              <w:ind w:left="60" w:right="57"/>
              <w:jc w:val="center"/>
              <w:rPr>
                <w:b/>
                <w:sz w:val="20"/>
                <w:szCs w:val="20"/>
              </w:rPr>
            </w:pPr>
            <w:r w:rsidRPr="00B15A2A">
              <w:rPr>
                <w:b/>
                <w:spacing w:val="-2"/>
                <w:sz w:val="20"/>
                <w:szCs w:val="20"/>
              </w:rPr>
              <w:t>Price</w:t>
            </w:r>
          </w:p>
        </w:tc>
      </w:tr>
      <w:tr w:rsidR="008A57E2" w:rsidRPr="00B15A2A" w14:paraId="4A87FDC1" w14:textId="77777777" w:rsidTr="00BB6413">
        <w:trPr>
          <w:trHeight w:val="1108"/>
        </w:trPr>
        <w:tc>
          <w:tcPr>
            <w:tcW w:w="4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B5094E" w14:textId="77777777" w:rsidR="008A57E2" w:rsidRPr="00B15A2A" w:rsidRDefault="008A57E2" w:rsidP="008D73F4">
            <w:pPr>
              <w:pStyle w:val="TableParagraph"/>
              <w:spacing w:before="41"/>
              <w:ind w:left="62"/>
              <w:rPr>
                <w:b/>
                <w:sz w:val="20"/>
                <w:szCs w:val="20"/>
              </w:rPr>
            </w:pPr>
            <w:r w:rsidRPr="00B15A2A">
              <w:rPr>
                <w:b/>
                <w:spacing w:val="-10"/>
                <w:sz w:val="20"/>
                <w:szCs w:val="20"/>
              </w:rPr>
              <w:t>1</w:t>
            </w:r>
          </w:p>
        </w:tc>
        <w:tc>
          <w:tcPr>
            <w:tcW w:w="8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7C91BB" w14:textId="10C93C53" w:rsidR="008A57E2" w:rsidRPr="00B15A2A" w:rsidRDefault="008A57E2" w:rsidP="008D73F4">
            <w:pPr>
              <w:rPr>
                <w:rFonts w:ascii="Times New Roman" w:hAnsi="Times New Roman" w:cs="Times New Roman"/>
                <w:b/>
                <w:sz w:val="20"/>
                <w:szCs w:val="20"/>
                <w:highlight w:val="yellow"/>
              </w:rPr>
            </w:pPr>
            <w:r w:rsidRPr="00B15A2A">
              <w:rPr>
                <w:rFonts w:ascii="Times New Roman" w:hAnsi="Times New Roman" w:cs="Times New Roman"/>
                <w:b/>
                <w:sz w:val="20"/>
                <w:szCs w:val="20"/>
                <w:highlight w:val="yellow"/>
              </w:rPr>
              <w:t>&lt;Item Code&gt;</w:t>
            </w:r>
          </w:p>
        </w:tc>
        <w:tc>
          <w:tcPr>
            <w:tcW w:w="5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32A37E" w14:textId="57EF6C4A" w:rsidR="008A57E2" w:rsidRPr="00B15A2A" w:rsidRDefault="008A57E2" w:rsidP="008D73F4">
            <w:pPr>
              <w:rPr>
                <w:rFonts w:ascii="Times New Roman" w:hAnsi="Times New Roman" w:cs="Times New Roman"/>
                <w:b/>
                <w:sz w:val="20"/>
                <w:szCs w:val="20"/>
                <w:rPrChange w:id="17" w:author="Rinie Mathew" w:date="2026-02-13T15:13:00Z" w16du:dateUtc="2026-02-13T09:43:00Z">
                  <w:rPr>
                    <w:rFonts w:cstheme="minorHAnsi"/>
                    <w:b/>
                    <w:sz w:val="20"/>
                    <w:szCs w:val="20"/>
                  </w:rPr>
                </w:rPrChange>
              </w:rPr>
            </w:pPr>
            <w:r w:rsidRPr="00B15A2A">
              <w:rPr>
                <w:rFonts w:ascii="Times New Roman" w:hAnsi="Times New Roman" w:cs="Times New Roman"/>
                <w:b/>
                <w:sz w:val="20"/>
                <w:szCs w:val="20"/>
                <w:highlight w:val="yellow"/>
                <w:rPrChange w:id="18" w:author="Rinie Mathew" w:date="2026-02-13T15:18:00Z" w16du:dateUtc="2026-02-13T09:48:00Z">
                  <w:rPr>
                    <w:rFonts w:ascii="Times New Roman" w:hAnsi="Times New Roman" w:cs="Times New Roman"/>
                    <w:b/>
                    <w:sz w:val="20"/>
                    <w:szCs w:val="20"/>
                  </w:rPr>
                </w:rPrChange>
              </w:rPr>
              <w:t>&lt;Product Name&gt;</w:t>
            </w:r>
            <w:r w:rsidRPr="00B15A2A">
              <w:rPr>
                <w:rFonts w:ascii="Times New Roman" w:hAnsi="Times New Roman" w:cs="Times New Roman"/>
                <w:b/>
                <w:sz w:val="20"/>
                <w:szCs w:val="20"/>
              </w:rPr>
              <w:t xml:space="preserve"> </w:t>
            </w:r>
          </w:p>
          <w:p w14:paraId="698A0339" w14:textId="34B0A64D" w:rsidR="008A57E2" w:rsidRPr="00B15A2A" w:rsidRDefault="008A57E2">
            <w:pPr>
              <w:spacing w:after="0"/>
              <w:rPr>
                <w:rFonts w:ascii="Times New Roman" w:hAnsi="Times New Roman" w:cs="Times New Roman"/>
                <w:sz w:val="20"/>
                <w:szCs w:val="20"/>
                <w:rPrChange w:id="19" w:author="Rinie Mathew" w:date="2026-02-13T15:13:00Z" w16du:dateUtc="2026-02-13T09:43:00Z">
                  <w:rPr>
                    <w:rFonts w:asciiTheme="minorHAnsi" w:hAnsiTheme="minorHAnsi" w:cstheme="minorHAnsi"/>
                  </w:rPr>
                </w:rPrChange>
              </w:rPr>
              <w:pPrChange w:id="20" w:author="Rinie Mathew" w:date="2026-02-13T15:14:00Z" w16du:dateUtc="2026-02-13T09:44:00Z">
                <w:pPr>
                  <w:pStyle w:val="TableParagraph"/>
                  <w:tabs>
                    <w:tab w:val="left" w:pos="868"/>
                  </w:tabs>
                  <w:spacing w:line="207" w:lineRule="exact"/>
                </w:pPr>
              </w:pPrChange>
            </w:pPr>
            <w:r w:rsidRPr="00B15A2A">
              <w:rPr>
                <w:rFonts w:ascii="Times New Roman" w:hAnsi="Times New Roman" w:cs="Times New Roman"/>
                <w:sz w:val="20"/>
                <w:szCs w:val="20"/>
                <w:rPrChange w:id="21" w:author="Rinie Mathew" w:date="2026-02-13T15:13:00Z" w16du:dateUtc="2026-02-13T09:43:00Z">
                  <w:rPr>
                    <w:rFonts w:cstheme="minorHAnsi"/>
                  </w:rPr>
                </w:rPrChange>
              </w:rPr>
              <w:t xml:space="preserve"> </w:t>
            </w:r>
            <w:r w:rsidRPr="00B15A2A">
              <w:rPr>
                <w:rFonts w:ascii="Times New Roman" w:hAnsi="Times New Roman" w:cs="Times New Roman"/>
                <w:sz w:val="20"/>
                <w:szCs w:val="20"/>
                <w:highlight w:val="yellow"/>
              </w:rPr>
              <w:t>(Short Detailed DESCRIPTION)</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DE8877" w14:textId="77777777" w:rsidR="008A57E2" w:rsidRPr="00B15A2A" w:rsidRDefault="008A57E2" w:rsidP="005F64B2">
            <w:pPr>
              <w:pStyle w:val="TableParagraph"/>
              <w:spacing w:before="41"/>
              <w:ind w:right="227"/>
              <w:jc w:val="center"/>
              <w:rPr>
                <w:b/>
                <w:sz w:val="20"/>
                <w:szCs w:val="20"/>
              </w:rPr>
            </w:pPr>
          </w:p>
          <w:p w14:paraId="100D818E" w14:textId="4BFA7755" w:rsidR="008A57E2" w:rsidRPr="00B15A2A" w:rsidRDefault="008A57E2">
            <w:pPr>
              <w:pStyle w:val="TableParagraph"/>
              <w:spacing w:before="41"/>
              <w:ind w:right="227"/>
              <w:jc w:val="center"/>
              <w:rPr>
                <w:b/>
                <w:sz w:val="20"/>
                <w:szCs w:val="20"/>
                <w:rPrChange w:id="22" w:author="Rinie Mathew" w:date="2026-02-13T15:13:00Z" w16du:dateUtc="2026-02-13T09:43:00Z">
                  <w:rPr>
                    <w:rFonts w:asciiTheme="minorHAnsi" w:hAnsiTheme="minorHAnsi" w:cstheme="minorHAnsi"/>
                    <w:b/>
                    <w:sz w:val="24"/>
                    <w:szCs w:val="24"/>
                  </w:rPr>
                </w:rPrChange>
              </w:rPr>
              <w:pPrChange w:id="23" w:author="Rinie Mathew" w:date="2026-02-13T15:17:00Z" w16du:dateUtc="2026-02-13T09:47:00Z">
                <w:pPr>
                  <w:pStyle w:val="TableParagraph"/>
                  <w:spacing w:before="41"/>
                  <w:ind w:right="227"/>
                  <w:jc w:val="right"/>
                </w:pPr>
              </w:pPrChange>
            </w:pPr>
            <w:r w:rsidRPr="00B15A2A">
              <w:rPr>
                <w:b/>
                <w:sz w:val="20"/>
                <w:szCs w:val="20"/>
              </w:rPr>
              <w:t>Box</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830A4E" w14:textId="77777777" w:rsidR="008A57E2" w:rsidRPr="00B15A2A" w:rsidRDefault="008A57E2" w:rsidP="005F64B2">
            <w:pPr>
              <w:pStyle w:val="TableParagraph"/>
              <w:spacing w:before="41"/>
              <w:jc w:val="center"/>
              <w:rPr>
                <w:b/>
                <w:sz w:val="20"/>
                <w:szCs w:val="20"/>
              </w:rPr>
            </w:pPr>
          </w:p>
          <w:p w14:paraId="4FBA9B63" w14:textId="737764E0" w:rsidR="008A57E2" w:rsidRPr="00B15A2A" w:rsidRDefault="008A57E2">
            <w:pPr>
              <w:pStyle w:val="TableParagraph"/>
              <w:spacing w:before="41"/>
              <w:jc w:val="center"/>
              <w:rPr>
                <w:b/>
                <w:sz w:val="20"/>
                <w:szCs w:val="20"/>
                <w:rPrChange w:id="24" w:author="Rinie Mathew" w:date="2026-02-13T15:13:00Z" w16du:dateUtc="2026-02-13T09:43:00Z">
                  <w:rPr>
                    <w:rFonts w:asciiTheme="minorHAnsi" w:hAnsiTheme="minorHAnsi" w:cstheme="minorHAnsi"/>
                    <w:b/>
                    <w:sz w:val="24"/>
                    <w:szCs w:val="24"/>
                  </w:rPr>
                </w:rPrChange>
              </w:rPr>
              <w:pPrChange w:id="25" w:author="Rinie Mathew" w:date="2026-02-13T15:17:00Z" w16du:dateUtc="2026-02-13T09:47:00Z">
                <w:pPr>
                  <w:pStyle w:val="TableParagraph"/>
                  <w:spacing w:before="41"/>
                  <w:ind w:left="33"/>
                  <w:jc w:val="center"/>
                </w:pPr>
              </w:pPrChange>
            </w:pPr>
            <w:r w:rsidRPr="00B15A2A">
              <w:rPr>
                <w:b/>
                <w:sz w:val="20"/>
                <w:szCs w:val="20"/>
              </w:rPr>
              <w:t>1</w:t>
            </w:r>
          </w:p>
        </w:tc>
        <w:tc>
          <w:tcPr>
            <w:tcW w:w="1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A3D06B" w14:textId="5CB74302" w:rsidR="008A57E2" w:rsidRPr="00B15A2A" w:rsidRDefault="008A57E2">
            <w:pPr>
              <w:pStyle w:val="TableParagraph"/>
              <w:spacing w:before="41"/>
              <w:jc w:val="center"/>
              <w:rPr>
                <w:b/>
                <w:sz w:val="20"/>
                <w:szCs w:val="20"/>
                <w:rPrChange w:id="26" w:author="Rinie Mathew" w:date="2026-02-13T15:13:00Z" w16du:dateUtc="2026-02-13T09:43:00Z">
                  <w:rPr>
                    <w:rFonts w:asciiTheme="minorHAnsi" w:hAnsiTheme="minorHAnsi" w:cstheme="minorHAnsi"/>
                    <w:b/>
                    <w:sz w:val="24"/>
                    <w:szCs w:val="24"/>
                  </w:rPr>
                </w:rPrChange>
              </w:rPr>
              <w:pPrChange w:id="27" w:author="Rinie Mathew" w:date="2026-02-13T15:17:00Z" w16du:dateUtc="2026-02-13T09:47:00Z">
                <w:pPr>
                  <w:pStyle w:val="TableParagraph"/>
                  <w:spacing w:before="41"/>
                  <w:ind w:left="46"/>
                  <w:jc w:val="center"/>
                </w:pPr>
              </w:pPrChange>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8EACCD" w14:textId="5B062EE0" w:rsidR="008A57E2" w:rsidRPr="00B15A2A" w:rsidRDefault="008A57E2">
            <w:pPr>
              <w:pStyle w:val="TableParagraph"/>
              <w:spacing w:before="41"/>
              <w:rPr>
                <w:b/>
                <w:sz w:val="20"/>
                <w:szCs w:val="20"/>
                <w:rPrChange w:id="28" w:author="Rinie Mathew" w:date="2026-02-13T15:13:00Z" w16du:dateUtc="2026-02-13T09:43:00Z">
                  <w:rPr>
                    <w:b/>
                    <w:sz w:val="24"/>
                    <w:szCs w:val="24"/>
                  </w:rPr>
                </w:rPrChange>
              </w:rPr>
              <w:pPrChange w:id="29" w:author="Rinie Mathew" w:date="2026-02-13T15:18:00Z" w16du:dateUtc="2026-02-13T09:48:00Z">
                <w:pPr>
                  <w:pStyle w:val="TableParagraph"/>
                  <w:spacing w:before="41"/>
                  <w:jc w:val="center"/>
                </w:pPr>
              </w:pPrChange>
            </w:pPr>
          </w:p>
        </w:tc>
      </w:tr>
      <w:tr w:rsidR="008A57E2" w:rsidRPr="00B15A2A" w14:paraId="1EFEA1D6" w14:textId="77777777" w:rsidTr="00BB6413">
        <w:trPr>
          <w:trHeight w:val="452"/>
        </w:trPr>
        <w:tc>
          <w:tcPr>
            <w:tcW w:w="482" w:type="dxa"/>
            <w:vMerge w:val="restart"/>
          </w:tcPr>
          <w:p w14:paraId="5E1EA150" w14:textId="77777777" w:rsidR="008A57E2" w:rsidRPr="00B15A2A" w:rsidRDefault="008A57E2" w:rsidP="008D73F4">
            <w:pPr>
              <w:pStyle w:val="TableParagraph"/>
              <w:spacing w:before="41"/>
              <w:ind w:left="62"/>
              <w:rPr>
                <w:b/>
                <w:spacing w:val="-10"/>
                <w:sz w:val="20"/>
                <w:szCs w:val="20"/>
              </w:rPr>
            </w:pPr>
          </w:p>
        </w:tc>
        <w:tc>
          <w:tcPr>
            <w:tcW w:w="865" w:type="dxa"/>
          </w:tcPr>
          <w:p w14:paraId="26937139" w14:textId="77777777" w:rsidR="008A57E2" w:rsidRPr="00B15A2A" w:rsidRDefault="008A57E2" w:rsidP="008D73F4">
            <w:pPr>
              <w:rPr>
                <w:rFonts w:ascii="Times New Roman" w:hAnsi="Times New Roman" w:cs="Times New Roman"/>
                <w:b/>
                <w:sz w:val="20"/>
                <w:szCs w:val="20"/>
              </w:rPr>
            </w:pPr>
          </w:p>
        </w:tc>
        <w:tc>
          <w:tcPr>
            <w:tcW w:w="5600" w:type="dxa"/>
            <w:vMerge w:val="restart"/>
          </w:tcPr>
          <w:p w14:paraId="581F6FD9" w14:textId="09308CBA" w:rsidR="008A57E2" w:rsidRPr="00B15A2A" w:rsidRDefault="008A57E2" w:rsidP="008D73F4">
            <w:pPr>
              <w:rPr>
                <w:rFonts w:ascii="Times New Roman" w:hAnsi="Times New Roman" w:cs="Times New Roman"/>
                <w:b/>
                <w:sz w:val="20"/>
                <w:szCs w:val="20"/>
              </w:rPr>
            </w:pPr>
          </w:p>
        </w:tc>
        <w:tc>
          <w:tcPr>
            <w:tcW w:w="850" w:type="dxa"/>
            <w:vMerge w:val="restart"/>
          </w:tcPr>
          <w:p w14:paraId="4912C65A" w14:textId="77777777" w:rsidR="008A57E2" w:rsidRPr="00B15A2A" w:rsidRDefault="008A57E2" w:rsidP="008D73F4">
            <w:pPr>
              <w:pStyle w:val="TableParagraph"/>
              <w:spacing w:before="41"/>
              <w:ind w:right="227"/>
              <w:jc w:val="right"/>
              <w:rPr>
                <w:b/>
                <w:spacing w:val="-10"/>
                <w:sz w:val="20"/>
                <w:szCs w:val="20"/>
              </w:rPr>
            </w:pPr>
          </w:p>
        </w:tc>
        <w:tc>
          <w:tcPr>
            <w:tcW w:w="864" w:type="dxa"/>
            <w:vMerge w:val="restart"/>
          </w:tcPr>
          <w:p w14:paraId="70504176" w14:textId="77777777" w:rsidR="008A57E2" w:rsidRPr="00B15A2A" w:rsidRDefault="008A57E2" w:rsidP="008D73F4">
            <w:pPr>
              <w:pStyle w:val="TableParagraph"/>
              <w:spacing w:before="41"/>
              <w:ind w:left="33"/>
              <w:jc w:val="center"/>
              <w:rPr>
                <w:b/>
                <w:spacing w:val="-5"/>
                <w:sz w:val="20"/>
                <w:szCs w:val="20"/>
              </w:rPr>
            </w:pPr>
          </w:p>
        </w:tc>
        <w:tc>
          <w:tcPr>
            <w:tcW w:w="1155" w:type="dxa"/>
          </w:tcPr>
          <w:p w14:paraId="51EC32BE" w14:textId="77777777" w:rsidR="008A57E2" w:rsidRPr="00B15A2A" w:rsidRDefault="008A57E2" w:rsidP="008D73F4">
            <w:pPr>
              <w:pStyle w:val="TableParagraph"/>
              <w:spacing w:before="41"/>
              <w:ind w:left="46"/>
              <w:rPr>
                <w:b/>
                <w:spacing w:val="-2"/>
                <w:sz w:val="20"/>
                <w:szCs w:val="20"/>
              </w:rPr>
            </w:pPr>
            <w:r w:rsidRPr="00B15A2A">
              <w:rPr>
                <w:b/>
                <w:spacing w:val="-2"/>
                <w:sz w:val="20"/>
                <w:szCs w:val="20"/>
              </w:rPr>
              <w:t xml:space="preserve">Total </w:t>
            </w:r>
          </w:p>
        </w:tc>
        <w:tc>
          <w:tcPr>
            <w:tcW w:w="628" w:type="dxa"/>
          </w:tcPr>
          <w:p w14:paraId="6D638BFF" w14:textId="19E6ECC8" w:rsidR="008A57E2" w:rsidRPr="00B15A2A" w:rsidRDefault="008A57E2" w:rsidP="008D73F4">
            <w:pPr>
              <w:pStyle w:val="TableParagraph"/>
              <w:spacing w:before="41"/>
              <w:ind w:left="60"/>
              <w:jc w:val="center"/>
              <w:rPr>
                <w:b/>
                <w:spacing w:val="-2"/>
                <w:sz w:val="20"/>
                <w:szCs w:val="20"/>
              </w:rPr>
            </w:pPr>
          </w:p>
        </w:tc>
      </w:tr>
      <w:tr w:rsidR="008A57E2" w:rsidRPr="00B15A2A" w14:paraId="10191694" w14:textId="77777777" w:rsidTr="00BB6413">
        <w:trPr>
          <w:trHeight w:val="450"/>
        </w:trPr>
        <w:tc>
          <w:tcPr>
            <w:tcW w:w="482" w:type="dxa"/>
            <w:vMerge/>
          </w:tcPr>
          <w:p w14:paraId="29934D4F" w14:textId="77777777" w:rsidR="008A57E2" w:rsidRPr="00B15A2A" w:rsidRDefault="008A57E2" w:rsidP="008D73F4">
            <w:pPr>
              <w:pStyle w:val="TableParagraph"/>
              <w:spacing w:before="41"/>
              <w:ind w:left="62"/>
              <w:rPr>
                <w:b/>
                <w:spacing w:val="-10"/>
                <w:sz w:val="20"/>
                <w:szCs w:val="20"/>
              </w:rPr>
            </w:pPr>
          </w:p>
        </w:tc>
        <w:tc>
          <w:tcPr>
            <w:tcW w:w="865" w:type="dxa"/>
          </w:tcPr>
          <w:p w14:paraId="38183CB3" w14:textId="77777777" w:rsidR="008A57E2" w:rsidRPr="00B15A2A" w:rsidRDefault="008A57E2" w:rsidP="008D73F4">
            <w:pPr>
              <w:rPr>
                <w:rFonts w:ascii="Times New Roman" w:hAnsi="Times New Roman" w:cs="Times New Roman"/>
                <w:b/>
                <w:sz w:val="20"/>
                <w:szCs w:val="20"/>
              </w:rPr>
            </w:pPr>
          </w:p>
        </w:tc>
        <w:tc>
          <w:tcPr>
            <w:tcW w:w="5600" w:type="dxa"/>
            <w:vMerge/>
          </w:tcPr>
          <w:p w14:paraId="13099CE1" w14:textId="3C58DCB7" w:rsidR="008A57E2" w:rsidRPr="00B15A2A" w:rsidRDefault="008A57E2" w:rsidP="008D73F4">
            <w:pPr>
              <w:rPr>
                <w:rFonts w:ascii="Times New Roman" w:hAnsi="Times New Roman" w:cs="Times New Roman"/>
                <w:b/>
                <w:sz w:val="20"/>
                <w:szCs w:val="20"/>
              </w:rPr>
            </w:pPr>
          </w:p>
        </w:tc>
        <w:tc>
          <w:tcPr>
            <w:tcW w:w="850" w:type="dxa"/>
            <w:vMerge/>
          </w:tcPr>
          <w:p w14:paraId="72D41AA8" w14:textId="77777777" w:rsidR="008A57E2" w:rsidRPr="00B15A2A" w:rsidRDefault="008A57E2" w:rsidP="008D73F4">
            <w:pPr>
              <w:pStyle w:val="TableParagraph"/>
              <w:spacing w:before="41"/>
              <w:ind w:right="227"/>
              <w:jc w:val="right"/>
              <w:rPr>
                <w:b/>
                <w:spacing w:val="-10"/>
                <w:sz w:val="20"/>
                <w:szCs w:val="20"/>
              </w:rPr>
            </w:pPr>
          </w:p>
        </w:tc>
        <w:tc>
          <w:tcPr>
            <w:tcW w:w="864" w:type="dxa"/>
            <w:vMerge/>
          </w:tcPr>
          <w:p w14:paraId="4E0FA4B4" w14:textId="77777777" w:rsidR="008A57E2" w:rsidRPr="00B15A2A" w:rsidRDefault="008A57E2" w:rsidP="008D73F4">
            <w:pPr>
              <w:pStyle w:val="TableParagraph"/>
              <w:spacing w:before="41"/>
              <w:ind w:left="33"/>
              <w:jc w:val="center"/>
              <w:rPr>
                <w:b/>
                <w:spacing w:val="-5"/>
                <w:sz w:val="20"/>
                <w:szCs w:val="20"/>
              </w:rPr>
            </w:pPr>
          </w:p>
        </w:tc>
        <w:tc>
          <w:tcPr>
            <w:tcW w:w="1155" w:type="dxa"/>
          </w:tcPr>
          <w:p w14:paraId="492E6907" w14:textId="63EFBDC4" w:rsidR="008A57E2" w:rsidRPr="00B15A2A" w:rsidRDefault="008A57E2" w:rsidP="008D73F4">
            <w:pPr>
              <w:pStyle w:val="TableParagraph"/>
              <w:spacing w:before="41"/>
              <w:ind w:left="46"/>
              <w:rPr>
                <w:b/>
                <w:spacing w:val="-2"/>
                <w:sz w:val="20"/>
                <w:szCs w:val="20"/>
              </w:rPr>
            </w:pPr>
            <w:commentRangeStart w:id="30"/>
            <w:r w:rsidRPr="00B15A2A">
              <w:rPr>
                <w:b/>
                <w:spacing w:val="-2"/>
                <w:sz w:val="20"/>
                <w:szCs w:val="20"/>
                <w:highlight w:val="yellow"/>
              </w:rPr>
              <w:t>&lt;</w:t>
            </w:r>
            <w:r w:rsidRPr="00B15A2A">
              <w:rPr>
                <w:b/>
                <w:spacing w:val="-2"/>
                <w:sz w:val="20"/>
                <w:szCs w:val="20"/>
                <w:highlight w:val="yellow"/>
                <w:rPrChange w:id="31" w:author="Rinie Mathew" w:date="2026-02-13T15:18:00Z" w16du:dateUtc="2026-02-13T09:48:00Z">
                  <w:rPr>
                    <w:rFonts w:asciiTheme="minorHAnsi" w:hAnsiTheme="minorHAnsi" w:cstheme="minorHAnsi"/>
                    <w:b/>
                    <w:spacing w:val="-2"/>
                    <w:sz w:val="24"/>
                    <w:szCs w:val="24"/>
                  </w:rPr>
                </w:rPrChange>
              </w:rPr>
              <w:t>GST 5%</w:t>
            </w:r>
            <w:ins w:id="32" w:author="Jeevan Joy Pious" w:date="2026-02-13T15:18:00Z" w16du:dateUtc="2026-02-13T09:48:00Z">
              <w:r w:rsidRPr="00B15A2A">
                <w:rPr>
                  <w:b/>
                  <w:spacing w:val="-2"/>
                  <w:sz w:val="20"/>
                  <w:szCs w:val="20"/>
                  <w:highlight w:val="yellow"/>
                </w:rPr>
                <w:t xml:space="preserve">/ </w:t>
              </w:r>
            </w:ins>
            <w:ins w:id="33" w:author="Jeevan Joy Pious" w:date="2026-02-13T15:19:00Z" w16du:dateUtc="2026-02-13T09:49:00Z">
              <w:r w:rsidRPr="00B15A2A">
                <w:rPr>
                  <w:b/>
                  <w:spacing w:val="-2"/>
                  <w:sz w:val="20"/>
                  <w:szCs w:val="20"/>
                  <w:highlight w:val="yellow"/>
                </w:rPr>
                <w:t xml:space="preserve">12%/ </w:t>
              </w:r>
            </w:ins>
            <w:ins w:id="34" w:author="Jeevan Joy Pious" w:date="2026-02-13T15:18:00Z" w16du:dateUtc="2026-02-13T09:48:00Z">
              <w:r w:rsidRPr="00B15A2A">
                <w:rPr>
                  <w:b/>
                  <w:spacing w:val="-2"/>
                  <w:sz w:val="20"/>
                  <w:szCs w:val="20"/>
                  <w:highlight w:val="yellow"/>
                </w:rPr>
                <w:t>18</w:t>
              </w:r>
            </w:ins>
            <w:ins w:id="35" w:author="Jeevan Joy Pious" w:date="2026-02-13T15:19:00Z" w16du:dateUtc="2026-02-13T09:49:00Z">
              <w:r w:rsidRPr="00B15A2A">
                <w:rPr>
                  <w:b/>
                  <w:spacing w:val="-2"/>
                  <w:sz w:val="20"/>
                  <w:szCs w:val="20"/>
                  <w:highlight w:val="yellow"/>
                </w:rPr>
                <w:t>%</w:t>
              </w:r>
            </w:ins>
            <w:r w:rsidRPr="00B15A2A">
              <w:rPr>
                <w:b/>
                <w:spacing w:val="-2"/>
                <w:sz w:val="20"/>
                <w:szCs w:val="20"/>
                <w:highlight w:val="yellow"/>
              </w:rPr>
              <w:t>&gt;</w:t>
            </w:r>
            <w:r w:rsidRPr="00B15A2A">
              <w:rPr>
                <w:b/>
                <w:spacing w:val="-2"/>
                <w:sz w:val="20"/>
                <w:szCs w:val="20"/>
              </w:rPr>
              <w:t xml:space="preserve">  </w:t>
            </w:r>
            <w:commentRangeEnd w:id="30"/>
            <w:r w:rsidR="00BB6413" w:rsidRPr="00B15A2A">
              <w:rPr>
                <w:rStyle w:val="CommentReference"/>
                <w:b/>
                <w:spacing w:val="-2"/>
                <w:sz w:val="20"/>
                <w:szCs w:val="20"/>
              </w:rPr>
              <w:commentReference w:id="30"/>
            </w:r>
          </w:p>
        </w:tc>
        <w:tc>
          <w:tcPr>
            <w:tcW w:w="628" w:type="dxa"/>
          </w:tcPr>
          <w:p w14:paraId="14801101" w14:textId="2D1AE149" w:rsidR="008A57E2" w:rsidRPr="00B15A2A" w:rsidRDefault="008A57E2" w:rsidP="008D73F4">
            <w:pPr>
              <w:jc w:val="center"/>
              <w:rPr>
                <w:rFonts w:ascii="Times New Roman" w:hAnsi="Times New Roman" w:cs="Times New Roman"/>
                <w:color w:val="000000"/>
                <w:sz w:val="20"/>
                <w:szCs w:val="20"/>
              </w:rPr>
            </w:pPr>
          </w:p>
        </w:tc>
      </w:tr>
      <w:tr w:rsidR="008A57E2" w:rsidRPr="00B15A2A" w14:paraId="5275EFE5" w14:textId="77777777" w:rsidTr="00BB6413">
        <w:trPr>
          <w:trHeight w:val="450"/>
        </w:trPr>
        <w:tc>
          <w:tcPr>
            <w:tcW w:w="482" w:type="dxa"/>
            <w:vMerge/>
          </w:tcPr>
          <w:p w14:paraId="2D83DC9F" w14:textId="77777777" w:rsidR="008A57E2" w:rsidRPr="00B15A2A" w:rsidRDefault="008A57E2" w:rsidP="008D73F4">
            <w:pPr>
              <w:pStyle w:val="TableParagraph"/>
              <w:spacing w:before="41"/>
              <w:ind w:left="62"/>
              <w:rPr>
                <w:b/>
                <w:spacing w:val="-10"/>
                <w:sz w:val="20"/>
                <w:szCs w:val="20"/>
              </w:rPr>
            </w:pPr>
          </w:p>
        </w:tc>
        <w:tc>
          <w:tcPr>
            <w:tcW w:w="865" w:type="dxa"/>
          </w:tcPr>
          <w:p w14:paraId="1FF2BE26" w14:textId="77777777" w:rsidR="008A57E2" w:rsidRPr="00B15A2A" w:rsidRDefault="008A57E2" w:rsidP="008D73F4">
            <w:pPr>
              <w:rPr>
                <w:rFonts w:ascii="Times New Roman" w:hAnsi="Times New Roman" w:cs="Times New Roman"/>
                <w:b/>
                <w:sz w:val="20"/>
                <w:szCs w:val="20"/>
              </w:rPr>
            </w:pPr>
          </w:p>
        </w:tc>
        <w:tc>
          <w:tcPr>
            <w:tcW w:w="5600" w:type="dxa"/>
            <w:vMerge/>
          </w:tcPr>
          <w:p w14:paraId="36B383B9" w14:textId="79327656" w:rsidR="008A57E2" w:rsidRPr="00B15A2A" w:rsidRDefault="008A57E2" w:rsidP="008D73F4">
            <w:pPr>
              <w:rPr>
                <w:rFonts w:ascii="Times New Roman" w:hAnsi="Times New Roman" w:cs="Times New Roman"/>
                <w:b/>
                <w:sz w:val="20"/>
                <w:szCs w:val="20"/>
              </w:rPr>
            </w:pPr>
          </w:p>
        </w:tc>
        <w:tc>
          <w:tcPr>
            <w:tcW w:w="850" w:type="dxa"/>
            <w:vMerge/>
          </w:tcPr>
          <w:p w14:paraId="1FD12062" w14:textId="77777777" w:rsidR="008A57E2" w:rsidRPr="00B15A2A" w:rsidRDefault="008A57E2" w:rsidP="008D73F4">
            <w:pPr>
              <w:pStyle w:val="TableParagraph"/>
              <w:spacing w:before="41"/>
              <w:ind w:right="227"/>
              <w:jc w:val="right"/>
              <w:rPr>
                <w:b/>
                <w:spacing w:val="-10"/>
                <w:sz w:val="20"/>
                <w:szCs w:val="20"/>
              </w:rPr>
            </w:pPr>
          </w:p>
        </w:tc>
        <w:tc>
          <w:tcPr>
            <w:tcW w:w="864" w:type="dxa"/>
            <w:vMerge/>
          </w:tcPr>
          <w:p w14:paraId="34D410B7" w14:textId="77777777" w:rsidR="008A57E2" w:rsidRPr="00B15A2A" w:rsidRDefault="008A57E2" w:rsidP="008D73F4">
            <w:pPr>
              <w:pStyle w:val="TableParagraph"/>
              <w:spacing w:before="41"/>
              <w:ind w:left="33"/>
              <w:jc w:val="center"/>
              <w:rPr>
                <w:b/>
                <w:spacing w:val="-5"/>
                <w:sz w:val="20"/>
                <w:szCs w:val="20"/>
              </w:rPr>
            </w:pPr>
          </w:p>
        </w:tc>
        <w:tc>
          <w:tcPr>
            <w:tcW w:w="1155" w:type="dxa"/>
          </w:tcPr>
          <w:p w14:paraId="46921066" w14:textId="77777777" w:rsidR="008A57E2" w:rsidRPr="00B15A2A" w:rsidRDefault="008A57E2" w:rsidP="008D73F4">
            <w:pPr>
              <w:pStyle w:val="TableParagraph"/>
              <w:spacing w:before="41"/>
              <w:ind w:left="46"/>
              <w:rPr>
                <w:b/>
                <w:spacing w:val="-2"/>
                <w:sz w:val="20"/>
                <w:szCs w:val="20"/>
              </w:rPr>
            </w:pPr>
            <w:r w:rsidRPr="00B15A2A">
              <w:rPr>
                <w:b/>
                <w:spacing w:val="-2"/>
                <w:sz w:val="20"/>
                <w:szCs w:val="20"/>
              </w:rPr>
              <w:t xml:space="preserve">Grand Total </w:t>
            </w:r>
          </w:p>
        </w:tc>
        <w:tc>
          <w:tcPr>
            <w:tcW w:w="628" w:type="dxa"/>
          </w:tcPr>
          <w:p w14:paraId="6C8C03AD" w14:textId="1F4E07F6" w:rsidR="008A57E2" w:rsidRPr="00B15A2A" w:rsidRDefault="008A57E2" w:rsidP="008D73F4">
            <w:pPr>
              <w:jc w:val="center"/>
              <w:rPr>
                <w:rFonts w:ascii="Times New Roman" w:hAnsi="Times New Roman" w:cs="Times New Roman"/>
                <w:b/>
                <w:bCs/>
                <w:color w:val="000000"/>
                <w:sz w:val="20"/>
                <w:szCs w:val="20"/>
              </w:rPr>
            </w:pPr>
          </w:p>
        </w:tc>
      </w:tr>
    </w:tbl>
    <w:p w14:paraId="6828A22D" w14:textId="77777777" w:rsidR="001C2261" w:rsidRPr="00B15A2A" w:rsidRDefault="001C2261">
      <w:pPr>
        <w:pStyle w:val="Heading1"/>
        <w:ind w:left="0"/>
        <w:jc w:val="center"/>
        <w:rPr>
          <w:sz w:val="20"/>
          <w:szCs w:val="20"/>
        </w:rPr>
        <w:pPrChange w:id="36" w:author="Rinie Mathew" w:date="2026-02-13T15:09:00Z" w16du:dateUtc="2026-02-13T09:39:00Z">
          <w:pPr>
            <w:pStyle w:val="Heading1"/>
            <w:ind w:left="0"/>
          </w:pPr>
        </w:pPrChange>
      </w:pPr>
    </w:p>
    <w:p w14:paraId="04E3EF8F" w14:textId="416EB47F" w:rsidR="000D189A" w:rsidRPr="00B15A2A" w:rsidRDefault="00127D60" w:rsidP="00515965">
      <w:pPr>
        <w:pStyle w:val="Heading1"/>
        <w:ind w:left="0"/>
        <w:rPr>
          <w:sz w:val="20"/>
          <w:szCs w:val="20"/>
        </w:rPr>
      </w:pPr>
      <w:r w:rsidRPr="00B15A2A">
        <w:rPr>
          <w:sz w:val="20"/>
          <w:szCs w:val="20"/>
        </w:rPr>
        <w:t>&lt;</w:t>
      </w:r>
      <w:r w:rsidRPr="00B15A2A">
        <w:rPr>
          <w:sz w:val="20"/>
          <w:szCs w:val="20"/>
          <w:highlight w:val="yellow"/>
        </w:rPr>
        <w:t>Grand total in words</w:t>
      </w:r>
      <w:r w:rsidRPr="00B15A2A">
        <w:rPr>
          <w:sz w:val="20"/>
          <w:szCs w:val="20"/>
        </w:rPr>
        <w:t>&gt;</w:t>
      </w:r>
    </w:p>
    <w:p w14:paraId="1AA27B40" w14:textId="1F53B9D7" w:rsidR="00FE0D76" w:rsidRPr="007B1D5C" w:rsidRDefault="006B0956" w:rsidP="007B1D5C">
      <w:pPr>
        <w:pStyle w:val="Heading1"/>
        <w:rPr>
          <w:sz w:val="20"/>
          <w:szCs w:val="20"/>
          <w:u w:val="single"/>
          <w:lang w:val="en-IN"/>
        </w:rPr>
      </w:pPr>
      <w:r w:rsidRPr="00B15A2A">
        <w:rPr>
          <w:sz w:val="20"/>
          <w:szCs w:val="20"/>
          <w:highlight w:val="yellow"/>
          <w:u w:val="single"/>
          <w:lang w:val="en-IN"/>
        </w:rPr>
        <w:t>***Note: If required</w:t>
      </w:r>
    </w:p>
    <w:p w14:paraId="79A142CB" w14:textId="77777777" w:rsidR="007B1D5C" w:rsidRDefault="007B1D5C" w:rsidP="00FE0D76">
      <w:pPr>
        <w:pStyle w:val="BodyText"/>
        <w:spacing w:before="56"/>
        <w:ind w:left="160" w:right="430"/>
        <w:jc w:val="center"/>
        <w:rPr>
          <w:b/>
          <w:bCs/>
          <w:sz w:val="20"/>
          <w:szCs w:val="20"/>
          <w:u w:val="single"/>
        </w:rPr>
      </w:pPr>
    </w:p>
    <w:p w14:paraId="18033F23" w14:textId="77777777" w:rsidR="007B1D5C" w:rsidRDefault="007B1D5C" w:rsidP="00FE0D76">
      <w:pPr>
        <w:pStyle w:val="BodyText"/>
        <w:spacing w:before="56"/>
        <w:ind w:left="160" w:right="430"/>
        <w:jc w:val="center"/>
        <w:rPr>
          <w:b/>
          <w:bCs/>
          <w:sz w:val="20"/>
          <w:szCs w:val="20"/>
          <w:u w:val="single"/>
        </w:rPr>
      </w:pPr>
    </w:p>
    <w:p w14:paraId="6FCC2193" w14:textId="6A0D36FC" w:rsidR="00FE0D76" w:rsidRPr="00B15A2A" w:rsidRDefault="00AA15F2" w:rsidP="00FE0D76">
      <w:pPr>
        <w:pStyle w:val="BodyText"/>
        <w:spacing w:before="56"/>
        <w:ind w:left="160" w:right="430"/>
        <w:jc w:val="center"/>
        <w:rPr>
          <w:b/>
          <w:bCs/>
          <w:sz w:val="20"/>
          <w:szCs w:val="20"/>
          <w:u w:val="single"/>
        </w:rPr>
      </w:pPr>
      <w:r w:rsidRPr="00B15A2A">
        <w:rPr>
          <w:b/>
          <w:bCs/>
          <w:sz w:val="20"/>
          <w:szCs w:val="20"/>
          <w:u w:val="single"/>
        </w:rPr>
        <w:t xml:space="preserve">STANDARD </w:t>
      </w:r>
      <w:r w:rsidR="00FE0D76" w:rsidRPr="00B15A2A">
        <w:rPr>
          <w:b/>
          <w:bCs/>
          <w:sz w:val="20"/>
          <w:szCs w:val="20"/>
          <w:u w:val="single"/>
        </w:rPr>
        <w:t>TERMS AND CONDITIONS:</w:t>
      </w:r>
    </w:p>
    <w:p w14:paraId="7789A132" w14:textId="77777777" w:rsidR="007D2073" w:rsidRPr="00B15A2A" w:rsidRDefault="007D2073" w:rsidP="003C3D8B">
      <w:pPr>
        <w:pStyle w:val="BodyText"/>
        <w:spacing w:before="56"/>
        <w:ind w:right="430"/>
        <w:rPr>
          <w:b/>
          <w:bCs/>
          <w:sz w:val="20"/>
          <w:szCs w:val="20"/>
          <w:u w:val="single"/>
        </w:rPr>
      </w:pPr>
    </w:p>
    <w:p w14:paraId="569A63D7" w14:textId="77777777" w:rsidR="00F10850" w:rsidRPr="00B15A2A" w:rsidRDefault="00F10850" w:rsidP="00F10850">
      <w:pPr>
        <w:tabs>
          <w:tab w:val="left" w:pos="142"/>
        </w:tabs>
        <w:ind w:left="-454" w:right="430"/>
        <w:jc w:val="both"/>
        <w:rPr>
          <w:rFonts w:ascii="Times New Roman" w:hAnsi="Times New Roman" w:cs="Times New Roman"/>
          <w:b/>
          <w:bCs/>
          <w:sz w:val="20"/>
          <w:szCs w:val="20"/>
        </w:rPr>
      </w:pPr>
      <w:r w:rsidRPr="00B15A2A">
        <w:rPr>
          <w:rFonts w:ascii="Times New Roman" w:hAnsi="Times New Roman" w:cs="Times New Roman"/>
          <w:b/>
          <w:bCs/>
          <w:sz w:val="20"/>
          <w:szCs w:val="20"/>
        </w:rPr>
        <w:t>Validity</w:t>
      </w:r>
    </w:p>
    <w:p w14:paraId="7BF52317" w14:textId="51F6C351" w:rsidR="00F10850" w:rsidRPr="00B15A2A" w:rsidRDefault="00F10850" w:rsidP="00F10850">
      <w:pPr>
        <w:tabs>
          <w:tab w:val="left" w:pos="142"/>
        </w:tabs>
        <w:ind w:left="-454" w:right="430"/>
        <w:jc w:val="both"/>
        <w:rPr>
          <w:rFonts w:ascii="Times New Roman" w:hAnsi="Times New Roman" w:cs="Times New Roman"/>
          <w:sz w:val="20"/>
          <w:szCs w:val="20"/>
        </w:rPr>
      </w:pPr>
      <w:r w:rsidRPr="00B15A2A">
        <w:rPr>
          <w:rFonts w:ascii="Times New Roman" w:hAnsi="Times New Roman" w:cs="Times New Roman"/>
          <w:sz w:val="20"/>
          <w:szCs w:val="20"/>
        </w:rPr>
        <w:t xml:space="preserve">This quotation is valid for </w:t>
      </w:r>
      <w:r w:rsidR="007E3CFE" w:rsidRPr="00B15A2A">
        <w:rPr>
          <w:rFonts w:ascii="Times New Roman" w:hAnsi="Times New Roman" w:cs="Times New Roman"/>
          <w:sz w:val="20"/>
          <w:szCs w:val="20"/>
          <w:highlight w:val="yellow"/>
        </w:rPr>
        <w:t>&lt;</w:t>
      </w:r>
      <w:r w:rsidRPr="00B15A2A">
        <w:rPr>
          <w:rFonts w:ascii="Times New Roman" w:hAnsi="Times New Roman" w:cs="Times New Roman"/>
          <w:sz w:val="20"/>
          <w:szCs w:val="20"/>
          <w:highlight w:val="yellow"/>
        </w:rPr>
        <w:t>30 days</w:t>
      </w:r>
      <w:r w:rsidR="007E3CFE" w:rsidRPr="00B15A2A">
        <w:rPr>
          <w:rFonts w:ascii="Times New Roman" w:hAnsi="Times New Roman" w:cs="Times New Roman"/>
          <w:sz w:val="20"/>
          <w:szCs w:val="20"/>
          <w:highlight w:val="yellow"/>
        </w:rPr>
        <w:t>&gt;</w:t>
      </w:r>
      <w:r w:rsidRPr="00B15A2A">
        <w:rPr>
          <w:rFonts w:ascii="Times New Roman" w:hAnsi="Times New Roman" w:cs="Times New Roman"/>
          <w:sz w:val="20"/>
          <w:szCs w:val="20"/>
        </w:rPr>
        <w:t xml:space="preserve"> from the date of issue and is subject to reconfirmation thereafter.</w:t>
      </w:r>
    </w:p>
    <w:p w14:paraId="01E03C04" w14:textId="77777777" w:rsidR="00F10850" w:rsidRPr="00B15A2A" w:rsidRDefault="00F10850" w:rsidP="00F10850">
      <w:pPr>
        <w:tabs>
          <w:tab w:val="left" w:pos="142"/>
        </w:tabs>
        <w:ind w:left="-454" w:right="430"/>
        <w:jc w:val="both"/>
        <w:rPr>
          <w:rFonts w:ascii="Times New Roman" w:hAnsi="Times New Roman" w:cs="Times New Roman"/>
          <w:b/>
          <w:bCs/>
          <w:sz w:val="20"/>
          <w:szCs w:val="20"/>
        </w:rPr>
      </w:pPr>
      <w:r w:rsidRPr="00B15A2A">
        <w:rPr>
          <w:rFonts w:ascii="Times New Roman" w:hAnsi="Times New Roman" w:cs="Times New Roman"/>
          <w:b/>
          <w:bCs/>
          <w:sz w:val="20"/>
          <w:szCs w:val="20"/>
        </w:rPr>
        <w:t>Price</w:t>
      </w:r>
    </w:p>
    <w:p w14:paraId="126B109D" w14:textId="13DC1560" w:rsidR="00F10850" w:rsidRPr="00B15A2A" w:rsidRDefault="00F10850" w:rsidP="001F2173">
      <w:pPr>
        <w:tabs>
          <w:tab w:val="left" w:pos="142"/>
        </w:tabs>
        <w:ind w:left="-454" w:right="430"/>
        <w:rPr>
          <w:rFonts w:ascii="Times New Roman" w:hAnsi="Times New Roman" w:cs="Times New Roman"/>
          <w:sz w:val="20"/>
          <w:szCs w:val="20"/>
        </w:rPr>
      </w:pPr>
      <w:r w:rsidRPr="00B15A2A">
        <w:rPr>
          <w:rFonts w:ascii="Times New Roman" w:hAnsi="Times New Roman" w:cs="Times New Roman"/>
          <w:sz w:val="20"/>
          <w:szCs w:val="20"/>
        </w:rPr>
        <w:t xml:space="preserve">The quoted price includes applicable </w:t>
      </w:r>
      <w:r w:rsidR="001F2173" w:rsidRPr="00B15A2A">
        <w:rPr>
          <w:rFonts w:ascii="Times New Roman" w:hAnsi="Times New Roman" w:cs="Times New Roman"/>
          <w:sz w:val="20"/>
          <w:szCs w:val="20"/>
        </w:rPr>
        <w:t xml:space="preserve">levies such as </w:t>
      </w:r>
      <w:r w:rsidRPr="00B15A2A">
        <w:rPr>
          <w:rFonts w:ascii="Times New Roman" w:hAnsi="Times New Roman" w:cs="Times New Roman"/>
          <w:sz w:val="20"/>
          <w:szCs w:val="20"/>
        </w:rPr>
        <w:t>GST, import duties (if any), freight, packing, forwarding, transportation, insurance</w:t>
      </w:r>
      <w:r w:rsidR="00627AAE" w:rsidRPr="00B15A2A">
        <w:rPr>
          <w:rFonts w:ascii="Times New Roman" w:hAnsi="Times New Roman" w:cs="Times New Roman"/>
          <w:sz w:val="20"/>
          <w:szCs w:val="20"/>
          <w:highlight w:val="yellow"/>
        </w:rPr>
        <w:t>, &lt;</w:t>
      </w:r>
      <w:r w:rsidRPr="00B15A2A">
        <w:rPr>
          <w:rFonts w:ascii="Times New Roman" w:hAnsi="Times New Roman" w:cs="Times New Roman"/>
          <w:sz w:val="20"/>
          <w:szCs w:val="20"/>
          <w:highlight w:val="yellow"/>
        </w:rPr>
        <w:t xml:space="preserve"> </w:t>
      </w:r>
      <w:commentRangeStart w:id="37"/>
      <w:r w:rsidR="006134A4" w:rsidRPr="00B15A2A">
        <w:rPr>
          <w:rFonts w:ascii="Times New Roman" w:hAnsi="Times New Roman" w:cs="Times New Roman"/>
          <w:sz w:val="20"/>
          <w:szCs w:val="20"/>
          <w:highlight w:val="yellow"/>
        </w:rPr>
        <w:t>insta</w:t>
      </w:r>
      <w:r w:rsidR="00B23035" w:rsidRPr="00B15A2A">
        <w:rPr>
          <w:rFonts w:ascii="Times New Roman" w:hAnsi="Times New Roman" w:cs="Times New Roman"/>
          <w:sz w:val="20"/>
          <w:szCs w:val="20"/>
          <w:highlight w:val="yellow"/>
        </w:rPr>
        <w:t>llation</w:t>
      </w:r>
      <w:commentRangeEnd w:id="37"/>
      <w:r w:rsidR="00850E12" w:rsidRPr="00B15A2A">
        <w:rPr>
          <w:rStyle w:val="CommentReference"/>
          <w:rFonts w:ascii="Times New Roman" w:hAnsi="Times New Roman" w:cs="Times New Roman"/>
          <w:sz w:val="20"/>
          <w:szCs w:val="20"/>
          <w:highlight w:val="yellow"/>
        </w:rPr>
        <w:commentReference w:id="37"/>
      </w:r>
      <w:r w:rsidR="00B23035" w:rsidRPr="00B15A2A">
        <w:rPr>
          <w:rFonts w:ascii="Times New Roman" w:hAnsi="Times New Roman" w:cs="Times New Roman"/>
          <w:sz w:val="20"/>
          <w:szCs w:val="20"/>
          <w:highlight w:val="yellow"/>
        </w:rPr>
        <w:t xml:space="preserve"> </w:t>
      </w:r>
      <w:r w:rsidRPr="00B15A2A">
        <w:rPr>
          <w:rFonts w:ascii="Times New Roman" w:hAnsi="Times New Roman" w:cs="Times New Roman"/>
          <w:sz w:val="20"/>
          <w:szCs w:val="20"/>
          <w:highlight w:val="yellow"/>
        </w:rPr>
        <w:t>and commissionin</w:t>
      </w:r>
      <w:r w:rsidR="004C45C9" w:rsidRPr="00B15A2A">
        <w:rPr>
          <w:rFonts w:ascii="Times New Roman" w:hAnsi="Times New Roman" w:cs="Times New Roman"/>
          <w:sz w:val="20"/>
          <w:szCs w:val="20"/>
          <w:highlight w:val="yellow"/>
        </w:rPr>
        <w:t>g&gt;</w:t>
      </w:r>
      <w:r w:rsidRPr="00B15A2A">
        <w:rPr>
          <w:rFonts w:ascii="Times New Roman" w:hAnsi="Times New Roman" w:cs="Times New Roman"/>
          <w:sz w:val="20"/>
          <w:szCs w:val="20"/>
        </w:rPr>
        <w:t xml:space="preserve"> at the installation site.</w:t>
      </w:r>
      <w:r w:rsidRPr="00B15A2A">
        <w:rPr>
          <w:rFonts w:ascii="Times New Roman" w:hAnsi="Times New Roman" w:cs="Times New Roman"/>
          <w:sz w:val="20"/>
          <w:szCs w:val="20"/>
        </w:rPr>
        <w:br/>
        <w:t>Any additional statutory levies imposed by Government authorities shall be borne by the purchaser.</w:t>
      </w:r>
    </w:p>
    <w:p w14:paraId="13AE14D1" w14:textId="77777777" w:rsidR="007159BF" w:rsidRPr="00B15A2A" w:rsidRDefault="007159BF" w:rsidP="007159BF">
      <w:pPr>
        <w:tabs>
          <w:tab w:val="left" w:pos="142"/>
        </w:tabs>
        <w:ind w:left="-454" w:right="430"/>
        <w:jc w:val="both"/>
        <w:rPr>
          <w:rFonts w:ascii="Times New Roman" w:hAnsi="Times New Roman" w:cs="Times New Roman"/>
          <w:b/>
          <w:bCs/>
          <w:sz w:val="20"/>
          <w:szCs w:val="20"/>
        </w:rPr>
      </w:pPr>
      <w:r w:rsidRPr="00B15A2A">
        <w:rPr>
          <w:rFonts w:ascii="Times New Roman" w:hAnsi="Times New Roman" w:cs="Times New Roman"/>
          <w:b/>
          <w:bCs/>
          <w:sz w:val="20"/>
          <w:szCs w:val="20"/>
        </w:rPr>
        <w:t xml:space="preserve">PAYMENT TERMS &amp; CONDITIONS: </w:t>
      </w:r>
    </w:p>
    <w:p w14:paraId="18615552" w14:textId="77777777" w:rsidR="007159BF" w:rsidRPr="00B15A2A" w:rsidRDefault="007159BF" w:rsidP="007159BF">
      <w:pPr>
        <w:pStyle w:val="NoSpacing"/>
        <w:ind w:left="-454"/>
        <w:jc w:val="both"/>
        <w:rPr>
          <w:rFonts w:ascii="Times New Roman" w:hAnsi="Times New Roman" w:cs="Times New Roman"/>
          <w:sz w:val="20"/>
          <w:szCs w:val="20"/>
          <w:highlight w:val="yellow"/>
          <w:rPrChange w:id="38" w:author="Rinie Mathew" w:date="2026-02-13T15:36:00Z" w16du:dateUtc="2026-02-13T10:06:00Z">
            <w:rPr>
              <w:rFonts w:ascii="Arial" w:hAnsi="Arial" w:cs="Arial"/>
              <w:sz w:val="20"/>
              <w:szCs w:val="20"/>
            </w:rPr>
          </w:rPrChange>
        </w:rPr>
      </w:pPr>
      <w:r w:rsidRPr="00B15A2A">
        <w:rPr>
          <w:rFonts w:ascii="Times New Roman" w:hAnsi="Times New Roman" w:cs="Times New Roman"/>
          <w:sz w:val="20"/>
          <w:szCs w:val="20"/>
          <w:highlight w:val="yellow"/>
        </w:rPr>
        <w:t>&lt;</w:t>
      </w:r>
      <w:r w:rsidRPr="00B15A2A">
        <w:rPr>
          <w:rFonts w:ascii="Times New Roman" w:hAnsi="Times New Roman" w:cs="Times New Roman"/>
          <w:sz w:val="20"/>
          <w:szCs w:val="20"/>
          <w:highlight w:val="yellow"/>
          <w:rPrChange w:id="39" w:author="Rinie Mathew" w:date="2026-02-13T15:36:00Z" w16du:dateUtc="2026-02-13T10:06:00Z">
            <w:rPr>
              <w:rFonts w:ascii="Arial" w:hAnsi="Arial" w:cs="Arial"/>
              <w:sz w:val="20"/>
              <w:szCs w:val="20"/>
            </w:rPr>
          </w:rPrChange>
        </w:rPr>
        <w:t xml:space="preserve">40% Advance </w:t>
      </w:r>
      <w:commentRangeStart w:id="40"/>
      <w:r w:rsidRPr="00B15A2A">
        <w:rPr>
          <w:rFonts w:ascii="Times New Roman" w:hAnsi="Times New Roman" w:cs="Times New Roman"/>
          <w:sz w:val="20"/>
          <w:szCs w:val="20"/>
          <w:highlight w:val="yellow"/>
          <w:rPrChange w:id="41" w:author="Rinie Mathew" w:date="2026-02-13T15:36:00Z" w16du:dateUtc="2026-02-13T10:06:00Z">
            <w:rPr>
              <w:rFonts w:ascii="Arial" w:hAnsi="Arial" w:cs="Arial"/>
              <w:sz w:val="20"/>
              <w:szCs w:val="20"/>
            </w:rPr>
          </w:rPrChange>
        </w:rPr>
        <w:t>payment</w:t>
      </w:r>
      <w:commentRangeEnd w:id="40"/>
      <w:r w:rsidR="00E10023" w:rsidRPr="00B15A2A">
        <w:rPr>
          <w:rStyle w:val="CommentReference"/>
          <w:rFonts w:ascii="Times New Roman" w:hAnsi="Times New Roman" w:cs="Times New Roman"/>
          <w:sz w:val="20"/>
          <w:szCs w:val="20"/>
          <w:highlight w:val="yellow"/>
          <w:rPrChange w:id="42" w:author="Rinie Mathew" w:date="2026-02-13T15:36:00Z" w16du:dateUtc="2026-02-13T10:06:00Z">
            <w:rPr>
              <w:rStyle w:val="CommentReference"/>
              <w:rFonts w:ascii="Arial" w:hAnsi="Arial" w:cs="Arial"/>
              <w:sz w:val="20"/>
              <w:szCs w:val="20"/>
            </w:rPr>
          </w:rPrChange>
        </w:rPr>
        <w:commentReference w:id="40"/>
      </w:r>
      <w:r w:rsidRPr="00B15A2A">
        <w:rPr>
          <w:rFonts w:ascii="Times New Roman" w:hAnsi="Times New Roman" w:cs="Times New Roman"/>
          <w:sz w:val="20"/>
          <w:szCs w:val="20"/>
          <w:highlight w:val="yellow"/>
          <w:rPrChange w:id="43" w:author="Rinie Mathew" w:date="2026-02-13T15:36:00Z" w16du:dateUtc="2026-02-13T10:06:00Z">
            <w:rPr>
              <w:rFonts w:ascii="Arial" w:hAnsi="Arial" w:cs="Arial"/>
              <w:sz w:val="20"/>
              <w:szCs w:val="20"/>
            </w:rPr>
          </w:rPrChange>
        </w:rPr>
        <w:t xml:space="preserve"> with Purchase Order</w:t>
      </w:r>
    </w:p>
    <w:p w14:paraId="6912E887" w14:textId="77777777" w:rsidR="007159BF" w:rsidRPr="00B15A2A" w:rsidRDefault="007159BF" w:rsidP="007159BF">
      <w:pPr>
        <w:pStyle w:val="NoSpacing"/>
        <w:ind w:left="-454"/>
        <w:jc w:val="both"/>
        <w:rPr>
          <w:rFonts w:ascii="Times New Roman" w:hAnsi="Times New Roman" w:cs="Times New Roman"/>
          <w:sz w:val="20"/>
          <w:szCs w:val="20"/>
          <w:highlight w:val="yellow"/>
          <w:rPrChange w:id="44" w:author="Rinie Mathew" w:date="2026-02-13T15:36:00Z" w16du:dateUtc="2026-02-13T10:06:00Z">
            <w:rPr>
              <w:rFonts w:ascii="Arial" w:hAnsi="Arial" w:cs="Arial"/>
              <w:sz w:val="20"/>
              <w:szCs w:val="20"/>
            </w:rPr>
          </w:rPrChange>
        </w:rPr>
      </w:pPr>
      <w:r w:rsidRPr="00B15A2A">
        <w:rPr>
          <w:rFonts w:ascii="Times New Roman" w:hAnsi="Times New Roman" w:cs="Times New Roman"/>
          <w:sz w:val="20"/>
          <w:szCs w:val="20"/>
          <w:highlight w:val="yellow"/>
          <w:rPrChange w:id="45" w:author="Rinie Mathew" w:date="2026-02-13T15:36:00Z" w16du:dateUtc="2026-02-13T10:06:00Z">
            <w:rPr>
              <w:rFonts w:ascii="Arial" w:hAnsi="Arial" w:cs="Arial"/>
              <w:sz w:val="20"/>
              <w:szCs w:val="20"/>
            </w:rPr>
          </w:rPrChange>
        </w:rPr>
        <w:t>45% payment on confirmation of shipping</w:t>
      </w:r>
    </w:p>
    <w:p w14:paraId="156F76A9" w14:textId="77777777" w:rsidR="007159BF" w:rsidRPr="00B15A2A" w:rsidRDefault="007159BF" w:rsidP="007159BF">
      <w:pPr>
        <w:pStyle w:val="NoSpacing"/>
        <w:ind w:left="-454"/>
        <w:jc w:val="both"/>
        <w:rPr>
          <w:rFonts w:ascii="Times New Roman" w:hAnsi="Times New Roman" w:cs="Times New Roman"/>
          <w:sz w:val="20"/>
          <w:szCs w:val="20"/>
          <w:highlight w:val="yellow"/>
          <w:rPrChange w:id="46" w:author="Rinie Mathew" w:date="2026-02-13T15:36:00Z" w16du:dateUtc="2026-02-13T10:06:00Z">
            <w:rPr>
              <w:rFonts w:ascii="Arial" w:hAnsi="Arial" w:cs="Arial"/>
              <w:sz w:val="20"/>
              <w:szCs w:val="20"/>
            </w:rPr>
          </w:rPrChange>
        </w:rPr>
      </w:pPr>
      <w:r w:rsidRPr="00B15A2A">
        <w:rPr>
          <w:rFonts w:ascii="Times New Roman" w:hAnsi="Times New Roman" w:cs="Times New Roman"/>
          <w:sz w:val="20"/>
          <w:szCs w:val="20"/>
          <w:highlight w:val="yellow"/>
          <w:rPrChange w:id="47" w:author="Rinie Mathew" w:date="2026-02-13T15:36:00Z" w16du:dateUtc="2026-02-13T10:06:00Z">
            <w:rPr>
              <w:rFonts w:ascii="Arial" w:hAnsi="Arial" w:cs="Arial"/>
              <w:sz w:val="20"/>
              <w:szCs w:val="20"/>
            </w:rPr>
          </w:rPrChange>
        </w:rPr>
        <w:t>10% payment on delivery to site</w:t>
      </w:r>
    </w:p>
    <w:p w14:paraId="01F79F7C" w14:textId="7AB98527" w:rsidR="007159BF" w:rsidRPr="00B15A2A" w:rsidRDefault="007159BF" w:rsidP="007159BF">
      <w:pPr>
        <w:pStyle w:val="NoSpacing"/>
        <w:ind w:left="-454"/>
        <w:jc w:val="both"/>
        <w:rPr>
          <w:rFonts w:ascii="Times New Roman" w:hAnsi="Times New Roman" w:cs="Times New Roman"/>
          <w:sz w:val="20"/>
          <w:szCs w:val="20"/>
        </w:rPr>
      </w:pPr>
      <w:r w:rsidRPr="00B15A2A">
        <w:rPr>
          <w:rFonts w:ascii="Times New Roman" w:hAnsi="Times New Roman" w:cs="Times New Roman"/>
          <w:sz w:val="20"/>
          <w:szCs w:val="20"/>
          <w:highlight w:val="yellow"/>
          <w:rPrChange w:id="48" w:author="Rinie Mathew" w:date="2026-02-13T15:36:00Z" w16du:dateUtc="2026-02-13T10:06:00Z">
            <w:rPr>
              <w:rFonts w:ascii="Arial" w:hAnsi="Arial" w:cs="Arial"/>
              <w:sz w:val="20"/>
              <w:szCs w:val="20"/>
            </w:rPr>
          </w:rPrChange>
        </w:rPr>
        <w:t>5% payment after installation and handover&gt;</w:t>
      </w:r>
    </w:p>
    <w:p w14:paraId="4C4B02E9" w14:textId="77777777" w:rsidR="007159BF" w:rsidRPr="00B15A2A" w:rsidRDefault="007159BF" w:rsidP="007159BF">
      <w:pPr>
        <w:pStyle w:val="NoSpacing"/>
        <w:ind w:left="-454"/>
        <w:jc w:val="both"/>
        <w:rPr>
          <w:rFonts w:ascii="Times New Roman" w:hAnsi="Times New Roman" w:cs="Times New Roman"/>
          <w:sz w:val="20"/>
          <w:szCs w:val="20"/>
        </w:rPr>
      </w:pPr>
    </w:p>
    <w:p w14:paraId="5A8EA26E" w14:textId="77777777" w:rsidR="007159BF" w:rsidRPr="00B15A2A" w:rsidRDefault="007159BF" w:rsidP="007159BF">
      <w:pPr>
        <w:pStyle w:val="NoSpacing"/>
        <w:ind w:left="-454"/>
        <w:jc w:val="both"/>
        <w:rPr>
          <w:rFonts w:ascii="Times New Roman" w:hAnsi="Times New Roman" w:cs="Times New Roman"/>
          <w:b/>
          <w:bCs/>
          <w:sz w:val="20"/>
          <w:szCs w:val="20"/>
        </w:rPr>
      </w:pPr>
      <w:r w:rsidRPr="00B15A2A">
        <w:rPr>
          <w:rFonts w:ascii="Times New Roman" w:hAnsi="Times New Roman" w:cs="Times New Roman"/>
          <w:b/>
          <w:bCs/>
          <w:sz w:val="20"/>
          <w:szCs w:val="20"/>
        </w:rPr>
        <w:t>DELIVERY</w:t>
      </w:r>
    </w:p>
    <w:p w14:paraId="77F27228" w14:textId="77777777" w:rsidR="00641307" w:rsidRPr="00B15A2A" w:rsidRDefault="00641307" w:rsidP="00CD0155">
      <w:pPr>
        <w:tabs>
          <w:tab w:val="left" w:pos="142"/>
        </w:tabs>
        <w:ind w:left="-454" w:right="430"/>
        <w:jc w:val="both"/>
        <w:rPr>
          <w:rFonts w:ascii="Times New Roman" w:hAnsi="Times New Roman" w:cs="Times New Roman"/>
          <w:sz w:val="20"/>
          <w:szCs w:val="20"/>
        </w:rPr>
      </w:pPr>
      <w:r w:rsidRPr="00B15A2A">
        <w:rPr>
          <w:rFonts w:ascii="Times New Roman" w:hAnsi="Times New Roman" w:cs="Times New Roman"/>
          <w:sz w:val="20"/>
          <w:szCs w:val="20"/>
        </w:rPr>
        <w:t xml:space="preserve">Delivery will be scheduled within </w:t>
      </w:r>
      <w:r w:rsidRPr="00B15A2A">
        <w:rPr>
          <w:rFonts w:ascii="Times New Roman" w:hAnsi="Times New Roman" w:cs="Times New Roman"/>
          <w:b/>
          <w:bCs/>
          <w:sz w:val="20"/>
          <w:szCs w:val="20"/>
          <w:highlight w:val="yellow"/>
        </w:rPr>
        <w:t xml:space="preserve">12–15 </w:t>
      </w:r>
      <w:commentRangeStart w:id="49"/>
      <w:r w:rsidRPr="00B15A2A">
        <w:rPr>
          <w:rFonts w:ascii="Times New Roman" w:hAnsi="Times New Roman" w:cs="Times New Roman"/>
          <w:b/>
          <w:bCs/>
          <w:sz w:val="20"/>
          <w:szCs w:val="20"/>
          <w:highlight w:val="yellow"/>
        </w:rPr>
        <w:t>weeks</w:t>
      </w:r>
      <w:commentRangeEnd w:id="49"/>
      <w:r w:rsidR="00E10023" w:rsidRPr="00B15A2A">
        <w:rPr>
          <w:rStyle w:val="CommentReference"/>
          <w:rFonts w:ascii="Times New Roman" w:hAnsi="Times New Roman" w:cs="Times New Roman"/>
          <w:sz w:val="20"/>
          <w:szCs w:val="20"/>
        </w:rPr>
        <w:commentReference w:id="49"/>
      </w:r>
      <w:r w:rsidRPr="00B15A2A">
        <w:rPr>
          <w:rFonts w:ascii="Times New Roman" w:hAnsi="Times New Roman" w:cs="Times New Roman"/>
          <w:sz w:val="20"/>
          <w:szCs w:val="20"/>
        </w:rPr>
        <w:t xml:space="preserve"> from receipt of confirmed Purchase Order along with advance </w:t>
      </w:r>
      <w:commentRangeStart w:id="50"/>
      <w:r w:rsidRPr="00B15A2A">
        <w:rPr>
          <w:rFonts w:ascii="Times New Roman" w:hAnsi="Times New Roman" w:cs="Times New Roman"/>
          <w:sz w:val="20"/>
          <w:szCs w:val="20"/>
        </w:rPr>
        <w:t>payment</w:t>
      </w:r>
      <w:commentRangeEnd w:id="50"/>
      <w:r w:rsidR="003C6CF2" w:rsidRPr="00B15A2A">
        <w:rPr>
          <w:rStyle w:val="CommentReference"/>
          <w:rFonts w:ascii="Times New Roman" w:hAnsi="Times New Roman" w:cs="Times New Roman"/>
          <w:sz w:val="20"/>
          <w:szCs w:val="20"/>
        </w:rPr>
        <w:commentReference w:id="50"/>
      </w:r>
      <w:r w:rsidRPr="00B15A2A">
        <w:rPr>
          <w:rFonts w:ascii="Times New Roman" w:hAnsi="Times New Roman" w:cs="Times New Roman"/>
          <w:sz w:val="20"/>
          <w:szCs w:val="20"/>
        </w:rPr>
        <w:t>.</w:t>
      </w:r>
    </w:p>
    <w:p w14:paraId="5F6197C6" w14:textId="01D57962" w:rsidR="00641307" w:rsidRPr="00B15A2A" w:rsidRDefault="00641307" w:rsidP="00641307">
      <w:pPr>
        <w:tabs>
          <w:tab w:val="left" w:pos="142"/>
        </w:tabs>
        <w:ind w:left="-454" w:right="430"/>
        <w:jc w:val="both"/>
        <w:rPr>
          <w:rFonts w:ascii="Times New Roman" w:hAnsi="Times New Roman" w:cs="Times New Roman"/>
          <w:b/>
          <w:bCs/>
          <w:sz w:val="20"/>
          <w:szCs w:val="20"/>
          <w:highlight w:val="yellow"/>
        </w:rPr>
      </w:pPr>
      <w:r w:rsidRPr="00B15A2A">
        <w:rPr>
          <w:rFonts w:ascii="Times New Roman" w:hAnsi="Times New Roman" w:cs="Times New Roman"/>
          <w:b/>
          <w:bCs/>
          <w:sz w:val="20"/>
          <w:szCs w:val="20"/>
          <w:highlight w:val="yellow"/>
        </w:rPr>
        <w:t xml:space="preserve">Installation &amp; </w:t>
      </w:r>
      <w:commentRangeStart w:id="51"/>
      <w:commentRangeStart w:id="52"/>
      <w:r w:rsidRPr="00B15A2A">
        <w:rPr>
          <w:rFonts w:ascii="Times New Roman" w:hAnsi="Times New Roman" w:cs="Times New Roman"/>
          <w:b/>
          <w:bCs/>
          <w:sz w:val="20"/>
          <w:szCs w:val="20"/>
          <w:highlight w:val="yellow"/>
        </w:rPr>
        <w:t>Approvals</w:t>
      </w:r>
      <w:commentRangeEnd w:id="52"/>
      <w:r w:rsidR="003C6CF2" w:rsidRPr="00B15A2A">
        <w:rPr>
          <w:rStyle w:val="CommentReference"/>
          <w:rFonts w:ascii="Times New Roman" w:hAnsi="Times New Roman" w:cs="Times New Roman"/>
          <w:b/>
          <w:bCs/>
          <w:sz w:val="20"/>
          <w:szCs w:val="20"/>
          <w:highlight w:val="yellow"/>
        </w:rPr>
        <w:commentReference w:id="52"/>
      </w:r>
      <w:commentRangeEnd w:id="51"/>
      <w:r w:rsidR="00433E20" w:rsidRPr="00B15A2A">
        <w:rPr>
          <w:rStyle w:val="CommentReference"/>
          <w:rFonts w:ascii="Times New Roman" w:hAnsi="Times New Roman" w:cs="Times New Roman"/>
          <w:b/>
          <w:bCs/>
          <w:sz w:val="20"/>
          <w:szCs w:val="20"/>
          <w:highlight w:val="yellow"/>
        </w:rPr>
        <w:commentReference w:id="51"/>
      </w:r>
    </w:p>
    <w:p w14:paraId="3E087107" w14:textId="77777777" w:rsidR="00641307" w:rsidRPr="00B15A2A" w:rsidRDefault="00641307" w:rsidP="00E10023">
      <w:pPr>
        <w:tabs>
          <w:tab w:val="left" w:pos="142"/>
        </w:tabs>
        <w:ind w:left="-454" w:right="430"/>
        <w:rPr>
          <w:rFonts w:ascii="Times New Roman" w:hAnsi="Times New Roman" w:cs="Times New Roman"/>
          <w:sz w:val="20"/>
          <w:szCs w:val="20"/>
          <w:highlight w:val="yellow"/>
        </w:rPr>
      </w:pPr>
      <w:r w:rsidRPr="00B15A2A">
        <w:rPr>
          <w:rFonts w:ascii="Times New Roman" w:hAnsi="Times New Roman" w:cs="Times New Roman"/>
          <w:sz w:val="20"/>
          <w:szCs w:val="20"/>
          <w:highlight w:val="yellow"/>
        </w:rPr>
        <w:t>Installation will be carried out at the approved site without additional charges, subject to site readiness confirmation from the customer.</w:t>
      </w:r>
      <w:r w:rsidRPr="00B15A2A">
        <w:rPr>
          <w:rFonts w:ascii="Times New Roman" w:hAnsi="Times New Roman" w:cs="Times New Roman"/>
          <w:sz w:val="20"/>
          <w:szCs w:val="20"/>
          <w:highlight w:val="yellow"/>
        </w:rPr>
        <w:br/>
        <w:t>All civil, electrical, air conditioning, earthing, and related pre-installation requirements are the responsibility of the purchaser.</w:t>
      </w:r>
      <w:r w:rsidRPr="00B15A2A">
        <w:rPr>
          <w:rFonts w:ascii="Times New Roman" w:hAnsi="Times New Roman" w:cs="Times New Roman"/>
          <w:sz w:val="20"/>
          <w:szCs w:val="20"/>
          <w:highlight w:val="yellow"/>
        </w:rPr>
        <w:br/>
        <w:t>Statutory approvals such as PC-PNDT and AERB (where applicable) must be obtained by the customer prior to installation.</w:t>
      </w:r>
    </w:p>
    <w:p w14:paraId="3894DAAC" w14:textId="77777777" w:rsidR="007C10FD" w:rsidRPr="00B15A2A" w:rsidRDefault="007C10FD" w:rsidP="007C10FD">
      <w:pPr>
        <w:tabs>
          <w:tab w:val="left" w:pos="142"/>
        </w:tabs>
        <w:ind w:left="-454" w:right="430"/>
        <w:jc w:val="both"/>
        <w:rPr>
          <w:rFonts w:ascii="Times New Roman" w:hAnsi="Times New Roman" w:cs="Times New Roman"/>
          <w:b/>
          <w:bCs/>
          <w:sz w:val="20"/>
          <w:szCs w:val="20"/>
          <w:highlight w:val="yellow"/>
        </w:rPr>
      </w:pPr>
      <w:r w:rsidRPr="00B15A2A">
        <w:rPr>
          <w:rFonts w:ascii="Times New Roman" w:hAnsi="Times New Roman" w:cs="Times New Roman"/>
          <w:b/>
          <w:bCs/>
          <w:sz w:val="20"/>
          <w:szCs w:val="20"/>
          <w:highlight w:val="yellow"/>
        </w:rPr>
        <w:lastRenderedPageBreak/>
        <w:t>Warranty</w:t>
      </w:r>
    </w:p>
    <w:p w14:paraId="4195B8C6" w14:textId="0D021B28" w:rsidR="007C10FD" w:rsidRPr="00B15A2A" w:rsidRDefault="007C10FD" w:rsidP="00433E20">
      <w:pPr>
        <w:tabs>
          <w:tab w:val="left" w:pos="142"/>
        </w:tabs>
        <w:ind w:left="-454" w:right="430"/>
        <w:rPr>
          <w:rFonts w:ascii="Times New Roman" w:hAnsi="Times New Roman" w:cs="Times New Roman"/>
          <w:sz w:val="20"/>
          <w:szCs w:val="20"/>
        </w:rPr>
      </w:pPr>
      <w:r w:rsidRPr="00B15A2A">
        <w:rPr>
          <w:rFonts w:ascii="Times New Roman" w:hAnsi="Times New Roman" w:cs="Times New Roman"/>
          <w:sz w:val="20"/>
          <w:szCs w:val="20"/>
        </w:rPr>
        <w:t xml:space="preserve">12-month </w:t>
      </w:r>
      <w:commentRangeStart w:id="53"/>
      <w:r w:rsidRPr="00B15A2A">
        <w:rPr>
          <w:rFonts w:ascii="Times New Roman" w:hAnsi="Times New Roman" w:cs="Times New Roman"/>
          <w:sz w:val="20"/>
          <w:szCs w:val="20"/>
        </w:rPr>
        <w:t>standard</w:t>
      </w:r>
      <w:commentRangeEnd w:id="53"/>
      <w:r w:rsidR="00385695" w:rsidRPr="00B15A2A">
        <w:rPr>
          <w:rStyle w:val="CommentReference"/>
          <w:rFonts w:ascii="Times New Roman" w:hAnsi="Times New Roman" w:cs="Times New Roman"/>
          <w:sz w:val="20"/>
          <w:szCs w:val="20"/>
        </w:rPr>
        <w:commentReference w:id="53"/>
      </w:r>
      <w:r w:rsidRPr="00B15A2A">
        <w:rPr>
          <w:rFonts w:ascii="Times New Roman" w:hAnsi="Times New Roman" w:cs="Times New Roman"/>
          <w:sz w:val="20"/>
          <w:szCs w:val="20"/>
        </w:rPr>
        <w:t xml:space="preserve"> warranty</w:t>
      </w:r>
      <w:r w:rsidR="00CB5DAE" w:rsidRPr="00B15A2A">
        <w:rPr>
          <w:rFonts w:ascii="Times New Roman" w:hAnsi="Times New Roman" w:cs="Times New Roman"/>
          <w:sz w:val="20"/>
          <w:szCs w:val="20"/>
        </w:rPr>
        <w:t xml:space="preserve"> </w:t>
      </w:r>
      <w:r w:rsidR="00CB5DAE" w:rsidRPr="00B15A2A">
        <w:rPr>
          <w:rFonts w:ascii="Times New Roman" w:hAnsi="Times New Roman" w:cs="Times New Roman"/>
          <w:sz w:val="20"/>
          <w:szCs w:val="20"/>
          <w:highlight w:val="yellow"/>
        </w:rPr>
        <w:t>&lt;(additional warranty)&gt;</w:t>
      </w:r>
      <w:r w:rsidR="00CB5DAE" w:rsidRPr="00B15A2A">
        <w:rPr>
          <w:rFonts w:ascii="Times New Roman" w:hAnsi="Times New Roman" w:cs="Times New Roman"/>
          <w:sz w:val="20"/>
          <w:szCs w:val="20"/>
        </w:rPr>
        <w:t xml:space="preserve"> </w:t>
      </w:r>
      <w:r w:rsidRPr="00B15A2A">
        <w:rPr>
          <w:rFonts w:ascii="Times New Roman" w:hAnsi="Times New Roman" w:cs="Times New Roman"/>
          <w:sz w:val="20"/>
          <w:szCs w:val="20"/>
        </w:rPr>
        <w:t>from the date of installation covers manufacturing defects only.</w:t>
      </w:r>
      <w:r w:rsidRPr="00B15A2A">
        <w:rPr>
          <w:rFonts w:ascii="Times New Roman" w:hAnsi="Times New Roman" w:cs="Times New Roman"/>
          <w:sz w:val="20"/>
          <w:szCs w:val="20"/>
        </w:rPr>
        <w:br/>
        <w:t>Repair or replacement of defective components during this period will be at the Company’s discretion.</w:t>
      </w:r>
      <w:r w:rsidRPr="00B15A2A">
        <w:rPr>
          <w:rFonts w:ascii="Times New Roman" w:hAnsi="Times New Roman" w:cs="Times New Roman"/>
          <w:sz w:val="20"/>
          <w:szCs w:val="20"/>
        </w:rPr>
        <w:br/>
        <w:t>Warranty excludes damages arising from power fluctuations, environmental conditions, mishandling, natural calamities, pest-related issues, or third-party interference.</w:t>
      </w:r>
    </w:p>
    <w:p w14:paraId="27DE57ED" w14:textId="289953AA" w:rsidR="007C10FD" w:rsidRPr="00B15A2A" w:rsidRDefault="007C10FD" w:rsidP="007C10FD">
      <w:pPr>
        <w:tabs>
          <w:tab w:val="left" w:pos="142"/>
        </w:tabs>
        <w:ind w:left="-454" w:right="430"/>
        <w:jc w:val="both"/>
        <w:rPr>
          <w:rFonts w:ascii="Times New Roman" w:hAnsi="Times New Roman" w:cs="Times New Roman"/>
          <w:b/>
          <w:bCs/>
          <w:sz w:val="20"/>
          <w:szCs w:val="20"/>
        </w:rPr>
      </w:pPr>
      <w:r w:rsidRPr="00B15A2A">
        <w:rPr>
          <w:rFonts w:ascii="Times New Roman" w:hAnsi="Times New Roman" w:cs="Times New Roman"/>
          <w:b/>
          <w:bCs/>
          <w:sz w:val="20"/>
          <w:szCs w:val="20"/>
        </w:rPr>
        <w:t>Site Responsibilities</w:t>
      </w:r>
    </w:p>
    <w:p w14:paraId="50C72190" w14:textId="2BF2662F" w:rsidR="00555316" w:rsidRPr="00B15A2A" w:rsidRDefault="00555316" w:rsidP="001C21C0">
      <w:pPr>
        <w:tabs>
          <w:tab w:val="left" w:pos="142"/>
        </w:tabs>
        <w:ind w:left="-454" w:right="430"/>
        <w:jc w:val="both"/>
        <w:rPr>
          <w:rFonts w:ascii="Times New Roman" w:hAnsi="Times New Roman" w:cs="Times New Roman"/>
          <w:sz w:val="20"/>
          <w:szCs w:val="20"/>
        </w:rPr>
      </w:pPr>
      <w:r w:rsidRPr="00B15A2A">
        <w:rPr>
          <w:rFonts w:ascii="Times New Roman" w:hAnsi="Times New Roman" w:cs="Times New Roman"/>
          <w:sz w:val="20"/>
          <w:szCs w:val="20"/>
        </w:rPr>
        <w:t>The customer shall maintain recommended environmental and electrical conditions. Any damage caused due to non-compliance will not be covered under warranty</w:t>
      </w:r>
    </w:p>
    <w:p w14:paraId="234235F6" w14:textId="77777777" w:rsidR="00555316" w:rsidRPr="00B15A2A" w:rsidRDefault="00555316" w:rsidP="001F2246">
      <w:pPr>
        <w:pStyle w:val="NoSpacing"/>
        <w:ind w:left="-454"/>
        <w:jc w:val="both"/>
        <w:rPr>
          <w:rFonts w:ascii="Times New Roman" w:hAnsi="Times New Roman" w:cs="Times New Roman"/>
          <w:sz w:val="20"/>
          <w:szCs w:val="20"/>
          <w:lang w:val="en-IN"/>
        </w:rPr>
      </w:pPr>
    </w:p>
    <w:p w14:paraId="74D29B77" w14:textId="025F7618" w:rsidR="001F2246" w:rsidRPr="00B15A2A" w:rsidRDefault="001F2246" w:rsidP="001F2246">
      <w:pPr>
        <w:pStyle w:val="NoSpacing"/>
        <w:ind w:left="-454"/>
        <w:jc w:val="both"/>
        <w:rPr>
          <w:rFonts w:ascii="Times New Roman" w:hAnsi="Times New Roman" w:cs="Times New Roman"/>
          <w:b/>
          <w:bCs/>
          <w:sz w:val="20"/>
          <w:szCs w:val="20"/>
        </w:rPr>
      </w:pPr>
      <w:r w:rsidRPr="00B15A2A">
        <w:rPr>
          <w:rFonts w:ascii="Times New Roman" w:hAnsi="Times New Roman" w:cs="Times New Roman"/>
          <w:b/>
          <w:bCs/>
          <w:spacing w:val="-1"/>
          <w:sz w:val="20"/>
          <w:szCs w:val="20"/>
        </w:rPr>
        <w:t xml:space="preserve">BANK </w:t>
      </w:r>
      <w:r w:rsidRPr="00B15A2A">
        <w:rPr>
          <w:rFonts w:ascii="Times New Roman" w:hAnsi="Times New Roman" w:cs="Times New Roman"/>
          <w:b/>
          <w:bCs/>
          <w:sz w:val="20"/>
          <w:szCs w:val="20"/>
        </w:rPr>
        <w:t>DETAILS:</w:t>
      </w:r>
    </w:p>
    <w:p w14:paraId="4EA30AA8" w14:textId="3B8C1372" w:rsidR="001F2246" w:rsidRPr="00B15A2A" w:rsidRDefault="001F2246" w:rsidP="001F2246">
      <w:pPr>
        <w:pStyle w:val="NoSpacing"/>
        <w:ind w:left="-454"/>
        <w:jc w:val="both"/>
        <w:rPr>
          <w:rFonts w:ascii="Times New Roman" w:hAnsi="Times New Roman" w:cs="Times New Roman"/>
          <w:sz w:val="20"/>
          <w:szCs w:val="20"/>
          <w:rPrChange w:id="54" w:author="Rinie Mathew" w:date="2026-02-13T15:26:00Z" w16du:dateUtc="2026-02-13T09:56:00Z">
            <w:rPr>
              <w:rFonts w:ascii="Arial" w:hAnsi="Arial" w:cs="Arial"/>
              <w:b/>
              <w:bCs/>
              <w:sz w:val="20"/>
              <w:szCs w:val="20"/>
            </w:rPr>
          </w:rPrChange>
        </w:rPr>
      </w:pPr>
      <w:r w:rsidRPr="00B15A2A">
        <w:rPr>
          <w:rFonts w:ascii="Times New Roman" w:hAnsi="Times New Roman" w:cs="Times New Roman"/>
          <w:sz w:val="20"/>
          <w:szCs w:val="20"/>
        </w:rPr>
        <w:t>A/C Number</w:t>
      </w:r>
      <w:r w:rsidRPr="00B15A2A">
        <w:rPr>
          <w:rFonts w:ascii="Times New Roman" w:hAnsi="Times New Roman" w:cs="Times New Roman"/>
          <w:sz w:val="20"/>
          <w:szCs w:val="20"/>
          <w:rPrChange w:id="55" w:author="Rinie Mathew" w:date="2026-02-13T15:26:00Z" w16du:dateUtc="2026-02-13T09:56:00Z">
            <w:rPr>
              <w:rFonts w:ascii="Arial" w:hAnsi="Arial" w:cs="Arial"/>
              <w:b/>
              <w:sz w:val="20"/>
              <w:szCs w:val="20"/>
            </w:rPr>
          </w:rPrChange>
        </w:rPr>
        <w:t xml:space="preserve">: </w:t>
      </w:r>
      <w:r w:rsidR="00FE0D76" w:rsidRPr="00B15A2A">
        <w:rPr>
          <w:rFonts w:ascii="Times New Roman" w:hAnsi="Times New Roman" w:cs="Times New Roman"/>
          <w:sz w:val="20"/>
          <w:szCs w:val="20"/>
          <w:rPrChange w:id="56" w:author="Rinie Mathew" w:date="2026-02-13T15:26:00Z" w16du:dateUtc="2026-02-13T09:56:00Z">
            <w:rPr>
              <w:rFonts w:ascii="Arial" w:hAnsi="Arial" w:cs="Arial"/>
              <w:b/>
              <w:bCs/>
              <w:sz w:val="20"/>
              <w:szCs w:val="20"/>
            </w:rPr>
          </w:rPrChange>
        </w:rPr>
        <w:t>&lt;</w:t>
      </w:r>
      <w:r w:rsidR="00BC17FE" w:rsidRPr="00B15A2A">
        <w:rPr>
          <w:rFonts w:ascii="Times New Roman" w:hAnsi="Times New Roman" w:cs="Times New Roman"/>
          <w:sz w:val="20"/>
          <w:szCs w:val="20"/>
          <w:rPrChange w:id="57" w:author="Rinie Mathew" w:date="2026-02-13T15:26:00Z" w16du:dateUtc="2026-02-13T09:56:00Z">
            <w:rPr>
              <w:rFonts w:ascii="Arial" w:hAnsi="Arial" w:cs="Arial"/>
              <w:b/>
              <w:bCs/>
              <w:sz w:val="20"/>
              <w:szCs w:val="20"/>
            </w:rPr>
          </w:rPrChange>
        </w:rPr>
        <w:t>Bank Account Number&gt;</w:t>
      </w:r>
    </w:p>
    <w:p w14:paraId="5FDCB48F" w14:textId="1645CBF3" w:rsidR="001F2246" w:rsidRPr="00B15A2A" w:rsidRDefault="001F2246" w:rsidP="001F2246">
      <w:pPr>
        <w:pStyle w:val="NoSpacing"/>
        <w:ind w:left="-454"/>
        <w:jc w:val="both"/>
        <w:rPr>
          <w:rFonts w:ascii="Times New Roman" w:hAnsi="Times New Roman" w:cs="Times New Roman"/>
          <w:b/>
          <w:sz w:val="20"/>
          <w:szCs w:val="20"/>
          <w:rPrChange w:id="58" w:author="Rinie Mathew" w:date="2026-02-13T15:37:00Z" w16du:dateUtc="2026-02-13T10:07:00Z">
            <w:rPr>
              <w:rFonts w:ascii="Arial" w:hAnsi="Arial" w:cs="Arial"/>
              <w:b/>
              <w:bCs/>
              <w:sz w:val="20"/>
              <w:szCs w:val="20"/>
            </w:rPr>
          </w:rPrChange>
        </w:rPr>
      </w:pPr>
      <w:r w:rsidRPr="00B15A2A">
        <w:rPr>
          <w:rFonts w:ascii="Times New Roman" w:hAnsi="Times New Roman" w:cs="Times New Roman"/>
          <w:sz w:val="20"/>
          <w:szCs w:val="20"/>
        </w:rPr>
        <w:t xml:space="preserve">Bank Name: </w:t>
      </w:r>
      <w:r w:rsidR="00BC17FE" w:rsidRPr="00B15A2A">
        <w:rPr>
          <w:rFonts w:ascii="Times New Roman" w:hAnsi="Times New Roman" w:cs="Times New Roman"/>
          <w:sz w:val="20"/>
          <w:szCs w:val="20"/>
        </w:rPr>
        <w:t>&lt;Bank Name&gt;</w:t>
      </w:r>
    </w:p>
    <w:p w14:paraId="3107B083" w14:textId="01668618" w:rsidR="001F2246" w:rsidRPr="00B15A2A" w:rsidRDefault="001F2246" w:rsidP="001F2246">
      <w:pPr>
        <w:pStyle w:val="NoSpacing"/>
        <w:ind w:left="-454"/>
        <w:jc w:val="both"/>
        <w:rPr>
          <w:rFonts w:ascii="Times New Roman" w:hAnsi="Times New Roman" w:cs="Times New Roman"/>
          <w:b/>
          <w:sz w:val="20"/>
          <w:szCs w:val="20"/>
          <w:rPrChange w:id="59" w:author="Rinie Mathew" w:date="2026-02-13T15:37:00Z" w16du:dateUtc="2026-02-13T10:07:00Z">
            <w:rPr>
              <w:rFonts w:ascii="Arial" w:hAnsi="Arial" w:cs="Arial"/>
              <w:b/>
              <w:bCs/>
              <w:sz w:val="20"/>
              <w:szCs w:val="20"/>
            </w:rPr>
          </w:rPrChange>
        </w:rPr>
      </w:pPr>
      <w:r w:rsidRPr="00B15A2A">
        <w:rPr>
          <w:rFonts w:ascii="Times New Roman" w:hAnsi="Times New Roman" w:cs="Times New Roman"/>
          <w:sz w:val="20"/>
          <w:szCs w:val="20"/>
        </w:rPr>
        <w:t>Branch Code:</w:t>
      </w:r>
      <w:r w:rsidR="00BC17FE" w:rsidRPr="00B15A2A">
        <w:rPr>
          <w:rFonts w:ascii="Times New Roman" w:hAnsi="Times New Roman" w:cs="Times New Roman"/>
          <w:sz w:val="20"/>
          <w:szCs w:val="20"/>
        </w:rPr>
        <w:t>&lt;Branch Code&gt;</w:t>
      </w:r>
    </w:p>
    <w:p w14:paraId="33227869" w14:textId="0B507B02" w:rsidR="001F2246" w:rsidRPr="00B15A2A" w:rsidRDefault="001F2246" w:rsidP="001F2246">
      <w:pPr>
        <w:pStyle w:val="NoSpacing"/>
        <w:ind w:left="-454"/>
        <w:jc w:val="both"/>
        <w:rPr>
          <w:rFonts w:ascii="Times New Roman" w:hAnsi="Times New Roman" w:cs="Times New Roman"/>
          <w:sz w:val="20"/>
          <w:szCs w:val="20"/>
        </w:rPr>
      </w:pPr>
      <w:r w:rsidRPr="00B15A2A">
        <w:rPr>
          <w:rFonts w:ascii="Times New Roman" w:hAnsi="Times New Roman" w:cs="Times New Roman"/>
          <w:sz w:val="20"/>
          <w:szCs w:val="20"/>
        </w:rPr>
        <w:t>IFSC</w:t>
      </w:r>
      <w:r w:rsidR="00903025" w:rsidRPr="00B15A2A">
        <w:rPr>
          <w:rFonts w:ascii="Times New Roman" w:hAnsi="Times New Roman" w:cs="Times New Roman"/>
          <w:sz w:val="20"/>
          <w:szCs w:val="20"/>
        </w:rPr>
        <w:t>: &lt;Code&gt;</w:t>
      </w:r>
    </w:p>
    <w:p w14:paraId="5640F669" w14:textId="77777777" w:rsidR="00C81090" w:rsidRPr="00B15A2A" w:rsidRDefault="00C81090" w:rsidP="001F2246">
      <w:pPr>
        <w:pStyle w:val="NoSpacing"/>
        <w:ind w:left="-454"/>
        <w:jc w:val="both"/>
        <w:rPr>
          <w:rFonts w:ascii="Times New Roman" w:hAnsi="Times New Roman" w:cs="Times New Roman"/>
          <w:sz w:val="20"/>
          <w:szCs w:val="20"/>
        </w:rPr>
      </w:pPr>
    </w:p>
    <w:p w14:paraId="6E45DA34" w14:textId="5031F35A" w:rsidR="00C81090" w:rsidRPr="00B15A2A" w:rsidRDefault="00E75D88" w:rsidP="00C81090">
      <w:pPr>
        <w:pStyle w:val="NoSpacing"/>
        <w:ind w:left="-454"/>
        <w:rPr>
          <w:rFonts w:ascii="Times New Roman" w:hAnsi="Times New Roman" w:cs="Times New Roman"/>
          <w:sz w:val="20"/>
          <w:szCs w:val="20"/>
        </w:rPr>
      </w:pPr>
      <w:r w:rsidRPr="00E011AB">
        <w:rPr>
          <w:rFonts w:ascii="Times New Roman" w:hAnsi="Times New Roman" w:cs="Times New Roman"/>
          <w:b/>
          <w:bCs/>
          <w:sz w:val="20"/>
          <w:szCs w:val="20"/>
          <w:lang w:val="en-IN"/>
        </w:rPr>
        <w:t>ACCEPTANCE OF QUOTATION:</w:t>
      </w:r>
      <w:r w:rsidR="00C81090" w:rsidRPr="00E011AB">
        <w:rPr>
          <w:rFonts w:ascii="Times New Roman" w:hAnsi="Times New Roman" w:cs="Times New Roman"/>
          <w:b/>
          <w:bCs/>
          <w:sz w:val="20"/>
          <w:szCs w:val="20"/>
          <w:lang w:val="en-IN"/>
        </w:rPr>
        <w:br/>
      </w:r>
      <w:r w:rsidR="00C81090" w:rsidRPr="00E011AB">
        <w:rPr>
          <w:rFonts w:ascii="Times New Roman" w:hAnsi="Times New Roman" w:cs="Times New Roman"/>
          <w:sz w:val="20"/>
          <w:szCs w:val="20"/>
          <w:lang w:val="en-IN"/>
        </w:rPr>
        <w:t>The quotation shall be considered accepted upon issuance of a formal Purchase Order or written confirmation by the CLIENT. Acceptance of the quotation shall constitute agreement to all terms and conditions mentioned herein.</w:t>
      </w:r>
    </w:p>
    <w:p w14:paraId="4C7225E4" w14:textId="77777777" w:rsidR="001F2246" w:rsidRPr="00B15A2A" w:rsidRDefault="001F2246" w:rsidP="001F2246">
      <w:pPr>
        <w:pStyle w:val="NoSpacing"/>
        <w:ind w:left="-454"/>
        <w:jc w:val="both"/>
        <w:rPr>
          <w:rFonts w:ascii="Times New Roman" w:hAnsi="Times New Roman" w:cs="Times New Roman"/>
          <w:b/>
          <w:bCs/>
          <w:sz w:val="20"/>
          <w:szCs w:val="20"/>
        </w:rPr>
      </w:pPr>
    </w:p>
    <w:p w14:paraId="19FCA64E" w14:textId="462276A6" w:rsidR="009A0DB1" w:rsidRPr="00B15A2A" w:rsidRDefault="001F2246" w:rsidP="001F2246">
      <w:pPr>
        <w:tabs>
          <w:tab w:val="left" w:pos="142"/>
        </w:tabs>
        <w:ind w:left="-454" w:right="430"/>
        <w:jc w:val="both"/>
        <w:rPr>
          <w:rFonts w:ascii="Times New Roman" w:hAnsi="Times New Roman" w:cs="Times New Roman"/>
          <w:b/>
          <w:bCs/>
          <w:sz w:val="20"/>
          <w:szCs w:val="20"/>
        </w:rPr>
      </w:pPr>
      <w:r w:rsidRPr="00B15A2A">
        <w:rPr>
          <w:rFonts w:ascii="Times New Roman" w:hAnsi="Times New Roman" w:cs="Times New Roman"/>
          <w:b/>
          <w:bCs/>
          <w:sz w:val="20"/>
          <w:szCs w:val="20"/>
        </w:rPr>
        <w:t>CANCELLATION</w:t>
      </w:r>
      <w:r w:rsidR="008E309B" w:rsidRPr="00B15A2A">
        <w:rPr>
          <w:rFonts w:ascii="Times New Roman" w:hAnsi="Times New Roman" w:cs="Times New Roman"/>
          <w:b/>
          <w:bCs/>
          <w:sz w:val="20"/>
          <w:szCs w:val="20"/>
        </w:rPr>
        <w:t>/REFUND</w:t>
      </w:r>
      <w:r w:rsidRPr="00B15A2A">
        <w:rPr>
          <w:rFonts w:ascii="Times New Roman" w:hAnsi="Times New Roman" w:cs="Times New Roman"/>
          <w:b/>
          <w:bCs/>
          <w:sz w:val="20"/>
          <w:szCs w:val="20"/>
        </w:rPr>
        <w:t xml:space="preserve"> NORMS: </w:t>
      </w:r>
    </w:p>
    <w:p w14:paraId="0D7EFCC2" w14:textId="1C4E9B78" w:rsidR="009A0DB1" w:rsidRPr="00B15A2A" w:rsidRDefault="009A0DB1" w:rsidP="009A0DB1">
      <w:pPr>
        <w:tabs>
          <w:tab w:val="left" w:pos="142"/>
        </w:tabs>
        <w:ind w:left="-454" w:right="430"/>
        <w:jc w:val="both"/>
        <w:rPr>
          <w:rFonts w:ascii="Times New Roman" w:hAnsi="Times New Roman" w:cs="Times New Roman"/>
          <w:b/>
          <w:bCs/>
          <w:sz w:val="20"/>
          <w:szCs w:val="20"/>
        </w:rPr>
      </w:pPr>
      <w:r w:rsidRPr="00B15A2A">
        <w:rPr>
          <w:rFonts w:ascii="Times New Roman" w:hAnsi="Times New Roman" w:cs="Times New Roman"/>
          <w:sz w:val="20"/>
          <w:szCs w:val="20"/>
        </w:rPr>
        <w:t xml:space="preserve">Cancellation after issuance of Purchase Order will attract a </w:t>
      </w:r>
      <w:r w:rsidRPr="00B15A2A">
        <w:rPr>
          <w:rFonts w:ascii="Times New Roman" w:hAnsi="Times New Roman" w:cs="Times New Roman"/>
          <w:b/>
          <w:bCs/>
          <w:sz w:val="20"/>
          <w:szCs w:val="20"/>
        </w:rPr>
        <w:t>10% charge</w:t>
      </w:r>
      <w:r w:rsidRPr="00B15A2A">
        <w:rPr>
          <w:rFonts w:ascii="Times New Roman" w:hAnsi="Times New Roman" w:cs="Times New Roman"/>
          <w:sz w:val="20"/>
          <w:szCs w:val="20"/>
        </w:rPr>
        <w:t xml:space="preserve"> on the total order value.</w:t>
      </w:r>
      <w:r w:rsidRPr="00B15A2A">
        <w:rPr>
          <w:rFonts w:ascii="Times New Roman" w:hAnsi="Times New Roman" w:cs="Times New Roman"/>
          <w:sz w:val="20"/>
          <w:szCs w:val="20"/>
        </w:rPr>
        <w:br/>
        <w:t>Orders cannot be cancelled once the equipment is shipped.</w:t>
      </w:r>
    </w:p>
    <w:p w14:paraId="3E8619E9" w14:textId="77777777" w:rsidR="009A0DB1" w:rsidRPr="00B15A2A" w:rsidRDefault="009A0DB1" w:rsidP="001F2246">
      <w:pPr>
        <w:tabs>
          <w:tab w:val="left" w:pos="142"/>
        </w:tabs>
        <w:ind w:left="-454" w:right="430"/>
        <w:jc w:val="both"/>
        <w:rPr>
          <w:rFonts w:ascii="Times New Roman" w:hAnsi="Times New Roman" w:cs="Times New Roman"/>
          <w:b/>
          <w:bCs/>
          <w:sz w:val="20"/>
          <w:szCs w:val="20"/>
        </w:rPr>
      </w:pPr>
      <w:r w:rsidRPr="00B15A2A">
        <w:rPr>
          <w:rFonts w:ascii="Times New Roman" w:hAnsi="Times New Roman" w:cs="Times New Roman"/>
          <w:b/>
          <w:bCs/>
          <w:sz w:val="20"/>
          <w:szCs w:val="20"/>
        </w:rPr>
        <w:t>F</w:t>
      </w:r>
      <w:r w:rsidR="001F2246" w:rsidRPr="00B15A2A">
        <w:rPr>
          <w:rFonts w:ascii="Times New Roman" w:hAnsi="Times New Roman" w:cs="Times New Roman"/>
          <w:b/>
          <w:bCs/>
          <w:sz w:val="20"/>
          <w:szCs w:val="20"/>
        </w:rPr>
        <w:t xml:space="preserve">ORCE MAJEURE: </w:t>
      </w:r>
    </w:p>
    <w:p w14:paraId="760A7B00" w14:textId="77777777" w:rsidR="005A4372" w:rsidRPr="00B15A2A" w:rsidRDefault="005A4372" w:rsidP="001F2246">
      <w:pPr>
        <w:tabs>
          <w:tab w:val="left" w:pos="142"/>
        </w:tabs>
        <w:ind w:left="-454" w:right="430"/>
        <w:jc w:val="both"/>
        <w:rPr>
          <w:rFonts w:ascii="Times New Roman" w:hAnsi="Times New Roman" w:cs="Times New Roman"/>
          <w:sz w:val="20"/>
          <w:szCs w:val="20"/>
        </w:rPr>
      </w:pPr>
      <w:r w:rsidRPr="00B15A2A">
        <w:rPr>
          <w:rFonts w:ascii="Times New Roman" w:hAnsi="Times New Roman" w:cs="Times New Roman"/>
          <w:sz w:val="20"/>
          <w:szCs w:val="20"/>
        </w:rPr>
        <w:t>The Company shall not be liable for delays or non-performance due to circumstances beyond reasonable control. Delivery timelines will be extended accordingly.</w:t>
      </w:r>
    </w:p>
    <w:p w14:paraId="438A4840" w14:textId="77777777" w:rsidR="005A4372" w:rsidRPr="00B15A2A" w:rsidRDefault="005A4372" w:rsidP="001F2246">
      <w:pPr>
        <w:tabs>
          <w:tab w:val="left" w:pos="142"/>
        </w:tabs>
        <w:ind w:left="-454" w:right="430"/>
        <w:jc w:val="both"/>
        <w:rPr>
          <w:rFonts w:ascii="Times New Roman" w:hAnsi="Times New Roman" w:cs="Times New Roman"/>
          <w:b/>
          <w:bCs/>
          <w:sz w:val="20"/>
          <w:szCs w:val="20"/>
        </w:rPr>
      </w:pPr>
      <w:r w:rsidRPr="00B15A2A">
        <w:rPr>
          <w:rFonts w:ascii="Times New Roman" w:hAnsi="Times New Roman" w:cs="Times New Roman"/>
          <w:b/>
          <w:bCs/>
          <w:sz w:val="20"/>
          <w:szCs w:val="20"/>
        </w:rPr>
        <w:t>JURISDICTION</w:t>
      </w:r>
      <w:ins w:id="60" w:author="Rinie Mathew" w:date="2026-02-13T15:24:00Z" w16du:dateUtc="2026-02-13T09:54:00Z">
        <w:r w:rsidR="001F2246" w:rsidRPr="00B15A2A">
          <w:rPr>
            <w:rFonts w:ascii="Times New Roman" w:hAnsi="Times New Roman" w:cs="Times New Roman"/>
            <w:b/>
            <w:bCs/>
            <w:sz w:val="20"/>
            <w:szCs w:val="20"/>
          </w:rPr>
          <w:t>:</w:t>
        </w:r>
      </w:ins>
    </w:p>
    <w:p w14:paraId="053CF35F" w14:textId="77777777" w:rsidR="005A4372" w:rsidRPr="00B15A2A" w:rsidRDefault="001F2246" w:rsidP="005A4372">
      <w:pPr>
        <w:tabs>
          <w:tab w:val="left" w:pos="142"/>
        </w:tabs>
        <w:ind w:left="-454" w:right="430"/>
        <w:jc w:val="both"/>
        <w:rPr>
          <w:rFonts w:ascii="Times New Roman" w:hAnsi="Times New Roman" w:cs="Times New Roman"/>
          <w:sz w:val="20"/>
          <w:szCs w:val="20"/>
        </w:rPr>
      </w:pPr>
      <w:ins w:id="61" w:author="Rinie Mathew" w:date="2026-02-13T15:24:00Z" w16du:dateUtc="2026-02-13T09:54:00Z">
        <w:r w:rsidRPr="00B15A2A">
          <w:rPr>
            <w:rFonts w:ascii="Times New Roman" w:hAnsi="Times New Roman" w:cs="Times New Roman"/>
            <w:sz w:val="20"/>
            <w:szCs w:val="20"/>
          </w:rPr>
          <w:t xml:space="preserve"> </w:t>
        </w:r>
      </w:ins>
      <w:r w:rsidR="005A4372" w:rsidRPr="00B15A2A">
        <w:rPr>
          <w:rFonts w:ascii="Times New Roman" w:hAnsi="Times New Roman" w:cs="Times New Roman"/>
          <w:sz w:val="20"/>
          <w:szCs w:val="20"/>
        </w:rPr>
        <w:t>All disputes shall be subject to the jurisdiction of the Company’s registered office location.</w:t>
      </w:r>
    </w:p>
    <w:p w14:paraId="12115DBF" w14:textId="0E512D7A" w:rsidR="001F2246" w:rsidRPr="00E011AB" w:rsidRDefault="001F2246" w:rsidP="001F2246">
      <w:pPr>
        <w:tabs>
          <w:tab w:val="left" w:pos="142"/>
        </w:tabs>
        <w:ind w:left="-454" w:right="430"/>
        <w:jc w:val="both"/>
        <w:rPr>
          <w:rFonts w:ascii="Times New Roman" w:hAnsi="Times New Roman" w:cs="Times New Roman"/>
          <w:sz w:val="20"/>
          <w:szCs w:val="20"/>
        </w:rPr>
      </w:pPr>
    </w:p>
    <w:p w14:paraId="3F462561" w14:textId="6269209B" w:rsidR="001F2246" w:rsidRPr="00E011AB" w:rsidRDefault="001F2246" w:rsidP="001F2246">
      <w:pPr>
        <w:tabs>
          <w:tab w:val="left" w:pos="142"/>
        </w:tabs>
        <w:ind w:left="-454" w:right="430"/>
        <w:rPr>
          <w:rFonts w:ascii="Times New Roman" w:hAnsi="Times New Roman" w:cs="Times New Roman"/>
          <w:sz w:val="20"/>
          <w:szCs w:val="20"/>
        </w:rPr>
      </w:pPr>
      <w:r w:rsidRPr="00E011AB">
        <w:rPr>
          <w:rFonts w:ascii="Times New Roman" w:hAnsi="Times New Roman" w:cs="Times New Roman"/>
          <w:sz w:val="20"/>
          <w:szCs w:val="20"/>
        </w:rPr>
        <w:t>Thanking you and always assuring you of our best services.</w:t>
      </w:r>
    </w:p>
    <w:p w14:paraId="0114CE89" w14:textId="3D20DCE0" w:rsidR="001F2246" w:rsidRPr="00E011AB" w:rsidRDefault="005A4372" w:rsidP="001F2246">
      <w:pPr>
        <w:tabs>
          <w:tab w:val="left" w:pos="142"/>
        </w:tabs>
        <w:ind w:left="-454" w:right="430"/>
        <w:rPr>
          <w:rFonts w:ascii="Times New Roman" w:hAnsi="Times New Roman" w:cs="Times New Roman"/>
          <w:sz w:val="20"/>
          <w:szCs w:val="20"/>
        </w:rPr>
      </w:pPr>
      <w:r w:rsidRPr="00E011AB">
        <w:rPr>
          <w:rFonts w:ascii="Times New Roman" w:hAnsi="Times New Roman" w:cs="Times New Roman"/>
          <w:noProof/>
          <w:sz w:val="20"/>
          <w:szCs w:val="20"/>
          <w:lang w:eastAsia="en-IN"/>
        </w:rPr>
        <w:drawing>
          <wp:anchor distT="0" distB="0" distL="114300" distR="114300" simplePos="0" relativeHeight="251658240" behindDoc="1" locked="0" layoutInCell="1" allowOverlap="1" wp14:anchorId="215ABDC7" wp14:editId="44548228">
            <wp:simplePos x="0" y="0"/>
            <wp:positionH relativeFrom="column">
              <wp:posOffset>-160655</wp:posOffset>
            </wp:positionH>
            <wp:positionV relativeFrom="paragraph">
              <wp:posOffset>205105</wp:posOffset>
            </wp:positionV>
            <wp:extent cx="1050290" cy="866775"/>
            <wp:effectExtent l="0" t="0" r="0" b="9525"/>
            <wp:wrapNone/>
            <wp:docPr id="5" name="Picture 5" descr="Description: F:\OneDrive - CYRIX HEALTH CARE\CYRIX HEALTH CARE PVT_ LIMITEDS\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F:\OneDrive - CYRIX HEALTH CARE\CYRIX HEALTH CARE PVT_ LIMITEDS\signatur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50290" cy="866775"/>
                    </a:xfrm>
                    <a:prstGeom prst="rect">
                      <a:avLst/>
                    </a:prstGeom>
                    <a:noFill/>
                  </pic:spPr>
                </pic:pic>
              </a:graphicData>
            </a:graphic>
            <wp14:sizeRelH relativeFrom="page">
              <wp14:pctWidth>0</wp14:pctWidth>
            </wp14:sizeRelH>
            <wp14:sizeRelV relativeFrom="page">
              <wp14:pctHeight>0</wp14:pctHeight>
            </wp14:sizeRelV>
          </wp:anchor>
        </w:drawing>
      </w:r>
      <w:r w:rsidR="001F2246" w:rsidRPr="00E011AB">
        <w:rPr>
          <w:rFonts w:ascii="Times New Roman" w:hAnsi="Times New Roman" w:cs="Times New Roman"/>
          <w:b/>
          <w:sz w:val="20"/>
          <w:szCs w:val="20"/>
        </w:rPr>
        <w:t xml:space="preserve">For CYRIX HEALTHCARE PVT.LTD                      </w:t>
      </w:r>
    </w:p>
    <w:p w14:paraId="16441E83" w14:textId="1E596ECD" w:rsidR="001F2246" w:rsidRPr="00E011AB" w:rsidRDefault="001F2246" w:rsidP="001F2246">
      <w:pPr>
        <w:tabs>
          <w:tab w:val="left" w:pos="142"/>
        </w:tabs>
        <w:ind w:left="-454" w:right="430"/>
        <w:rPr>
          <w:rFonts w:ascii="Times New Roman" w:hAnsi="Times New Roman" w:cs="Times New Roman"/>
          <w:sz w:val="20"/>
          <w:szCs w:val="20"/>
        </w:rPr>
      </w:pPr>
    </w:p>
    <w:p w14:paraId="439FC20C" w14:textId="77777777" w:rsidR="005A4372" w:rsidRPr="00E011AB" w:rsidRDefault="005A4372" w:rsidP="005A4372">
      <w:pPr>
        <w:tabs>
          <w:tab w:val="left" w:pos="142"/>
        </w:tabs>
        <w:ind w:right="430"/>
        <w:rPr>
          <w:rFonts w:ascii="Times New Roman" w:hAnsi="Times New Roman" w:cs="Times New Roman"/>
          <w:sz w:val="20"/>
          <w:szCs w:val="20"/>
        </w:rPr>
      </w:pPr>
    </w:p>
    <w:p w14:paraId="657D6426" w14:textId="77777777" w:rsidR="005A4372" w:rsidRPr="00E011AB" w:rsidRDefault="005A4372" w:rsidP="005A4372">
      <w:pPr>
        <w:tabs>
          <w:tab w:val="left" w:pos="142"/>
        </w:tabs>
        <w:ind w:right="430"/>
        <w:rPr>
          <w:rFonts w:ascii="Times New Roman" w:hAnsi="Times New Roman" w:cs="Times New Roman"/>
          <w:sz w:val="20"/>
          <w:szCs w:val="20"/>
        </w:rPr>
      </w:pPr>
    </w:p>
    <w:p w14:paraId="728C3A52" w14:textId="07D39E14" w:rsidR="00626940" w:rsidRPr="00E011AB" w:rsidRDefault="001F2246" w:rsidP="005A4372">
      <w:pPr>
        <w:tabs>
          <w:tab w:val="left" w:pos="142"/>
        </w:tabs>
        <w:ind w:right="430"/>
        <w:rPr>
          <w:rFonts w:ascii="Times New Roman" w:hAnsi="Times New Roman" w:cs="Times New Roman"/>
          <w:b/>
          <w:sz w:val="20"/>
          <w:szCs w:val="20"/>
          <w:u w:val="single"/>
        </w:rPr>
      </w:pPr>
      <w:r w:rsidRPr="00E011AB">
        <w:rPr>
          <w:rFonts w:ascii="Times New Roman" w:hAnsi="Times New Roman" w:cs="Times New Roman"/>
          <w:b/>
          <w:sz w:val="20"/>
          <w:szCs w:val="20"/>
          <w:u w:val="single"/>
        </w:rPr>
        <w:t>Authorized Signator</w:t>
      </w:r>
      <w:r w:rsidR="00E011AB">
        <w:rPr>
          <w:rFonts w:ascii="Times New Roman" w:hAnsi="Times New Roman" w:cs="Times New Roman"/>
          <w:b/>
          <w:sz w:val="20"/>
          <w:szCs w:val="20"/>
          <w:u w:val="single"/>
        </w:rPr>
        <w:t>y</w:t>
      </w:r>
    </w:p>
    <w:p w14:paraId="5AD3F323" w14:textId="77777777" w:rsidR="007B1D5C" w:rsidRDefault="007B1D5C" w:rsidP="005A4372">
      <w:pPr>
        <w:tabs>
          <w:tab w:val="left" w:pos="142"/>
        </w:tabs>
        <w:ind w:right="430"/>
        <w:rPr>
          <w:rFonts w:ascii="Times New Roman" w:hAnsi="Times New Roman" w:cs="Times New Roman"/>
          <w:b/>
          <w:sz w:val="20"/>
          <w:szCs w:val="20"/>
        </w:rPr>
      </w:pPr>
    </w:p>
    <w:p w14:paraId="3926AFF9" w14:textId="77777777" w:rsidR="007B1D5C" w:rsidRDefault="007B1D5C" w:rsidP="005A4372">
      <w:pPr>
        <w:tabs>
          <w:tab w:val="left" w:pos="142"/>
        </w:tabs>
        <w:ind w:right="430"/>
        <w:rPr>
          <w:rFonts w:ascii="Times New Roman" w:hAnsi="Times New Roman" w:cs="Times New Roman"/>
          <w:b/>
          <w:sz w:val="20"/>
          <w:szCs w:val="20"/>
        </w:rPr>
      </w:pPr>
    </w:p>
    <w:p w14:paraId="6CE0CCA2" w14:textId="77777777" w:rsidR="007B1D5C" w:rsidRPr="00B15A2A" w:rsidRDefault="007B1D5C" w:rsidP="005A4372">
      <w:pPr>
        <w:tabs>
          <w:tab w:val="left" w:pos="142"/>
        </w:tabs>
        <w:ind w:right="430"/>
        <w:rPr>
          <w:ins w:id="62" w:author="Rinie Mathew" w:date="2026-02-13T15:23:00Z" w16du:dateUtc="2026-02-13T09:53:00Z"/>
          <w:rFonts w:ascii="Times New Roman" w:hAnsi="Times New Roman" w:cs="Times New Roman"/>
          <w:sz w:val="20"/>
          <w:szCs w:val="20"/>
        </w:rPr>
      </w:pPr>
    </w:p>
    <w:p w14:paraId="5501C5BE" w14:textId="77777777" w:rsidR="00EB1EFD" w:rsidRPr="00B15A2A" w:rsidRDefault="00EB1EFD">
      <w:pPr>
        <w:pStyle w:val="NoSpacing"/>
        <w:rPr>
          <w:ins w:id="63" w:author="Rinie Mathew" w:date="2026-02-13T15:22:00Z" w16du:dateUtc="2026-02-13T09:52:00Z"/>
          <w:rFonts w:ascii="Times New Roman" w:hAnsi="Times New Roman" w:cs="Times New Roman"/>
          <w:sz w:val="20"/>
          <w:szCs w:val="20"/>
        </w:rPr>
        <w:pPrChange w:id="64" w:author="Rinie Mathew" w:date="2026-02-13T15:22:00Z" w16du:dateUtc="2026-02-13T09:52:00Z">
          <w:pPr>
            <w:pStyle w:val="NoSpacing"/>
            <w:ind w:left="-454" w:firstLine="1174"/>
          </w:pPr>
        </w:pPrChange>
      </w:pPr>
    </w:p>
    <w:p w14:paraId="1ECBA5F9" w14:textId="79E5EB91" w:rsidR="000A0D4C" w:rsidRPr="00B15A2A" w:rsidRDefault="00CB2B1B" w:rsidP="00515965">
      <w:pPr>
        <w:pStyle w:val="Heading1"/>
        <w:ind w:left="0"/>
        <w:rPr>
          <w:ins w:id="65" w:author="Rinie Mathew" w:date="2026-02-13T15:03:00Z" w16du:dateUtc="2026-02-13T09:33:00Z"/>
          <w:sz w:val="20"/>
          <w:szCs w:val="20"/>
        </w:rPr>
      </w:pPr>
      <w:r w:rsidRPr="00B15A2A">
        <w:rPr>
          <w:sz w:val="20"/>
          <w:szCs w:val="20"/>
        </w:rPr>
        <w:t>-----------------------------------------------------------------------------------------------------------------------</w:t>
      </w:r>
    </w:p>
    <w:p w14:paraId="51C2B93C" w14:textId="77777777" w:rsidR="000D189A" w:rsidRPr="00B15A2A" w:rsidRDefault="000D189A" w:rsidP="00515965">
      <w:pPr>
        <w:pStyle w:val="Heading1"/>
        <w:ind w:left="0"/>
        <w:rPr>
          <w:ins w:id="66" w:author="Rinie Mathew" w:date="2026-02-13T15:03:00Z" w16du:dateUtc="2026-02-13T09:33:00Z"/>
          <w:del w:id="67" w:author="Sandhya Govind" w:date="2026-02-13T09:34:00Z" w16du:dateUtc="2026-02-13T09:34:56Z"/>
          <w:sz w:val="20"/>
          <w:szCs w:val="20"/>
        </w:rPr>
      </w:pPr>
    </w:p>
    <w:p w14:paraId="40ECF30B" w14:textId="1835EFC9" w:rsidR="000D189A" w:rsidRPr="00B15A2A" w:rsidRDefault="000D189A" w:rsidP="00515965">
      <w:pPr>
        <w:pStyle w:val="Heading1"/>
        <w:ind w:left="0"/>
        <w:rPr>
          <w:ins w:id="68" w:author="Rinie Mathew" w:date="2026-02-13T15:03:00Z" w16du:dateUtc="2026-02-13T09:33:00Z"/>
          <w:del w:id="69" w:author="Sandhya Govind" w:date="2026-02-13T09:34:00Z" w16du:dateUtc="2026-02-13T09:34:57Z"/>
          <w:sz w:val="20"/>
          <w:szCs w:val="20"/>
        </w:rPr>
      </w:pPr>
    </w:p>
    <w:p w14:paraId="29970D24" w14:textId="6C96F50B" w:rsidR="000D189A" w:rsidRPr="00B15A2A" w:rsidRDefault="000D189A" w:rsidP="00515965">
      <w:pPr>
        <w:pStyle w:val="Heading1"/>
        <w:ind w:left="0"/>
        <w:rPr>
          <w:ins w:id="70" w:author="Rinie Mathew" w:date="2026-02-13T15:03:00Z" w16du:dateUtc="2026-02-13T09:33:00Z"/>
          <w:sz w:val="20"/>
          <w:szCs w:val="20"/>
        </w:rPr>
      </w:pPr>
    </w:p>
    <w:p w14:paraId="67321D90" w14:textId="43BDE25F" w:rsidR="000D189A" w:rsidRPr="00B15A2A" w:rsidRDefault="000B1A5E" w:rsidP="00CF09E9">
      <w:pPr>
        <w:pStyle w:val="Heading1"/>
        <w:spacing w:line="360" w:lineRule="auto"/>
        <w:ind w:left="0"/>
        <w:jc w:val="both"/>
        <w:rPr>
          <w:i/>
          <w:iCs/>
          <w:sz w:val="20"/>
          <w:szCs w:val="20"/>
          <w:u w:val="single"/>
        </w:rPr>
      </w:pPr>
      <w:r w:rsidRPr="00B15A2A">
        <w:rPr>
          <w:i/>
          <w:iCs/>
          <w:sz w:val="20"/>
          <w:szCs w:val="20"/>
          <w:u w:val="single"/>
        </w:rPr>
        <w:t xml:space="preserve">IN GENERAL </w:t>
      </w:r>
      <w:r w:rsidR="00A25CCA" w:rsidRPr="00B15A2A">
        <w:rPr>
          <w:i/>
          <w:iCs/>
          <w:sz w:val="20"/>
          <w:szCs w:val="20"/>
          <w:u w:val="single"/>
        </w:rPr>
        <w:t>QUOTATIONS AND</w:t>
      </w:r>
      <w:r w:rsidR="00F432C7" w:rsidRPr="00B15A2A">
        <w:rPr>
          <w:i/>
          <w:iCs/>
          <w:sz w:val="20"/>
          <w:szCs w:val="20"/>
          <w:u w:val="single"/>
        </w:rPr>
        <w:t xml:space="preserve"> CONSUMABLES </w:t>
      </w:r>
    </w:p>
    <w:p w14:paraId="29981B12" w14:textId="77777777" w:rsidR="00CF09E9" w:rsidRPr="00B15A2A" w:rsidRDefault="00CF09E9" w:rsidP="00CF09E9">
      <w:pPr>
        <w:pStyle w:val="Heading1"/>
        <w:spacing w:line="360" w:lineRule="auto"/>
        <w:ind w:left="0"/>
        <w:jc w:val="both"/>
        <w:rPr>
          <w:i/>
          <w:iCs/>
          <w:sz w:val="20"/>
          <w:szCs w:val="20"/>
        </w:rPr>
      </w:pPr>
    </w:p>
    <w:p w14:paraId="435217E2" w14:textId="60E2780B" w:rsidR="0056254B" w:rsidRPr="00B15A2A" w:rsidRDefault="00231E4A" w:rsidP="00A57CAB">
      <w:pPr>
        <w:pStyle w:val="Heading1"/>
        <w:ind w:left="0"/>
        <w:rPr>
          <w:sz w:val="20"/>
          <w:szCs w:val="20"/>
          <w:u w:val="single"/>
        </w:rPr>
      </w:pPr>
      <w:r w:rsidRPr="00B15A2A">
        <w:rPr>
          <w:sz w:val="20"/>
          <w:szCs w:val="20"/>
          <w:u w:val="single"/>
        </w:rPr>
        <w:t>TERMS AND CONDITIONS</w:t>
      </w:r>
      <w:r w:rsidR="00990ACA" w:rsidRPr="00B15A2A">
        <w:rPr>
          <w:sz w:val="20"/>
          <w:szCs w:val="20"/>
          <w:u w:val="single"/>
        </w:rPr>
        <w:t xml:space="preserve">  </w:t>
      </w:r>
      <w:r w:rsidR="00CF09E9" w:rsidRPr="00B15A2A">
        <w:rPr>
          <w:sz w:val="20"/>
          <w:szCs w:val="20"/>
        </w:rPr>
        <w:t xml:space="preserve"> </w:t>
      </w:r>
      <w:r w:rsidR="00CF09E9" w:rsidRPr="00B15A2A">
        <w:rPr>
          <w:sz w:val="20"/>
          <w:szCs w:val="20"/>
          <w:highlight w:val="cyan"/>
        </w:rPr>
        <w:t>**(Balance all same)</w:t>
      </w:r>
    </w:p>
    <w:p w14:paraId="29754748" w14:textId="73FE30AD" w:rsidR="006E5169" w:rsidRPr="00B15A2A" w:rsidRDefault="006E5169" w:rsidP="006E5169">
      <w:pPr>
        <w:tabs>
          <w:tab w:val="left" w:pos="142"/>
        </w:tabs>
        <w:spacing w:before="240" w:line="240" w:lineRule="auto"/>
        <w:ind w:left="266" w:right="430"/>
        <w:jc w:val="both"/>
        <w:rPr>
          <w:rFonts w:ascii="Times New Roman" w:hAnsi="Times New Roman" w:cs="Times New Roman"/>
          <w:b/>
          <w:bCs/>
          <w:sz w:val="20"/>
          <w:szCs w:val="20"/>
        </w:rPr>
      </w:pPr>
      <w:r w:rsidRPr="00B15A2A">
        <w:rPr>
          <w:rFonts w:ascii="Times New Roman" w:hAnsi="Times New Roman" w:cs="Times New Roman"/>
          <w:b/>
          <w:bCs/>
          <w:sz w:val="20"/>
          <w:szCs w:val="20"/>
        </w:rPr>
        <w:tab/>
        <w:t xml:space="preserve">VALIDITY:  </w:t>
      </w:r>
    </w:p>
    <w:p w14:paraId="0BDEE0EA" w14:textId="3A3F4CE2" w:rsidR="0056254B" w:rsidRPr="00B15A2A" w:rsidRDefault="000A3787" w:rsidP="00D40408">
      <w:pPr>
        <w:pStyle w:val="Heading1"/>
        <w:spacing w:before="240"/>
        <w:ind w:left="720"/>
        <w:rPr>
          <w:sz w:val="20"/>
          <w:szCs w:val="20"/>
        </w:rPr>
      </w:pPr>
      <w:r w:rsidRPr="00B15A2A">
        <w:rPr>
          <w:sz w:val="20"/>
          <w:szCs w:val="20"/>
        </w:rPr>
        <w:t>PRICE:</w:t>
      </w:r>
    </w:p>
    <w:p w14:paraId="54DE2222" w14:textId="68D04538" w:rsidR="0047799B" w:rsidRPr="00B15A2A" w:rsidRDefault="0047799B" w:rsidP="00D40408">
      <w:pPr>
        <w:pStyle w:val="Heading1"/>
        <w:spacing w:before="240"/>
        <w:ind w:left="720"/>
        <w:rPr>
          <w:sz w:val="20"/>
          <w:szCs w:val="20"/>
        </w:rPr>
      </w:pPr>
      <w:r w:rsidRPr="00B15A2A">
        <w:rPr>
          <w:sz w:val="20"/>
          <w:szCs w:val="20"/>
        </w:rPr>
        <w:t>DELIVERY:</w:t>
      </w:r>
    </w:p>
    <w:p w14:paraId="5DE96BA9" w14:textId="77777777" w:rsidR="003D61D5" w:rsidRPr="00B15A2A" w:rsidRDefault="00FA272B" w:rsidP="00D40408">
      <w:pPr>
        <w:tabs>
          <w:tab w:val="left" w:pos="142"/>
        </w:tabs>
        <w:spacing w:before="240" w:line="240" w:lineRule="auto"/>
        <w:ind w:left="266" w:right="430"/>
        <w:jc w:val="both"/>
        <w:rPr>
          <w:rFonts w:ascii="Times New Roman" w:hAnsi="Times New Roman" w:cs="Times New Roman"/>
          <w:b/>
          <w:bCs/>
          <w:sz w:val="20"/>
          <w:szCs w:val="20"/>
        </w:rPr>
      </w:pPr>
      <w:r w:rsidRPr="00B15A2A">
        <w:rPr>
          <w:rFonts w:ascii="Times New Roman" w:hAnsi="Times New Roman" w:cs="Times New Roman"/>
          <w:b/>
          <w:bCs/>
          <w:sz w:val="20"/>
          <w:szCs w:val="20"/>
        </w:rPr>
        <w:t xml:space="preserve">         PAYMENT TERMS &amp; CONDITIONS: </w:t>
      </w:r>
    </w:p>
    <w:p w14:paraId="2FAD679D" w14:textId="2C90FB84" w:rsidR="00231E4A" w:rsidRPr="00B15A2A" w:rsidRDefault="00231E4A" w:rsidP="00231E4A">
      <w:pPr>
        <w:tabs>
          <w:tab w:val="left" w:pos="142"/>
        </w:tabs>
        <w:ind w:left="-454" w:right="430"/>
        <w:jc w:val="both"/>
        <w:rPr>
          <w:rFonts w:ascii="Times New Roman" w:hAnsi="Times New Roman" w:cs="Times New Roman"/>
          <w:b/>
          <w:bCs/>
          <w:sz w:val="20"/>
          <w:szCs w:val="20"/>
        </w:rPr>
      </w:pPr>
      <w:r w:rsidRPr="00B15A2A">
        <w:rPr>
          <w:rFonts w:ascii="Times New Roman" w:hAnsi="Times New Roman" w:cs="Times New Roman"/>
          <w:b/>
          <w:bCs/>
          <w:sz w:val="20"/>
          <w:szCs w:val="20"/>
        </w:rPr>
        <w:tab/>
      </w:r>
      <w:r w:rsidRPr="00B15A2A">
        <w:rPr>
          <w:rFonts w:ascii="Times New Roman" w:hAnsi="Times New Roman" w:cs="Times New Roman"/>
          <w:b/>
          <w:bCs/>
          <w:sz w:val="20"/>
          <w:szCs w:val="20"/>
        </w:rPr>
        <w:tab/>
        <w:t xml:space="preserve">CANCELLATION/REFUND </w:t>
      </w:r>
      <w:r w:rsidR="00172A6E" w:rsidRPr="00B15A2A">
        <w:rPr>
          <w:rFonts w:ascii="Times New Roman" w:hAnsi="Times New Roman" w:cs="Times New Roman"/>
          <w:b/>
          <w:bCs/>
          <w:sz w:val="20"/>
          <w:szCs w:val="20"/>
        </w:rPr>
        <w:t xml:space="preserve">NORMS: </w:t>
      </w:r>
    </w:p>
    <w:p w14:paraId="534E016F" w14:textId="290DB551" w:rsidR="00172A6E" w:rsidRPr="00B15A2A" w:rsidRDefault="00172A6E" w:rsidP="00231E4A">
      <w:pPr>
        <w:tabs>
          <w:tab w:val="left" w:pos="142"/>
        </w:tabs>
        <w:ind w:left="-454" w:right="430"/>
        <w:jc w:val="both"/>
        <w:rPr>
          <w:rFonts w:ascii="Times New Roman" w:hAnsi="Times New Roman" w:cs="Times New Roman"/>
          <w:b/>
          <w:bCs/>
          <w:sz w:val="20"/>
          <w:szCs w:val="20"/>
        </w:rPr>
      </w:pPr>
      <w:r w:rsidRPr="00B15A2A">
        <w:rPr>
          <w:rFonts w:ascii="Times New Roman" w:hAnsi="Times New Roman" w:cs="Times New Roman"/>
          <w:b/>
          <w:bCs/>
          <w:sz w:val="20"/>
          <w:szCs w:val="20"/>
        </w:rPr>
        <w:tab/>
      </w:r>
      <w:r w:rsidRPr="00B15A2A">
        <w:rPr>
          <w:rFonts w:ascii="Times New Roman" w:hAnsi="Times New Roman" w:cs="Times New Roman"/>
          <w:b/>
          <w:bCs/>
          <w:sz w:val="20"/>
          <w:szCs w:val="20"/>
        </w:rPr>
        <w:tab/>
      </w:r>
      <w:r w:rsidRPr="00E011AB">
        <w:rPr>
          <w:rFonts w:ascii="Times New Roman" w:hAnsi="Times New Roman" w:cs="Times New Roman"/>
          <w:b/>
          <w:bCs/>
          <w:sz w:val="20"/>
          <w:szCs w:val="20"/>
        </w:rPr>
        <w:t>ACCEPTANCE OF QUOTATION:</w:t>
      </w:r>
    </w:p>
    <w:p w14:paraId="7BDDDAD5" w14:textId="5ED420FD" w:rsidR="00F463F4" w:rsidRPr="00B15A2A" w:rsidRDefault="003D61D5" w:rsidP="00D40408">
      <w:pPr>
        <w:tabs>
          <w:tab w:val="left" w:pos="142"/>
        </w:tabs>
        <w:spacing w:before="240" w:line="240" w:lineRule="auto"/>
        <w:ind w:left="266" w:right="430"/>
        <w:jc w:val="both"/>
        <w:rPr>
          <w:rFonts w:ascii="Times New Roman" w:hAnsi="Times New Roman" w:cs="Times New Roman"/>
          <w:b/>
          <w:bCs/>
          <w:sz w:val="20"/>
          <w:szCs w:val="20"/>
        </w:rPr>
      </w:pPr>
      <w:r w:rsidRPr="00B15A2A">
        <w:rPr>
          <w:rFonts w:ascii="Times New Roman" w:hAnsi="Times New Roman" w:cs="Times New Roman"/>
          <w:b/>
          <w:bCs/>
          <w:sz w:val="20"/>
          <w:szCs w:val="20"/>
        </w:rPr>
        <w:tab/>
      </w:r>
      <w:r w:rsidR="00F463F4" w:rsidRPr="00B15A2A">
        <w:rPr>
          <w:rFonts w:ascii="Times New Roman" w:hAnsi="Times New Roman" w:cs="Times New Roman"/>
          <w:b/>
          <w:bCs/>
          <w:spacing w:val="-1"/>
          <w:sz w:val="20"/>
          <w:szCs w:val="20"/>
        </w:rPr>
        <w:t xml:space="preserve">BANK </w:t>
      </w:r>
      <w:r w:rsidR="00F463F4" w:rsidRPr="00B15A2A">
        <w:rPr>
          <w:rFonts w:ascii="Times New Roman" w:hAnsi="Times New Roman" w:cs="Times New Roman"/>
          <w:b/>
          <w:bCs/>
          <w:sz w:val="20"/>
          <w:szCs w:val="20"/>
        </w:rPr>
        <w:t>DETAILS:</w:t>
      </w:r>
    </w:p>
    <w:p w14:paraId="74B91815" w14:textId="0FD3F8AF" w:rsidR="00F463F4" w:rsidRPr="00B15A2A" w:rsidRDefault="00DB1C2B" w:rsidP="00D40408">
      <w:pPr>
        <w:tabs>
          <w:tab w:val="left" w:pos="142"/>
        </w:tabs>
        <w:spacing w:before="240" w:line="240" w:lineRule="auto"/>
        <w:ind w:left="266" w:right="430"/>
        <w:jc w:val="both"/>
        <w:rPr>
          <w:rFonts w:ascii="Times New Roman" w:hAnsi="Times New Roman" w:cs="Times New Roman"/>
          <w:b/>
          <w:bCs/>
          <w:sz w:val="20"/>
          <w:szCs w:val="20"/>
        </w:rPr>
      </w:pPr>
      <w:r w:rsidRPr="00B15A2A">
        <w:rPr>
          <w:rFonts w:ascii="Times New Roman" w:hAnsi="Times New Roman" w:cs="Times New Roman"/>
          <w:b/>
          <w:bCs/>
          <w:sz w:val="20"/>
          <w:szCs w:val="20"/>
        </w:rPr>
        <w:t>-----------------------------------------------------------------------------------------------------------------------------</w:t>
      </w:r>
      <w:r w:rsidR="003D61D5" w:rsidRPr="00B15A2A">
        <w:rPr>
          <w:rFonts w:ascii="Times New Roman" w:hAnsi="Times New Roman" w:cs="Times New Roman"/>
          <w:b/>
          <w:bCs/>
          <w:sz w:val="20"/>
          <w:szCs w:val="20"/>
        </w:rPr>
        <w:t xml:space="preserve"> </w:t>
      </w:r>
    </w:p>
    <w:p w14:paraId="4835F86A" w14:textId="275B2154" w:rsidR="00135084" w:rsidRPr="00B15A2A" w:rsidRDefault="00135084" w:rsidP="00D40408">
      <w:pPr>
        <w:tabs>
          <w:tab w:val="left" w:pos="142"/>
        </w:tabs>
        <w:spacing w:before="240" w:line="240" w:lineRule="auto"/>
        <w:ind w:left="266" w:right="430"/>
        <w:jc w:val="both"/>
        <w:rPr>
          <w:rFonts w:ascii="Times New Roman" w:hAnsi="Times New Roman" w:cs="Times New Roman"/>
          <w:b/>
          <w:bCs/>
          <w:i/>
          <w:iCs/>
          <w:sz w:val="20"/>
          <w:szCs w:val="20"/>
          <w:u w:val="single"/>
        </w:rPr>
      </w:pPr>
      <w:r w:rsidRPr="00B15A2A">
        <w:rPr>
          <w:rFonts w:ascii="Times New Roman" w:hAnsi="Times New Roman" w:cs="Times New Roman"/>
          <w:b/>
          <w:bCs/>
          <w:i/>
          <w:iCs/>
          <w:sz w:val="20"/>
          <w:szCs w:val="20"/>
          <w:u w:val="single"/>
        </w:rPr>
        <w:t>IN CALIBRATION</w:t>
      </w:r>
      <w:r w:rsidR="00990ACA" w:rsidRPr="00B15A2A">
        <w:rPr>
          <w:rFonts w:ascii="Times New Roman" w:hAnsi="Times New Roman" w:cs="Times New Roman"/>
          <w:b/>
          <w:bCs/>
          <w:i/>
          <w:iCs/>
          <w:sz w:val="20"/>
          <w:szCs w:val="20"/>
          <w:u w:val="single"/>
        </w:rPr>
        <w:t xml:space="preserve"> QUOTATIONS</w:t>
      </w:r>
    </w:p>
    <w:p w14:paraId="4D871C91" w14:textId="304E434A" w:rsidR="003540DD" w:rsidRPr="00B15A2A" w:rsidRDefault="00D26341" w:rsidP="003540DD">
      <w:pPr>
        <w:tabs>
          <w:tab w:val="left" w:pos="142"/>
        </w:tabs>
        <w:spacing w:before="240" w:line="240" w:lineRule="auto"/>
        <w:ind w:left="266" w:right="430"/>
        <w:jc w:val="both"/>
        <w:rPr>
          <w:rFonts w:ascii="Times New Roman" w:hAnsi="Times New Roman" w:cs="Times New Roman"/>
          <w:b/>
          <w:bCs/>
          <w:sz w:val="20"/>
          <w:szCs w:val="20"/>
        </w:rPr>
      </w:pPr>
      <w:r w:rsidRPr="00B15A2A">
        <w:rPr>
          <w:rFonts w:ascii="Times New Roman" w:hAnsi="Times New Roman" w:cs="Times New Roman"/>
          <w:b/>
          <w:bCs/>
          <w:sz w:val="20"/>
          <w:szCs w:val="20"/>
        </w:rPr>
        <w:t>**</w:t>
      </w:r>
      <w:r w:rsidR="003540DD" w:rsidRPr="00B15A2A">
        <w:rPr>
          <w:rFonts w:ascii="Times New Roman" w:hAnsi="Times New Roman" w:cs="Times New Roman"/>
          <w:b/>
          <w:bCs/>
          <w:sz w:val="20"/>
          <w:szCs w:val="20"/>
        </w:rPr>
        <w:t>2</w:t>
      </w:r>
      <w:r w:rsidR="003540DD" w:rsidRPr="00B15A2A">
        <w:rPr>
          <w:rFonts w:ascii="Times New Roman" w:hAnsi="Times New Roman" w:cs="Times New Roman"/>
          <w:b/>
          <w:bCs/>
          <w:sz w:val="20"/>
          <w:szCs w:val="20"/>
          <w:vertAlign w:val="superscript"/>
        </w:rPr>
        <w:t>nd</w:t>
      </w:r>
      <w:r w:rsidR="003540DD" w:rsidRPr="00B15A2A">
        <w:rPr>
          <w:rFonts w:ascii="Times New Roman" w:hAnsi="Times New Roman" w:cs="Times New Roman"/>
          <w:b/>
          <w:bCs/>
          <w:sz w:val="20"/>
          <w:szCs w:val="20"/>
        </w:rPr>
        <w:t xml:space="preserve"> page </w:t>
      </w:r>
      <w:r w:rsidRPr="00B15A2A">
        <w:rPr>
          <w:rFonts w:ascii="Times New Roman" w:hAnsi="Times New Roman" w:cs="Times New Roman"/>
          <w:b/>
          <w:bCs/>
          <w:sz w:val="20"/>
          <w:szCs w:val="20"/>
        </w:rPr>
        <w:t xml:space="preserve">in this document changes </w:t>
      </w:r>
    </w:p>
    <w:p w14:paraId="6CE8BD0E" w14:textId="633D9B99" w:rsidR="0041222E" w:rsidRPr="00B15A2A" w:rsidRDefault="0041222E" w:rsidP="003540DD">
      <w:pPr>
        <w:tabs>
          <w:tab w:val="left" w:pos="142"/>
        </w:tabs>
        <w:spacing w:before="240" w:line="240" w:lineRule="auto"/>
        <w:ind w:left="266" w:right="430"/>
        <w:jc w:val="center"/>
        <w:rPr>
          <w:rFonts w:ascii="Times New Roman" w:hAnsi="Times New Roman" w:cs="Times New Roman"/>
          <w:b/>
          <w:bCs/>
          <w:sz w:val="20"/>
          <w:szCs w:val="20"/>
        </w:rPr>
      </w:pPr>
      <w:r w:rsidRPr="00B15A2A">
        <w:rPr>
          <w:rFonts w:ascii="Times New Roman" w:hAnsi="Times New Roman" w:cs="Times New Roman"/>
          <w:b/>
          <w:bCs/>
          <w:sz w:val="20"/>
          <w:szCs w:val="20"/>
        </w:rPr>
        <w:t xml:space="preserve">PROJECT COSTING - </w:t>
      </w:r>
      <w:r w:rsidRPr="00B15A2A">
        <w:rPr>
          <w:rFonts w:ascii="Times New Roman" w:hAnsi="Times New Roman" w:cs="Times New Roman"/>
          <w:b/>
          <w:bCs/>
          <w:sz w:val="20"/>
          <w:szCs w:val="20"/>
          <w:highlight w:val="yellow"/>
        </w:rPr>
        <w:t>&lt;”VERTICAL”&gt;</w:t>
      </w:r>
    </w:p>
    <w:tbl>
      <w:tblPr>
        <w:tblpPr w:leftFromText="180" w:rightFromText="180" w:vertAnchor="text" w:horzAnchor="margin" w:tblpX="-714" w:tblpY="649"/>
        <w:tblW w:w="10343" w:type="dxa"/>
        <w:tblLook w:val="04A0" w:firstRow="1" w:lastRow="0" w:firstColumn="1" w:lastColumn="0" w:noHBand="0" w:noVBand="1"/>
      </w:tblPr>
      <w:tblGrid>
        <w:gridCol w:w="672"/>
        <w:gridCol w:w="2709"/>
        <w:gridCol w:w="813"/>
        <w:gridCol w:w="3793"/>
        <w:gridCol w:w="1086"/>
        <w:gridCol w:w="1270"/>
      </w:tblGrid>
      <w:tr w:rsidR="00696718" w:rsidRPr="00B15A2A" w14:paraId="5A818F82" w14:textId="77777777" w:rsidTr="00B16F7D">
        <w:trPr>
          <w:trHeight w:val="274"/>
        </w:trPr>
        <w:tc>
          <w:tcPr>
            <w:tcW w:w="67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7FFAA6" w14:textId="77777777" w:rsidR="00696718" w:rsidRPr="00B15A2A" w:rsidRDefault="00696718" w:rsidP="00B16F7D">
            <w:pPr>
              <w:spacing w:after="0" w:line="240" w:lineRule="auto"/>
              <w:jc w:val="center"/>
              <w:rPr>
                <w:rFonts w:ascii="Times New Roman" w:eastAsia="Times New Roman" w:hAnsi="Times New Roman" w:cs="Times New Roman"/>
                <w:b/>
                <w:bCs/>
                <w:color w:val="000000"/>
                <w:sz w:val="20"/>
                <w:szCs w:val="20"/>
              </w:rPr>
            </w:pPr>
            <w:r w:rsidRPr="00B15A2A">
              <w:rPr>
                <w:rFonts w:ascii="Times New Roman" w:eastAsia="Times New Roman" w:hAnsi="Times New Roman" w:cs="Times New Roman"/>
                <w:b/>
                <w:bCs/>
                <w:color w:val="000000"/>
                <w:sz w:val="20"/>
                <w:szCs w:val="20"/>
              </w:rPr>
              <w:t>SN</w:t>
            </w:r>
          </w:p>
        </w:tc>
        <w:tc>
          <w:tcPr>
            <w:tcW w:w="2709" w:type="dxa"/>
            <w:tcBorders>
              <w:top w:val="single" w:sz="4" w:space="0" w:color="auto"/>
              <w:left w:val="nil"/>
              <w:bottom w:val="single" w:sz="4" w:space="0" w:color="auto"/>
              <w:right w:val="single" w:sz="4" w:space="0" w:color="auto"/>
            </w:tcBorders>
            <w:shd w:val="clear" w:color="000000" w:fill="FFFFFF"/>
            <w:vAlign w:val="center"/>
            <w:hideMark/>
          </w:tcPr>
          <w:p w14:paraId="0CBF5BE5" w14:textId="77777777" w:rsidR="00696718" w:rsidRPr="00B15A2A" w:rsidRDefault="00696718" w:rsidP="00B16F7D">
            <w:pPr>
              <w:spacing w:after="0" w:line="240" w:lineRule="auto"/>
              <w:jc w:val="center"/>
              <w:rPr>
                <w:rFonts w:ascii="Times New Roman" w:eastAsia="Times New Roman" w:hAnsi="Times New Roman" w:cs="Times New Roman"/>
                <w:b/>
                <w:bCs/>
                <w:color w:val="000000"/>
                <w:sz w:val="20"/>
                <w:szCs w:val="20"/>
              </w:rPr>
            </w:pPr>
            <w:r w:rsidRPr="00B15A2A">
              <w:rPr>
                <w:rFonts w:ascii="Times New Roman" w:eastAsia="Times New Roman" w:hAnsi="Times New Roman" w:cs="Times New Roman"/>
                <w:b/>
                <w:bCs/>
                <w:color w:val="000000"/>
                <w:sz w:val="20"/>
                <w:szCs w:val="20"/>
              </w:rPr>
              <w:t>EQUIPMENT</w:t>
            </w:r>
          </w:p>
        </w:tc>
        <w:tc>
          <w:tcPr>
            <w:tcW w:w="813" w:type="dxa"/>
            <w:tcBorders>
              <w:top w:val="single" w:sz="4" w:space="0" w:color="auto"/>
              <w:left w:val="nil"/>
              <w:bottom w:val="single" w:sz="4" w:space="0" w:color="auto"/>
              <w:right w:val="single" w:sz="4" w:space="0" w:color="auto"/>
            </w:tcBorders>
            <w:shd w:val="clear" w:color="000000" w:fill="FFFFFF"/>
            <w:vAlign w:val="center"/>
            <w:hideMark/>
          </w:tcPr>
          <w:p w14:paraId="24350C67" w14:textId="77777777" w:rsidR="00696718" w:rsidRPr="00B15A2A" w:rsidRDefault="00696718" w:rsidP="00B16F7D">
            <w:pPr>
              <w:spacing w:after="0" w:line="240" w:lineRule="auto"/>
              <w:jc w:val="center"/>
              <w:rPr>
                <w:rFonts w:ascii="Times New Roman" w:eastAsia="Times New Roman" w:hAnsi="Times New Roman" w:cs="Times New Roman"/>
                <w:b/>
                <w:bCs/>
                <w:color w:val="000000"/>
                <w:sz w:val="20"/>
                <w:szCs w:val="20"/>
              </w:rPr>
            </w:pPr>
            <w:r w:rsidRPr="00B15A2A">
              <w:rPr>
                <w:rFonts w:ascii="Times New Roman" w:eastAsia="Times New Roman" w:hAnsi="Times New Roman" w:cs="Times New Roman"/>
                <w:b/>
                <w:bCs/>
                <w:color w:val="000000"/>
                <w:sz w:val="20"/>
                <w:szCs w:val="20"/>
              </w:rPr>
              <w:t>QTY</w:t>
            </w:r>
          </w:p>
        </w:tc>
        <w:tc>
          <w:tcPr>
            <w:tcW w:w="3793" w:type="dxa"/>
            <w:tcBorders>
              <w:top w:val="single" w:sz="4" w:space="0" w:color="auto"/>
              <w:left w:val="nil"/>
              <w:bottom w:val="single" w:sz="4" w:space="0" w:color="auto"/>
              <w:right w:val="single" w:sz="4" w:space="0" w:color="auto"/>
            </w:tcBorders>
            <w:shd w:val="clear" w:color="000000" w:fill="FFFFFF"/>
            <w:noWrap/>
            <w:vAlign w:val="center"/>
            <w:hideMark/>
          </w:tcPr>
          <w:p w14:paraId="22298557" w14:textId="77777777" w:rsidR="00696718" w:rsidRPr="00B15A2A" w:rsidRDefault="00696718" w:rsidP="00B16F7D">
            <w:pPr>
              <w:spacing w:after="0" w:line="240" w:lineRule="auto"/>
              <w:jc w:val="center"/>
              <w:rPr>
                <w:rFonts w:ascii="Times New Roman" w:eastAsia="Times New Roman" w:hAnsi="Times New Roman" w:cs="Times New Roman"/>
                <w:b/>
                <w:bCs/>
                <w:color w:val="000000"/>
                <w:sz w:val="20"/>
                <w:szCs w:val="20"/>
              </w:rPr>
            </w:pPr>
            <w:r w:rsidRPr="00B15A2A">
              <w:rPr>
                <w:rFonts w:ascii="Times New Roman" w:eastAsia="Times New Roman" w:hAnsi="Times New Roman" w:cs="Times New Roman"/>
                <w:b/>
                <w:bCs/>
                <w:color w:val="000000"/>
                <w:sz w:val="20"/>
                <w:szCs w:val="20"/>
              </w:rPr>
              <w:t>PARAMETER</w:t>
            </w:r>
          </w:p>
        </w:tc>
        <w:tc>
          <w:tcPr>
            <w:tcW w:w="1086" w:type="dxa"/>
            <w:tcBorders>
              <w:top w:val="single" w:sz="4" w:space="0" w:color="auto"/>
              <w:left w:val="nil"/>
              <w:bottom w:val="single" w:sz="4" w:space="0" w:color="auto"/>
              <w:right w:val="single" w:sz="4" w:space="0" w:color="auto"/>
            </w:tcBorders>
            <w:shd w:val="clear" w:color="000000" w:fill="FFFFFF"/>
            <w:vAlign w:val="center"/>
            <w:hideMark/>
          </w:tcPr>
          <w:p w14:paraId="2DED1DBE" w14:textId="77777777" w:rsidR="00696718" w:rsidRPr="00B15A2A" w:rsidRDefault="00696718" w:rsidP="00B16F7D">
            <w:pPr>
              <w:spacing w:after="0" w:line="240" w:lineRule="auto"/>
              <w:jc w:val="center"/>
              <w:rPr>
                <w:rFonts w:ascii="Times New Roman" w:eastAsia="Times New Roman" w:hAnsi="Times New Roman" w:cs="Times New Roman"/>
                <w:b/>
                <w:bCs/>
                <w:color w:val="000000"/>
                <w:sz w:val="20"/>
                <w:szCs w:val="20"/>
              </w:rPr>
            </w:pPr>
            <w:r w:rsidRPr="00B15A2A">
              <w:rPr>
                <w:rFonts w:ascii="Times New Roman" w:eastAsia="Times New Roman" w:hAnsi="Times New Roman" w:cs="Times New Roman"/>
                <w:b/>
                <w:bCs/>
                <w:color w:val="000000"/>
                <w:sz w:val="20"/>
                <w:szCs w:val="20"/>
              </w:rPr>
              <w:t>UNIT RATE</w:t>
            </w:r>
          </w:p>
        </w:tc>
        <w:tc>
          <w:tcPr>
            <w:tcW w:w="1270" w:type="dxa"/>
            <w:tcBorders>
              <w:top w:val="single" w:sz="4" w:space="0" w:color="auto"/>
              <w:left w:val="nil"/>
              <w:bottom w:val="single" w:sz="4" w:space="0" w:color="auto"/>
              <w:right w:val="single" w:sz="4" w:space="0" w:color="auto"/>
            </w:tcBorders>
            <w:shd w:val="clear" w:color="000000" w:fill="FFFFFF"/>
            <w:vAlign w:val="center"/>
            <w:hideMark/>
          </w:tcPr>
          <w:p w14:paraId="7C9AD245" w14:textId="77777777" w:rsidR="00696718" w:rsidRPr="00B15A2A" w:rsidRDefault="00696718" w:rsidP="00B16F7D">
            <w:pPr>
              <w:spacing w:after="0" w:line="240" w:lineRule="auto"/>
              <w:jc w:val="center"/>
              <w:rPr>
                <w:rFonts w:ascii="Times New Roman" w:eastAsia="Times New Roman" w:hAnsi="Times New Roman" w:cs="Times New Roman"/>
                <w:b/>
                <w:bCs/>
                <w:color w:val="000000"/>
                <w:sz w:val="20"/>
                <w:szCs w:val="20"/>
              </w:rPr>
            </w:pPr>
            <w:r w:rsidRPr="00B15A2A">
              <w:rPr>
                <w:rFonts w:ascii="Times New Roman" w:eastAsia="Times New Roman" w:hAnsi="Times New Roman" w:cs="Times New Roman"/>
                <w:b/>
                <w:bCs/>
                <w:color w:val="000000"/>
                <w:sz w:val="20"/>
                <w:szCs w:val="20"/>
              </w:rPr>
              <w:t>RATE</w:t>
            </w:r>
          </w:p>
        </w:tc>
      </w:tr>
      <w:tr w:rsidR="00696718" w:rsidRPr="00B15A2A" w14:paraId="6F7D1C99" w14:textId="77777777" w:rsidTr="00B16F7D">
        <w:trPr>
          <w:trHeight w:val="454"/>
        </w:trPr>
        <w:tc>
          <w:tcPr>
            <w:tcW w:w="672" w:type="dxa"/>
            <w:tcBorders>
              <w:top w:val="nil"/>
              <w:left w:val="single" w:sz="4" w:space="0" w:color="auto"/>
              <w:bottom w:val="single" w:sz="4" w:space="0" w:color="auto"/>
              <w:right w:val="single" w:sz="4" w:space="0" w:color="auto"/>
            </w:tcBorders>
            <w:shd w:val="clear" w:color="000000" w:fill="FFFFFF"/>
            <w:vAlign w:val="center"/>
            <w:hideMark/>
          </w:tcPr>
          <w:p w14:paraId="376B648A" w14:textId="77777777" w:rsidR="00696718" w:rsidRPr="00B15A2A" w:rsidRDefault="00696718" w:rsidP="00B16F7D">
            <w:pPr>
              <w:spacing w:after="0" w:line="240" w:lineRule="auto"/>
              <w:jc w:val="center"/>
              <w:rPr>
                <w:rFonts w:ascii="Times New Roman" w:eastAsia="Times New Roman" w:hAnsi="Times New Roman" w:cs="Times New Roman"/>
                <w:b/>
                <w:bCs/>
                <w:color w:val="000000"/>
                <w:sz w:val="20"/>
                <w:szCs w:val="20"/>
              </w:rPr>
            </w:pPr>
            <w:r w:rsidRPr="00B15A2A">
              <w:rPr>
                <w:rFonts w:ascii="Times New Roman" w:eastAsia="Times New Roman" w:hAnsi="Times New Roman" w:cs="Times New Roman"/>
                <w:b/>
                <w:bCs/>
                <w:color w:val="000000"/>
                <w:sz w:val="20"/>
                <w:szCs w:val="20"/>
              </w:rPr>
              <w:t>1</w:t>
            </w:r>
          </w:p>
        </w:tc>
        <w:tc>
          <w:tcPr>
            <w:tcW w:w="2709" w:type="dxa"/>
            <w:tcBorders>
              <w:top w:val="nil"/>
              <w:left w:val="nil"/>
              <w:bottom w:val="single" w:sz="4" w:space="0" w:color="auto"/>
              <w:right w:val="single" w:sz="4" w:space="0" w:color="auto"/>
            </w:tcBorders>
            <w:noWrap/>
            <w:vAlign w:val="center"/>
            <w:hideMark/>
          </w:tcPr>
          <w:p w14:paraId="2DFCD4B5" w14:textId="4E33BBEC" w:rsidR="00696718" w:rsidRPr="00B15A2A" w:rsidRDefault="00696718" w:rsidP="00B16F7D">
            <w:pPr>
              <w:spacing w:after="0" w:line="240" w:lineRule="auto"/>
              <w:jc w:val="center"/>
              <w:rPr>
                <w:rFonts w:ascii="Times New Roman" w:eastAsia="Times New Roman" w:hAnsi="Times New Roman" w:cs="Times New Roman"/>
                <w:color w:val="000000"/>
                <w:sz w:val="20"/>
                <w:szCs w:val="20"/>
              </w:rPr>
            </w:pPr>
            <w:r w:rsidRPr="00B15A2A">
              <w:rPr>
                <w:rFonts w:ascii="Times New Roman" w:eastAsia="Times New Roman" w:hAnsi="Times New Roman" w:cs="Times New Roman"/>
                <w:color w:val="000000"/>
                <w:sz w:val="20"/>
                <w:szCs w:val="20"/>
                <w:highlight w:val="yellow"/>
              </w:rPr>
              <w:t xml:space="preserve">EQUIPMENT </w:t>
            </w:r>
            <w:r w:rsidR="00316654" w:rsidRPr="00B15A2A">
              <w:rPr>
                <w:rFonts w:ascii="Times New Roman" w:eastAsia="Times New Roman" w:hAnsi="Times New Roman" w:cs="Times New Roman"/>
                <w:color w:val="000000"/>
                <w:sz w:val="20"/>
                <w:szCs w:val="20"/>
                <w:highlight w:val="yellow"/>
              </w:rPr>
              <w:t>NAME</w:t>
            </w:r>
            <w:r w:rsidR="00316654" w:rsidRPr="00B15A2A">
              <w:rPr>
                <w:rFonts w:ascii="Times New Roman" w:eastAsia="Times New Roman" w:hAnsi="Times New Roman" w:cs="Times New Roman"/>
                <w:color w:val="000000"/>
                <w:sz w:val="20"/>
                <w:szCs w:val="20"/>
              </w:rPr>
              <w:t xml:space="preserve"> </w:t>
            </w:r>
          </w:p>
        </w:tc>
        <w:tc>
          <w:tcPr>
            <w:tcW w:w="813" w:type="dxa"/>
            <w:tcBorders>
              <w:top w:val="nil"/>
              <w:left w:val="nil"/>
              <w:bottom w:val="single" w:sz="4" w:space="0" w:color="auto"/>
              <w:right w:val="single" w:sz="4" w:space="0" w:color="auto"/>
            </w:tcBorders>
            <w:shd w:val="clear" w:color="000000" w:fill="FFFFFF"/>
            <w:vAlign w:val="center"/>
            <w:hideMark/>
          </w:tcPr>
          <w:p w14:paraId="5778DDAC" w14:textId="09950531" w:rsidR="00696718" w:rsidRPr="00B15A2A" w:rsidRDefault="00316654" w:rsidP="00B16F7D">
            <w:pPr>
              <w:spacing w:after="0" w:line="240" w:lineRule="auto"/>
              <w:jc w:val="center"/>
              <w:rPr>
                <w:rFonts w:ascii="Times New Roman" w:eastAsia="Times New Roman" w:hAnsi="Times New Roman" w:cs="Times New Roman"/>
                <w:color w:val="000000"/>
                <w:sz w:val="20"/>
                <w:szCs w:val="20"/>
              </w:rPr>
            </w:pPr>
            <w:r w:rsidRPr="00B15A2A">
              <w:rPr>
                <w:rFonts w:ascii="Times New Roman" w:eastAsia="Times New Roman" w:hAnsi="Times New Roman" w:cs="Times New Roman"/>
                <w:color w:val="000000"/>
                <w:sz w:val="20"/>
                <w:szCs w:val="20"/>
                <w:highlight w:val="yellow"/>
              </w:rPr>
              <w:t>NOS</w:t>
            </w:r>
          </w:p>
        </w:tc>
        <w:tc>
          <w:tcPr>
            <w:tcW w:w="3793" w:type="dxa"/>
            <w:tcBorders>
              <w:top w:val="nil"/>
              <w:left w:val="nil"/>
              <w:bottom w:val="single" w:sz="4" w:space="0" w:color="auto"/>
              <w:right w:val="single" w:sz="4" w:space="0" w:color="auto"/>
            </w:tcBorders>
            <w:shd w:val="clear" w:color="000000" w:fill="FFFFFF"/>
            <w:vAlign w:val="bottom"/>
            <w:hideMark/>
          </w:tcPr>
          <w:p w14:paraId="52DCF8FC" w14:textId="77777777" w:rsidR="00696718" w:rsidRPr="00B15A2A" w:rsidRDefault="00696718" w:rsidP="00B16F7D">
            <w:pPr>
              <w:spacing w:after="0" w:line="240" w:lineRule="auto"/>
              <w:jc w:val="center"/>
              <w:rPr>
                <w:rFonts w:ascii="Times New Roman" w:eastAsia="Times New Roman" w:hAnsi="Times New Roman" w:cs="Times New Roman"/>
                <w:color w:val="000000"/>
                <w:sz w:val="20"/>
                <w:szCs w:val="20"/>
              </w:rPr>
            </w:pPr>
            <w:r w:rsidRPr="00B15A2A">
              <w:rPr>
                <w:rFonts w:ascii="Times New Roman" w:eastAsia="Times New Roman" w:hAnsi="Times New Roman" w:cs="Times New Roman"/>
                <w:color w:val="000000"/>
                <w:sz w:val="20"/>
                <w:szCs w:val="20"/>
                <w:highlight w:val="yellow"/>
              </w:rPr>
              <w:t>AS PER THE EQUIPMENT TYPE</w:t>
            </w:r>
            <w:r w:rsidRPr="00B15A2A">
              <w:rPr>
                <w:rFonts w:ascii="Times New Roman" w:eastAsia="Times New Roman" w:hAnsi="Times New Roman" w:cs="Times New Roman"/>
                <w:color w:val="000000"/>
                <w:sz w:val="20"/>
                <w:szCs w:val="20"/>
              </w:rPr>
              <w:t xml:space="preserve"> </w:t>
            </w:r>
          </w:p>
        </w:tc>
        <w:tc>
          <w:tcPr>
            <w:tcW w:w="1086" w:type="dxa"/>
            <w:tcBorders>
              <w:top w:val="nil"/>
              <w:left w:val="nil"/>
              <w:bottom w:val="single" w:sz="4" w:space="0" w:color="auto"/>
              <w:right w:val="single" w:sz="4" w:space="0" w:color="auto"/>
            </w:tcBorders>
            <w:vAlign w:val="center"/>
            <w:hideMark/>
          </w:tcPr>
          <w:p w14:paraId="0248ABCD" w14:textId="0A9344EE" w:rsidR="00696718" w:rsidRPr="00B15A2A" w:rsidRDefault="003540DD" w:rsidP="00B16F7D">
            <w:pPr>
              <w:spacing w:after="0" w:line="240" w:lineRule="auto"/>
              <w:jc w:val="center"/>
              <w:rPr>
                <w:rFonts w:ascii="Times New Roman" w:eastAsia="Times New Roman" w:hAnsi="Times New Roman" w:cs="Times New Roman"/>
                <w:color w:val="000000"/>
                <w:sz w:val="20"/>
                <w:szCs w:val="20"/>
              </w:rPr>
            </w:pPr>
            <w:r w:rsidRPr="00B15A2A">
              <w:rPr>
                <w:rFonts w:ascii="Times New Roman" w:eastAsia="Times New Roman" w:hAnsi="Times New Roman" w:cs="Times New Roman"/>
                <w:color w:val="000000"/>
                <w:sz w:val="20"/>
                <w:szCs w:val="20"/>
                <w:highlight w:val="yellow"/>
              </w:rPr>
              <w:t>00</w:t>
            </w:r>
          </w:p>
        </w:tc>
        <w:tc>
          <w:tcPr>
            <w:tcW w:w="1270" w:type="dxa"/>
            <w:tcBorders>
              <w:top w:val="nil"/>
              <w:left w:val="nil"/>
              <w:bottom w:val="single" w:sz="4" w:space="0" w:color="auto"/>
              <w:right w:val="single" w:sz="4" w:space="0" w:color="auto"/>
            </w:tcBorders>
            <w:shd w:val="clear" w:color="000000" w:fill="FFFFFF"/>
            <w:vAlign w:val="center"/>
            <w:hideMark/>
          </w:tcPr>
          <w:p w14:paraId="38F37931" w14:textId="6D22AD52" w:rsidR="00696718" w:rsidRPr="00B15A2A" w:rsidRDefault="00696718" w:rsidP="00B16F7D">
            <w:pPr>
              <w:spacing w:after="0" w:line="240" w:lineRule="auto"/>
              <w:jc w:val="center"/>
              <w:rPr>
                <w:rFonts w:ascii="Times New Roman" w:eastAsia="Times New Roman" w:hAnsi="Times New Roman" w:cs="Times New Roman"/>
                <w:color w:val="000000"/>
                <w:sz w:val="20"/>
                <w:szCs w:val="20"/>
              </w:rPr>
            </w:pPr>
            <w:r w:rsidRPr="00B15A2A">
              <w:rPr>
                <w:rFonts w:ascii="Times New Roman" w:eastAsia="Times New Roman" w:hAnsi="Times New Roman" w:cs="Times New Roman"/>
                <w:color w:val="000000"/>
                <w:sz w:val="20"/>
                <w:szCs w:val="20"/>
                <w:highlight w:val="yellow"/>
              </w:rPr>
              <w:t>000</w:t>
            </w:r>
          </w:p>
        </w:tc>
      </w:tr>
      <w:tr w:rsidR="00696718" w:rsidRPr="00B15A2A" w14:paraId="4C352390" w14:textId="77777777" w:rsidTr="00B16F7D">
        <w:trPr>
          <w:trHeight w:val="274"/>
        </w:trPr>
        <w:tc>
          <w:tcPr>
            <w:tcW w:w="672" w:type="dxa"/>
            <w:tcBorders>
              <w:top w:val="nil"/>
              <w:left w:val="single" w:sz="4" w:space="0" w:color="auto"/>
              <w:bottom w:val="single" w:sz="4" w:space="0" w:color="auto"/>
              <w:right w:val="single" w:sz="4" w:space="0" w:color="auto"/>
            </w:tcBorders>
            <w:shd w:val="clear" w:color="000000" w:fill="FFFFFF"/>
            <w:vAlign w:val="center"/>
            <w:hideMark/>
          </w:tcPr>
          <w:p w14:paraId="2DBF1B96" w14:textId="77777777" w:rsidR="00696718" w:rsidRPr="00B15A2A" w:rsidRDefault="00696718" w:rsidP="00B16F7D">
            <w:pPr>
              <w:spacing w:after="0" w:line="240" w:lineRule="auto"/>
              <w:jc w:val="center"/>
              <w:rPr>
                <w:rFonts w:ascii="Times New Roman" w:eastAsia="Times New Roman" w:hAnsi="Times New Roman" w:cs="Times New Roman"/>
                <w:b/>
                <w:bCs/>
                <w:color w:val="000000"/>
                <w:sz w:val="20"/>
                <w:szCs w:val="20"/>
              </w:rPr>
            </w:pPr>
            <w:r w:rsidRPr="00B15A2A">
              <w:rPr>
                <w:rFonts w:ascii="Times New Roman" w:eastAsia="Times New Roman" w:hAnsi="Times New Roman" w:cs="Times New Roman"/>
                <w:b/>
                <w:bCs/>
                <w:color w:val="000000"/>
                <w:sz w:val="20"/>
                <w:szCs w:val="20"/>
              </w:rPr>
              <w:t> </w:t>
            </w:r>
          </w:p>
        </w:tc>
        <w:tc>
          <w:tcPr>
            <w:tcW w:w="2709" w:type="dxa"/>
            <w:tcBorders>
              <w:top w:val="nil"/>
              <w:left w:val="nil"/>
              <w:bottom w:val="single" w:sz="4" w:space="0" w:color="auto"/>
              <w:right w:val="single" w:sz="4" w:space="0" w:color="auto"/>
            </w:tcBorders>
            <w:noWrap/>
            <w:vAlign w:val="center"/>
            <w:hideMark/>
          </w:tcPr>
          <w:p w14:paraId="179202AA" w14:textId="77777777" w:rsidR="00696718" w:rsidRPr="00B15A2A" w:rsidRDefault="00696718" w:rsidP="00B16F7D">
            <w:pPr>
              <w:spacing w:after="0" w:line="240" w:lineRule="auto"/>
              <w:jc w:val="center"/>
              <w:rPr>
                <w:rFonts w:ascii="Times New Roman" w:eastAsia="Times New Roman" w:hAnsi="Times New Roman" w:cs="Times New Roman"/>
                <w:color w:val="000000"/>
                <w:sz w:val="20"/>
                <w:szCs w:val="20"/>
              </w:rPr>
            </w:pPr>
            <w:r w:rsidRPr="00B15A2A">
              <w:rPr>
                <w:rFonts w:ascii="Times New Roman" w:eastAsia="Times New Roman" w:hAnsi="Times New Roman" w:cs="Times New Roman"/>
                <w:color w:val="000000"/>
                <w:sz w:val="20"/>
                <w:szCs w:val="20"/>
              </w:rPr>
              <w:t> </w:t>
            </w:r>
          </w:p>
        </w:tc>
        <w:tc>
          <w:tcPr>
            <w:tcW w:w="813" w:type="dxa"/>
            <w:tcBorders>
              <w:top w:val="nil"/>
              <w:left w:val="nil"/>
              <w:bottom w:val="single" w:sz="4" w:space="0" w:color="auto"/>
              <w:right w:val="single" w:sz="4" w:space="0" w:color="auto"/>
            </w:tcBorders>
            <w:shd w:val="clear" w:color="000000" w:fill="FFFFFF"/>
            <w:vAlign w:val="center"/>
            <w:hideMark/>
          </w:tcPr>
          <w:p w14:paraId="577CFDF0" w14:textId="77777777" w:rsidR="00696718" w:rsidRPr="00B15A2A" w:rsidRDefault="00696718" w:rsidP="00B16F7D">
            <w:pPr>
              <w:spacing w:after="0" w:line="240" w:lineRule="auto"/>
              <w:jc w:val="center"/>
              <w:rPr>
                <w:rFonts w:ascii="Times New Roman" w:eastAsia="Times New Roman" w:hAnsi="Times New Roman" w:cs="Times New Roman"/>
                <w:color w:val="000000"/>
                <w:sz w:val="20"/>
                <w:szCs w:val="20"/>
              </w:rPr>
            </w:pPr>
            <w:r w:rsidRPr="00B15A2A">
              <w:rPr>
                <w:rFonts w:ascii="Times New Roman" w:eastAsia="Times New Roman" w:hAnsi="Times New Roman" w:cs="Times New Roman"/>
                <w:color w:val="000000"/>
                <w:sz w:val="20"/>
                <w:szCs w:val="20"/>
              </w:rPr>
              <w:t> </w:t>
            </w:r>
          </w:p>
        </w:tc>
        <w:tc>
          <w:tcPr>
            <w:tcW w:w="3793" w:type="dxa"/>
            <w:tcBorders>
              <w:top w:val="nil"/>
              <w:left w:val="nil"/>
              <w:bottom w:val="single" w:sz="4" w:space="0" w:color="auto"/>
              <w:right w:val="single" w:sz="4" w:space="0" w:color="auto"/>
            </w:tcBorders>
            <w:noWrap/>
            <w:vAlign w:val="center"/>
            <w:hideMark/>
          </w:tcPr>
          <w:p w14:paraId="7126B348" w14:textId="77777777" w:rsidR="00696718" w:rsidRPr="00B15A2A" w:rsidRDefault="00696718" w:rsidP="00B16F7D">
            <w:pPr>
              <w:spacing w:after="0" w:line="240" w:lineRule="auto"/>
              <w:jc w:val="center"/>
              <w:rPr>
                <w:rFonts w:ascii="Times New Roman" w:eastAsia="Times New Roman" w:hAnsi="Times New Roman" w:cs="Times New Roman"/>
                <w:color w:val="000000"/>
                <w:sz w:val="20"/>
                <w:szCs w:val="20"/>
              </w:rPr>
            </w:pPr>
            <w:r w:rsidRPr="00B15A2A">
              <w:rPr>
                <w:rFonts w:ascii="Times New Roman" w:eastAsia="Times New Roman" w:hAnsi="Times New Roman" w:cs="Times New Roman"/>
                <w:color w:val="000000"/>
                <w:sz w:val="20"/>
                <w:szCs w:val="20"/>
              </w:rPr>
              <w:t> </w:t>
            </w:r>
          </w:p>
        </w:tc>
        <w:tc>
          <w:tcPr>
            <w:tcW w:w="1086" w:type="dxa"/>
            <w:tcBorders>
              <w:top w:val="nil"/>
              <w:left w:val="nil"/>
              <w:bottom w:val="single" w:sz="4" w:space="0" w:color="auto"/>
              <w:right w:val="single" w:sz="4" w:space="0" w:color="auto"/>
            </w:tcBorders>
            <w:vAlign w:val="center"/>
            <w:hideMark/>
          </w:tcPr>
          <w:p w14:paraId="74B8BBDA" w14:textId="77777777" w:rsidR="00696718" w:rsidRPr="00B15A2A" w:rsidRDefault="00696718" w:rsidP="00B16F7D">
            <w:pPr>
              <w:spacing w:after="0" w:line="240" w:lineRule="auto"/>
              <w:jc w:val="center"/>
              <w:rPr>
                <w:rFonts w:ascii="Times New Roman" w:eastAsia="Times New Roman" w:hAnsi="Times New Roman" w:cs="Times New Roman"/>
                <w:color w:val="000000"/>
                <w:sz w:val="20"/>
                <w:szCs w:val="20"/>
              </w:rPr>
            </w:pPr>
            <w:r w:rsidRPr="00B15A2A">
              <w:rPr>
                <w:rFonts w:ascii="Times New Roman" w:eastAsia="Times New Roman" w:hAnsi="Times New Roman" w:cs="Times New Roman"/>
                <w:color w:val="000000"/>
                <w:sz w:val="20"/>
                <w:szCs w:val="20"/>
              </w:rPr>
              <w:t> </w:t>
            </w:r>
          </w:p>
        </w:tc>
        <w:tc>
          <w:tcPr>
            <w:tcW w:w="1270" w:type="dxa"/>
            <w:tcBorders>
              <w:top w:val="nil"/>
              <w:left w:val="nil"/>
              <w:bottom w:val="single" w:sz="4" w:space="0" w:color="auto"/>
              <w:right w:val="single" w:sz="4" w:space="0" w:color="auto"/>
            </w:tcBorders>
            <w:shd w:val="clear" w:color="000000" w:fill="FFFFFF"/>
            <w:vAlign w:val="center"/>
            <w:hideMark/>
          </w:tcPr>
          <w:p w14:paraId="6E0B8D35" w14:textId="77777777" w:rsidR="00696718" w:rsidRPr="00B15A2A" w:rsidRDefault="00696718" w:rsidP="00B16F7D">
            <w:pPr>
              <w:spacing w:after="0" w:line="240" w:lineRule="auto"/>
              <w:jc w:val="center"/>
              <w:rPr>
                <w:rFonts w:ascii="Times New Roman" w:eastAsia="Times New Roman" w:hAnsi="Times New Roman" w:cs="Times New Roman"/>
                <w:color w:val="000000"/>
                <w:sz w:val="20"/>
                <w:szCs w:val="20"/>
              </w:rPr>
            </w:pPr>
            <w:r w:rsidRPr="00B15A2A">
              <w:rPr>
                <w:rFonts w:ascii="Times New Roman" w:eastAsia="Times New Roman" w:hAnsi="Times New Roman" w:cs="Times New Roman"/>
                <w:color w:val="000000"/>
                <w:sz w:val="20"/>
                <w:szCs w:val="20"/>
              </w:rPr>
              <w:t> </w:t>
            </w:r>
          </w:p>
        </w:tc>
      </w:tr>
      <w:tr w:rsidR="00696718" w:rsidRPr="00B15A2A" w14:paraId="15AB0F20" w14:textId="77777777" w:rsidTr="00316654">
        <w:trPr>
          <w:trHeight w:val="274"/>
        </w:trPr>
        <w:tc>
          <w:tcPr>
            <w:tcW w:w="9073"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2DA22826" w14:textId="77777777" w:rsidR="00696718" w:rsidRPr="00B15A2A" w:rsidRDefault="00696718" w:rsidP="00B16F7D">
            <w:pPr>
              <w:spacing w:after="0" w:line="240" w:lineRule="auto"/>
              <w:jc w:val="center"/>
              <w:rPr>
                <w:rFonts w:ascii="Times New Roman" w:eastAsia="Times New Roman" w:hAnsi="Times New Roman" w:cs="Times New Roman"/>
                <w:b/>
                <w:bCs/>
                <w:color w:val="000000"/>
                <w:sz w:val="20"/>
                <w:szCs w:val="20"/>
              </w:rPr>
            </w:pPr>
            <w:r w:rsidRPr="00B15A2A">
              <w:rPr>
                <w:rFonts w:ascii="Times New Roman" w:eastAsia="Times New Roman" w:hAnsi="Times New Roman" w:cs="Times New Roman"/>
                <w:b/>
                <w:bCs/>
                <w:color w:val="000000"/>
                <w:sz w:val="20"/>
                <w:szCs w:val="20"/>
              </w:rPr>
              <w:t>TOTAL</w:t>
            </w:r>
          </w:p>
        </w:tc>
        <w:tc>
          <w:tcPr>
            <w:tcW w:w="1270" w:type="dxa"/>
            <w:tcBorders>
              <w:top w:val="nil"/>
              <w:left w:val="nil"/>
              <w:bottom w:val="single" w:sz="4" w:space="0" w:color="auto"/>
              <w:right w:val="single" w:sz="4" w:space="0" w:color="auto"/>
            </w:tcBorders>
            <w:shd w:val="clear" w:color="000000" w:fill="FFFFFF"/>
            <w:vAlign w:val="center"/>
          </w:tcPr>
          <w:p w14:paraId="40EB15AB" w14:textId="5C5CE9DC" w:rsidR="00696718" w:rsidRPr="00B15A2A" w:rsidRDefault="003540DD" w:rsidP="00B16F7D">
            <w:pPr>
              <w:spacing w:after="0" w:line="240" w:lineRule="auto"/>
              <w:jc w:val="center"/>
              <w:rPr>
                <w:rFonts w:ascii="Times New Roman" w:eastAsia="Times New Roman" w:hAnsi="Times New Roman" w:cs="Times New Roman"/>
                <w:b/>
                <w:bCs/>
                <w:color w:val="000000"/>
                <w:sz w:val="20"/>
                <w:szCs w:val="20"/>
              </w:rPr>
            </w:pPr>
            <w:r w:rsidRPr="00B15A2A">
              <w:rPr>
                <w:rFonts w:ascii="Times New Roman" w:eastAsia="Times New Roman" w:hAnsi="Times New Roman" w:cs="Times New Roman"/>
                <w:b/>
                <w:bCs/>
                <w:color w:val="000000"/>
                <w:sz w:val="20"/>
                <w:szCs w:val="20"/>
                <w:highlight w:val="yellow"/>
              </w:rPr>
              <w:t>000</w:t>
            </w:r>
          </w:p>
        </w:tc>
      </w:tr>
      <w:tr w:rsidR="00696718" w:rsidRPr="00B15A2A" w14:paraId="273D725F" w14:textId="77777777" w:rsidTr="00316654">
        <w:trPr>
          <w:trHeight w:val="274"/>
        </w:trPr>
        <w:tc>
          <w:tcPr>
            <w:tcW w:w="9073" w:type="dxa"/>
            <w:gridSpan w:val="5"/>
            <w:tcBorders>
              <w:top w:val="single" w:sz="4" w:space="0" w:color="auto"/>
              <w:left w:val="single" w:sz="4" w:space="0" w:color="auto"/>
              <w:bottom w:val="single" w:sz="4" w:space="0" w:color="auto"/>
              <w:right w:val="single" w:sz="4" w:space="0" w:color="auto"/>
            </w:tcBorders>
            <w:vAlign w:val="center"/>
            <w:hideMark/>
          </w:tcPr>
          <w:p w14:paraId="5E6FF579" w14:textId="77777777" w:rsidR="00696718" w:rsidRPr="00B15A2A" w:rsidRDefault="00696718" w:rsidP="00B16F7D">
            <w:pPr>
              <w:spacing w:after="0" w:line="240" w:lineRule="auto"/>
              <w:jc w:val="center"/>
              <w:rPr>
                <w:rFonts w:ascii="Times New Roman" w:eastAsia="Times New Roman" w:hAnsi="Times New Roman" w:cs="Times New Roman"/>
                <w:b/>
                <w:bCs/>
                <w:color w:val="000000"/>
                <w:sz w:val="20"/>
                <w:szCs w:val="20"/>
              </w:rPr>
            </w:pPr>
            <w:r w:rsidRPr="00B15A2A">
              <w:rPr>
                <w:rFonts w:ascii="Times New Roman" w:eastAsia="Times New Roman" w:hAnsi="Times New Roman" w:cs="Times New Roman"/>
                <w:b/>
                <w:bCs/>
                <w:color w:val="000000"/>
                <w:sz w:val="20"/>
                <w:szCs w:val="20"/>
              </w:rPr>
              <w:t>GST 18%</w:t>
            </w:r>
          </w:p>
        </w:tc>
        <w:tc>
          <w:tcPr>
            <w:tcW w:w="1270" w:type="dxa"/>
            <w:tcBorders>
              <w:top w:val="nil"/>
              <w:left w:val="nil"/>
              <w:bottom w:val="single" w:sz="4" w:space="0" w:color="auto"/>
              <w:right w:val="single" w:sz="4" w:space="0" w:color="auto"/>
            </w:tcBorders>
            <w:shd w:val="clear" w:color="000000" w:fill="FFFFFF"/>
            <w:vAlign w:val="center"/>
          </w:tcPr>
          <w:p w14:paraId="0828FB4D" w14:textId="568E2263" w:rsidR="00696718" w:rsidRPr="00B15A2A" w:rsidRDefault="003540DD" w:rsidP="00B16F7D">
            <w:pPr>
              <w:spacing w:after="0" w:line="240" w:lineRule="auto"/>
              <w:jc w:val="center"/>
              <w:rPr>
                <w:rFonts w:ascii="Times New Roman" w:eastAsia="Times New Roman" w:hAnsi="Times New Roman" w:cs="Times New Roman"/>
                <w:b/>
                <w:bCs/>
                <w:color w:val="000000"/>
                <w:sz w:val="20"/>
                <w:szCs w:val="20"/>
              </w:rPr>
            </w:pPr>
            <w:r w:rsidRPr="00B15A2A">
              <w:rPr>
                <w:rFonts w:ascii="Times New Roman" w:eastAsia="Times New Roman" w:hAnsi="Times New Roman" w:cs="Times New Roman"/>
                <w:b/>
                <w:bCs/>
                <w:color w:val="000000"/>
                <w:sz w:val="20"/>
                <w:szCs w:val="20"/>
                <w:highlight w:val="yellow"/>
              </w:rPr>
              <w:t>000</w:t>
            </w:r>
          </w:p>
        </w:tc>
      </w:tr>
      <w:tr w:rsidR="00696718" w:rsidRPr="00B15A2A" w14:paraId="626FF1DD" w14:textId="77777777" w:rsidTr="00316654">
        <w:trPr>
          <w:trHeight w:val="274"/>
        </w:trPr>
        <w:tc>
          <w:tcPr>
            <w:tcW w:w="9073" w:type="dxa"/>
            <w:gridSpan w:val="5"/>
            <w:tcBorders>
              <w:top w:val="single" w:sz="4" w:space="0" w:color="auto"/>
              <w:left w:val="single" w:sz="4" w:space="0" w:color="auto"/>
              <w:bottom w:val="single" w:sz="4" w:space="0" w:color="auto"/>
              <w:right w:val="single" w:sz="4" w:space="0" w:color="auto"/>
            </w:tcBorders>
            <w:vAlign w:val="center"/>
            <w:hideMark/>
          </w:tcPr>
          <w:p w14:paraId="7B595F3B" w14:textId="77777777" w:rsidR="00696718" w:rsidRPr="00B15A2A" w:rsidRDefault="00696718" w:rsidP="00B16F7D">
            <w:pPr>
              <w:spacing w:after="0" w:line="240" w:lineRule="auto"/>
              <w:jc w:val="center"/>
              <w:rPr>
                <w:rFonts w:ascii="Times New Roman" w:eastAsia="Times New Roman" w:hAnsi="Times New Roman" w:cs="Times New Roman"/>
                <w:b/>
                <w:bCs/>
                <w:color w:val="000000"/>
                <w:sz w:val="20"/>
                <w:szCs w:val="20"/>
              </w:rPr>
            </w:pPr>
            <w:r w:rsidRPr="00B15A2A">
              <w:rPr>
                <w:rFonts w:ascii="Times New Roman" w:eastAsia="Times New Roman" w:hAnsi="Times New Roman" w:cs="Times New Roman"/>
                <w:b/>
                <w:bCs/>
                <w:color w:val="000000"/>
                <w:sz w:val="20"/>
                <w:szCs w:val="20"/>
              </w:rPr>
              <w:t>GRAND TOTAL</w:t>
            </w:r>
          </w:p>
        </w:tc>
        <w:tc>
          <w:tcPr>
            <w:tcW w:w="1270" w:type="dxa"/>
            <w:tcBorders>
              <w:top w:val="nil"/>
              <w:left w:val="nil"/>
              <w:bottom w:val="single" w:sz="4" w:space="0" w:color="auto"/>
              <w:right w:val="single" w:sz="4" w:space="0" w:color="auto"/>
            </w:tcBorders>
            <w:vAlign w:val="center"/>
          </w:tcPr>
          <w:p w14:paraId="2EA74788" w14:textId="3286159B" w:rsidR="00696718" w:rsidRPr="00B15A2A" w:rsidRDefault="003540DD" w:rsidP="00B16F7D">
            <w:pPr>
              <w:spacing w:after="0" w:line="240" w:lineRule="auto"/>
              <w:jc w:val="center"/>
              <w:rPr>
                <w:rFonts w:ascii="Times New Roman" w:eastAsia="Times New Roman" w:hAnsi="Times New Roman" w:cs="Times New Roman"/>
                <w:b/>
                <w:bCs/>
                <w:color w:val="000000"/>
                <w:sz w:val="20"/>
                <w:szCs w:val="20"/>
              </w:rPr>
            </w:pPr>
            <w:r w:rsidRPr="00B15A2A">
              <w:rPr>
                <w:rFonts w:ascii="Times New Roman" w:eastAsia="Times New Roman" w:hAnsi="Times New Roman" w:cs="Times New Roman"/>
                <w:b/>
                <w:bCs/>
                <w:color w:val="000000"/>
                <w:sz w:val="20"/>
                <w:szCs w:val="20"/>
                <w:highlight w:val="yellow"/>
              </w:rPr>
              <w:t>000</w:t>
            </w:r>
          </w:p>
        </w:tc>
      </w:tr>
    </w:tbl>
    <w:p w14:paraId="6D7C5687" w14:textId="77777777" w:rsidR="003540DD" w:rsidRPr="00B15A2A" w:rsidRDefault="003540DD" w:rsidP="003540DD">
      <w:pPr>
        <w:tabs>
          <w:tab w:val="left" w:pos="142"/>
        </w:tabs>
        <w:spacing w:before="240" w:line="240" w:lineRule="auto"/>
        <w:ind w:left="266" w:right="430"/>
        <w:jc w:val="both"/>
        <w:rPr>
          <w:rFonts w:ascii="Times New Roman" w:hAnsi="Times New Roman" w:cs="Times New Roman"/>
          <w:b/>
          <w:bCs/>
          <w:sz w:val="20"/>
          <w:szCs w:val="20"/>
        </w:rPr>
      </w:pPr>
    </w:p>
    <w:p w14:paraId="03F7D40C" w14:textId="767669C9" w:rsidR="006B0956" w:rsidRPr="00B15A2A" w:rsidRDefault="006B0956" w:rsidP="006B0956">
      <w:pPr>
        <w:pStyle w:val="Heading1"/>
        <w:rPr>
          <w:sz w:val="20"/>
          <w:szCs w:val="20"/>
          <w:u w:val="single"/>
          <w:lang w:val="en-IN"/>
        </w:rPr>
      </w:pPr>
      <w:r w:rsidRPr="00B15A2A">
        <w:rPr>
          <w:sz w:val="20"/>
          <w:szCs w:val="20"/>
          <w:highlight w:val="yellow"/>
          <w:u w:val="single"/>
          <w:lang w:val="en-IN"/>
        </w:rPr>
        <w:t>***Note: If required</w:t>
      </w:r>
    </w:p>
    <w:p w14:paraId="1D7B2712" w14:textId="3A8E6650" w:rsidR="00987595" w:rsidRPr="00B15A2A" w:rsidRDefault="003540DD" w:rsidP="003540DD">
      <w:pPr>
        <w:tabs>
          <w:tab w:val="left" w:pos="142"/>
        </w:tabs>
        <w:spacing w:before="240" w:line="240" w:lineRule="auto"/>
        <w:ind w:left="266" w:right="430"/>
        <w:jc w:val="center"/>
        <w:rPr>
          <w:rFonts w:ascii="Times New Roman" w:hAnsi="Times New Roman" w:cs="Times New Roman"/>
          <w:b/>
          <w:bCs/>
          <w:sz w:val="20"/>
          <w:szCs w:val="20"/>
          <w:u w:val="single"/>
        </w:rPr>
      </w:pPr>
      <w:r w:rsidRPr="00B15A2A">
        <w:rPr>
          <w:rFonts w:ascii="Times New Roman" w:hAnsi="Times New Roman" w:cs="Times New Roman"/>
          <w:b/>
          <w:bCs/>
          <w:sz w:val="20"/>
          <w:szCs w:val="20"/>
          <w:u w:val="single"/>
        </w:rPr>
        <w:t>TERMS AND CONDITIONS</w:t>
      </w:r>
    </w:p>
    <w:p w14:paraId="4C35A56F" w14:textId="77777777" w:rsidR="006E5169" w:rsidRPr="00B15A2A" w:rsidRDefault="006E5169" w:rsidP="006E5169">
      <w:pPr>
        <w:pStyle w:val="Heading1"/>
        <w:spacing w:before="240"/>
        <w:ind w:left="720"/>
        <w:rPr>
          <w:sz w:val="20"/>
          <w:szCs w:val="20"/>
        </w:rPr>
      </w:pPr>
      <w:r w:rsidRPr="00B15A2A">
        <w:rPr>
          <w:sz w:val="20"/>
          <w:szCs w:val="20"/>
        </w:rPr>
        <w:t>PRICE:</w:t>
      </w:r>
    </w:p>
    <w:p w14:paraId="78826BA4" w14:textId="548DF151" w:rsidR="00D26341" w:rsidRPr="00B15A2A" w:rsidRDefault="00D26341" w:rsidP="00D26341">
      <w:pPr>
        <w:tabs>
          <w:tab w:val="left" w:pos="142"/>
        </w:tabs>
        <w:spacing w:before="240" w:line="240" w:lineRule="auto"/>
        <w:ind w:left="266" w:right="430"/>
        <w:jc w:val="both"/>
        <w:rPr>
          <w:rFonts w:ascii="Times New Roman" w:hAnsi="Times New Roman" w:cs="Times New Roman"/>
          <w:b/>
          <w:bCs/>
          <w:sz w:val="20"/>
          <w:szCs w:val="20"/>
        </w:rPr>
      </w:pPr>
      <w:r w:rsidRPr="00B15A2A">
        <w:rPr>
          <w:rFonts w:ascii="Times New Roman" w:hAnsi="Times New Roman" w:cs="Times New Roman"/>
          <w:b/>
          <w:bCs/>
          <w:sz w:val="20"/>
          <w:szCs w:val="20"/>
        </w:rPr>
        <w:tab/>
        <w:t>VALIDITY:</w:t>
      </w:r>
      <w:r w:rsidR="006E5169" w:rsidRPr="00B15A2A">
        <w:rPr>
          <w:rFonts w:ascii="Times New Roman" w:hAnsi="Times New Roman" w:cs="Times New Roman"/>
          <w:b/>
          <w:bCs/>
          <w:sz w:val="20"/>
          <w:szCs w:val="20"/>
        </w:rPr>
        <w:tab/>
      </w:r>
    </w:p>
    <w:p w14:paraId="36A070A7" w14:textId="646F920E" w:rsidR="006E5169" w:rsidRPr="00B15A2A" w:rsidRDefault="00D26341" w:rsidP="006E5169">
      <w:pPr>
        <w:tabs>
          <w:tab w:val="left" w:pos="142"/>
        </w:tabs>
        <w:spacing w:before="240" w:line="240" w:lineRule="auto"/>
        <w:ind w:left="266" w:right="430"/>
        <w:jc w:val="both"/>
        <w:rPr>
          <w:rFonts w:ascii="Times New Roman" w:hAnsi="Times New Roman" w:cs="Times New Roman"/>
          <w:b/>
          <w:bCs/>
          <w:sz w:val="20"/>
          <w:szCs w:val="20"/>
        </w:rPr>
      </w:pPr>
      <w:r w:rsidRPr="00B15A2A">
        <w:rPr>
          <w:rFonts w:ascii="Times New Roman" w:hAnsi="Times New Roman" w:cs="Times New Roman"/>
          <w:b/>
          <w:bCs/>
          <w:sz w:val="20"/>
          <w:szCs w:val="20"/>
        </w:rPr>
        <w:tab/>
      </w:r>
      <w:r w:rsidR="006E5169" w:rsidRPr="00B15A2A">
        <w:rPr>
          <w:rFonts w:ascii="Times New Roman" w:hAnsi="Times New Roman" w:cs="Times New Roman"/>
          <w:b/>
          <w:bCs/>
          <w:sz w:val="20"/>
          <w:szCs w:val="20"/>
        </w:rPr>
        <w:t xml:space="preserve">PAYMENT TERMS &amp; CONDITIONS: </w:t>
      </w:r>
    </w:p>
    <w:p w14:paraId="1C0488E0" w14:textId="77777777" w:rsidR="001C54D4" w:rsidRPr="00B15A2A" w:rsidRDefault="001C54D4" w:rsidP="001C54D4">
      <w:pPr>
        <w:tabs>
          <w:tab w:val="left" w:pos="142"/>
        </w:tabs>
        <w:spacing w:before="240" w:line="240" w:lineRule="auto"/>
        <w:ind w:left="266" w:right="430"/>
        <w:jc w:val="both"/>
        <w:rPr>
          <w:rFonts w:ascii="Times New Roman" w:hAnsi="Times New Roman" w:cs="Times New Roman"/>
          <w:b/>
          <w:bCs/>
          <w:sz w:val="20"/>
          <w:szCs w:val="20"/>
        </w:rPr>
      </w:pPr>
      <w:r w:rsidRPr="00B15A2A">
        <w:rPr>
          <w:rFonts w:ascii="Times New Roman" w:hAnsi="Times New Roman" w:cs="Times New Roman"/>
          <w:b/>
          <w:bCs/>
          <w:sz w:val="20"/>
          <w:szCs w:val="20"/>
        </w:rPr>
        <w:lastRenderedPageBreak/>
        <w:tab/>
      </w:r>
      <w:r w:rsidRPr="00B15A2A">
        <w:rPr>
          <w:rFonts w:ascii="Times New Roman" w:hAnsi="Times New Roman" w:cs="Times New Roman"/>
          <w:b/>
          <w:bCs/>
          <w:spacing w:val="-1"/>
          <w:sz w:val="20"/>
          <w:szCs w:val="20"/>
        </w:rPr>
        <w:t xml:space="preserve">BANK </w:t>
      </w:r>
      <w:r w:rsidRPr="00B15A2A">
        <w:rPr>
          <w:rFonts w:ascii="Times New Roman" w:hAnsi="Times New Roman" w:cs="Times New Roman"/>
          <w:b/>
          <w:bCs/>
          <w:sz w:val="20"/>
          <w:szCs w:val="20"/>
        </w:rPr>
        <w:t>DETAILS:</w:t>
      </w:r>
    </w:p>
    <w:p w14:paraId="13418184" w14:textId="319277A4" w:rsidR="009D0769" w:rsidRPr="00B15A2A" w:rsidRDefault="009D0769" w:rsidP="009D0769">
      <w:pPr>
        <w:tabs>
          <w:tab w:val="left" w:pos="142"/>
        </w:tabs>
        <w:ind w:left="-454" w:right="430"/>
        <w:jc w:val="both"/>
        <w:rPr>
          <w:rFonts w:ascii="Times New Roman" w:hAnsi="Times New Roman" w:cs="Times New Roman"/>
          <w:b/>
          <w:bCs/>
          <w:sz w:val="20"/>
          <w:szCs w:val="20"/>
        </w:rPr>
      </w:pPr>
      <w:r w:rsidRPr="00B15A2A">
        <w:rPr>
          <w:rFonts w:ascii="Times New Roman" w:hAnsi="Times New Roman" w:cs="Times New Roman"/>
          <w:b/>
          <w:bCs/>
          <w:sz w:val="20"/>
          <w:szCs w:val="20"/>
        </w:rPr>
        <w:tab/>
      </w:r>
      <w:r w:rsidRPr="00B15A2A">
        <w:rPr>
          <w:rFonts w:ascii="Times New Roman" w:hAnsi="Times New Roman" w:cs="Times New Roman"/>
          <w:b/>
          <w:bCs/>
          <w:sz w:val="20"/>
          <w:szCs w:val="20"/>
        </w:rPr>
        <w:tab/>
      </w:r>
      <w:r w:rsidRPr="00E011AB">
        <w:rPr>
          <w:rFonts w:ascii="Times New Roman" w:hAnsi="Times New Roman" w:cs="Times New Roman"/>
          <w:b/>
          <w:bCs/>
          <w:sz w:val="20"/>
          <w:szCs w:val="20"/>
        </w:rPr>
        <w:t>ACCEPTANCE OF QUOTATION:</w:t>
      </w:r>
    </w:p>
    <w:p w14:paraId="257F3E19" w14:textId="77777777" w:rsidR="001C54D4" w:rsidRPr="00B15A2A" w:rsidRDefault="001C54D4" w:rsidP="006E5169">
      <w:pPr>
        <w:tabs>
          <w:tab w:val="left" w:pos="142"/>
        </w:tabs>
        <w:spacing w:before="240" w:line="240" w:lineRule="auto"/>
        <w:ind w:left="266" w:right="430"/>
        <w:jc w:val="both"/>
        <w:rPr>
          <w:rFonts w:ascii="Times New Roman" w:hAnsi="Times New Roman" w:cs="Times New Roman"/>
          <w:b/>
          <w:bCs/>
          <w:sz w:val="20"/>
          <w:szCs w:val="20"/>
        </w:rPr>
      </w:pPr>
      <w:r w:rsidRPr="00B15A2A">
        <w:rPr>
          <w:rFonts w:ascii="Times New Roman" w:hAnsi="Times New Roman" w:cs="Times New Roman"/>
          <w:b/>
          <w:bCs/>
          <w:sz w:val="20"/>
          <w:szCs w:val="20"/>
          <w:highlight w:val="cyan"/>
        </w:rPr>
        <w:t>ADDITIONAL TERMS TO BE ADDED:</w:t>
      </w:r>
      <w:r w:rsidRPr="00B15A2A">
        <w:rPr>
          <w:rFonts w:ascii="Times New Roman" w:hAnsi="Times New Roman" w:cs="Times New Roman"/>
          <w:b/>
          <w:bCs/>
          <w:sz w:val="20"/>
          <w:szCs w:val="20"/>
        </w:rPr>
        <w:t xml:space="preserve"> </w:t>
      </w:r>
    </w:p>
    <w:p w14:paraId="69EBE8D7" w14:textId="77777777" w:rsidR="007F6B45" w:rsidRPr="00B15A2A" w:rsidRDefault="007F6B45" w:rsidP="007F6B45">
      <w:pPr>
        <w:numPr>
          <w:ilvl w:val="0"/>
          <w:numId w:val="4"/>
        </w:numPr>
        <w:spacing w:line="360" w:lineRule="auto"/>
        <w:jc w:val="both"/>
        <w:rPr>
          <w:rFonts w:ascii="Times New Roman" w:hAnsi="Times New Roman" w:cs="Times New Roman"/>
          <w:sz w:val="20"/>
          <w:szCs w:val="20"/>
        </w:rPr>
      </w:pPr>
      <w:r w:rsidRPr="00B15A2A">
        <w:rPr>
          <w:rFonts w:ascii="Times New Roman" w:hAnsi="Times New Roman" w:cs="Times New Roman"/>
          <w:sz w:val="20"/>
          <w:szCs w:val="20"/>
        </w:rPr>
        <w:t>Calibration and Quality Assurance (QA) services shall be carried out in accordance with applicable guidelines and standards of NABL/NABH/AERB wherever applicable.</w:t>
      </w:r>
    </w:p>
    <w:p w14:paraId="1A505D2B" w14:textId="77777777" w:rsidR="007F6B45" w:rsidRPr="00B15A2A" w:rsidRDefault="007F6B45" w:rsidP="007F6B45">
      <w:pPr>
        <w:numPr>
          <w:ilvl w:val="0"/>
          <w:numId w:val="4"/>
        </w:numPr>
        <w:spacing w:line="360" w:lineRule="auto"/>
        <w:jc w:val="both"/>
        <w:rPr>
          <w:rFonts w:ascii="Times New Roman" w:hAnsi="Times New Roman" w:cs="Times New Roman"/>
          <w:sz w:val="20"/>
          <w:szCs w:val="20"/>
        </w:rPr>
      </w:pPr>
      <w:r w:rsidRPr="00B15A2A">
        <w:rPr>
          <w:rFonts w:ascii="Times New Roman" w:hAnsi="Times New Roman" w:cs="Times New Roman"/>
          <w:sz w:val="20"/>
          <w:szCs w:val="20"/>
        </w:rPr>
        <w:t>The equipment to be calibrated/tested, along with all required accessories, must be provided in proper working condition and accessible at the time of service.</w:t>
      </w:r>
    </w:p>
    <w:p w14:paraId="18130507" w14:textId="77777777" w:rsidR="007F6B45" w:rsidRPr="00B15A2A" w:rsidRDefault="007F6B45" w:rsidP="007F6B45">
      <w:pPr>
        <w:numPr>
          <w:ilvl w:val="0"/>
          <w:numId w:val="4"/>
        </w:numPr>
        <w:spacing w:line="360" w:lineRule="auto"/>
        <w:jc w:val="both"/>
        <w:rPr>
          <w:rFonts w:ascii="Times New Roman" w:hAnsi="Times New Roman" w:cs="Times New Roman"/>
          <w:sz w:val="20"/>
          <w:szCs w:val="20"/>
        </w:rPr>
      </w:pPr>
      <w:r w:rsidRPr="00B15A2A">
        <w:rPr>
          <w:rFonts w:ascii="Times New Roman" w:hAnsi="Times New Roman" w:cs="Times New Roman"/>
          <w:sz w:val="20"/>
          <w:szCs w:val="20"/>
        </w:rPr>
        <w:t>The customer shall provide previous calibration/QA reports, technical specifications, operating manuals, and necessary infrastructure support including stable power supply and radiation safety clearance (where applicable).</w:t>
      </w:r>
    </w:p>
    <w:p w14:paraId="2CB49F2F" w14:textId="77777777" w:rsidR="007F6B45" w:rsidRPr="00B15A2A" w:rsidRDefault="007F6B45" w:rsidP="007F6B45">
      <w:pPr>
        <w:numPr>
          <w:ilvl w:val="0"/>
          <w:numId w:val="4"/>
        </w:numPr>
        <w:spacing w:line="360" w:lineRule="auto"/>
        <w:jc w:val="both"/>
        <w:rPr>
          <w:rFonts w:ascii="Times New Roman" w:hAnsi="Times New Roman" w:cs="Times New Roman"/>
          <w:sz w:val="20"/>
          <w:szCs w:val="20"/>
        </w:rPr>
      </w:pPr>
      <w:r w:rsidRPr="00B15A2A">
        <w:rPr>
          <w:rFonts w:ascii="Times New Roman" w:hAnsi="Times New Roman" w:cs="Times New Roman"/>
          <w:sz w:val="20"/>
          <w:szCs w:val="20"/>
        </w:rPr>
        <w:t>If calibration/QA cannot be completed due to equipment malfunction, operational defects, or circumstances beyond our control, the same shall not be treated as non-performance from our end.</w:t>
      </w:r>
    </w:p>
    <w:p w14:paraId="284B860C" w14:textId="096A459E" w:rsidR="007F6B45" w:rsidRPr="00B15A2A" w:rsidRDefault="007F6B45" w:rsidP="007F6B45">
      <w:pPr>
        <w:numPr>
          <w:ilvl w:val="0"/>
          <w:numId w:val="4"/>
        </w:numPr>
        <w:spacing w:line="360" w:lineRule="auto"/>
        <w:jc w:val="both"/>
        <w:rPr>
          <w:rFonts w:ascii="Times New Roman" w:hAnsi="Times New Roman" w:cs="Times New Roman"/>
          <w:sz w:val="20"/>
          <w:szCs w:val="20"/>
        </w:rPr>
      </w:pPr>
      <w:r w:rsidRPr="00B15A2A">
        <w:rPr>
          <w:rFonts w:ascii="Times New Roman" w:hAnsi="Times New Roman" w:cs="Times New Roman"/>
          <w:sz w:val="20"/>
          <w:szCs w:val="20"/>
        </w:rPr>
        <w:t>In case equipment fails during calibration/QA due to functional defects or complaints, the certificate/report will be issued only after rectification of the identified issues; any subsequent revisit for recalibration shall be chargeable. C</w:t>
      </w:r>
      <w:r w:rsidR="00732EFC" w:rsidRPr="00B15A2A">
        <w:rPr>
          <w:rFonts w:ascii="Times New Roman" w:hAnsi="Times New Roman" w:cs="Times New Roman"/>
          <w:sz w:val="20"/>
          <w:szCs w:val="20"/>
        </w:rPr>
        <w:t xml:space="preserve">ompany </w:t>
      </w:r>
      <w:r w:rsidRPr="00B15A2A">
        <w:rPr>
          <w:rFonts w:ascii="Times New Roman" w:hAnsi="Times New Roman" w:cs="Times New Roman"/>
          <w:sz w:val="20"/>
          <w:szCs w:val="20"/>
        </w:rPr>
        <w:t>will not issue a calibration/QA certificate or compliance report for equipment that has failed or not been calibrated, even if requested by the customer.</w:t>
      </w:r>
    </w:p>
    <w:p w14:paraId="74624822" w14:textId="77777777" w:rsidR="007F6B45" w:rsidRPr="00B15A2A" w:rsidRDefault="007F6B45" w:rsidP="007F6B45">
      <w:pPr>
        <w:numPr>
          <w:ilvl w:val="0"/>
          <w:numId w:val="4"/>
        </w:numPr>
        <w:spacing w:line="360" w:lineRule="auto"/>
        <w:jc w:val="both"/>
        <w:rPr>
          <w:rFonts w:ascii="Times New Roman" w:hAnsi="Times New Roman" w:cs="Times New Roman"/>
          <w:sz w:val="20"/>
          <w:szCs w:val="20"/>
        </w:rPr>
      </w:pPr>
      <w:r w:rsidRPr="00B15A2A">
        <w:rPr>
          <w:rFonts w:ascii="Times New Roman" w:hAnsi="Times New Roman" w:cs="Times New Roman"/>
          <w:sz w:val="20"/>
          <w:szCs w:val="20"/>
        </w:rPr>
        <w:t>Calibration/QA certificates will be issued upon successful completion of work; conformity statements shall be provided only if specifically requested and mutually agreed.</w:t>
      </w:r>
    </w:p>
    <w:p w14:paraId="79762F04" w14:textId="77777777" w:rsidR="007F6B45" w:rsidRPr="00B15A2A" w:rsidRDefault="007F6B45" w:rsidP="007F6B45">
      <w:pPr>
        <w:numPr>
          <w:ilvl w:val="0"/>
          <w:numId w:val="4"/>
        </w:numPr>
        <w:spacing w:line="360" w:lineRule="auto"/>
        <w:jc w:val="both"/>
        <w:rPr>
          <w:rFonts w:ascii="Times New Roman" w:hAnsi="Times New Roman" w:cs="Times New Roman"/>
          <w:sz w:val="20"/>
          <w:szCs w:val="20"/>
        </w:rPr>
      </w:pPr>
      <w:r w:rsidRPr="00B15A2A">
        <w:rPr>
          <w:rFonts w:ascii="Times New Roman" w:hAnsi="Times New Roman" w:cs="Times New Roman"/>
          <w:sz w:val="20"/>
          <w:szCs w:val="20"/>
        </w:rPr>
        <w:t>Use of NABL symbol on certificates shall be strictly as per NABL scope and only when NABL-accredited calibration is specifically quoted, ordered, and executed. Non-NABL services shall not carry the NABL symbol.</w:t>
      </w:r>
    </w:p>
    <w:p w14:paraId="45F6B798" w14:textId="77777777" w:rsidR="007F6B45" w:rsidRPr="00B15A2A" w:rsidRDefault="007F6B45" w:rsidP="007F6B45">
      <w:pPr>
        <w:numPr>
          <w:ilvl w:val="0"/>
          <w:numId w:val="4"/>
        </w:numPr>
        <w:spacing w:line="360" w:lineRule="auto"/>
        <w:jc w:val="both"/>
        <w:rPr>
          <w:rFonts w:ascii="Times New Roman" w:hAnsi="Times New Roman" w:cs="Times New Roman"/>
          <w:sz w:val="20"/>
          <w:szCs w:val="20"/>
        </w:rPr>
      </w:pPr>
      <w:r w:rsidRPr="00B15A2A">
        <w:rPr>
          <w:rFonts w:ascii="Times New Roman" w:hAnsi="Times New Roman" w:cs="Times New Roman"/>
          <w:sz w:val="20"/>
          <w:szCs w:val="20"/>
        </w:rPr>
        <w:t>Services certify the performance of the equipment at the time of testing only and do not guarantee future performance.</w:t>
      </w:r>
    </w:p>
    <w:p w14:paraId="24EE27E6" w14:textId="77777777" w:rsidR="007F6B45" w:rsidRPr="00B15A2A" w:rsidRDefault="007F6B45" w:rsidP="007F6B45">
      <w:pPr>
        <w:numPr>
          <w:ilvl w:val="0"/>
          <w:numId w:val="4"/>
        </w:numPr>
        <w:spacing w:line="360" w:lineRule="auto"/>
        <w:jc w:val="both"/>
        <w:rPr>
          <w:rFonts w:ascii="Times New Roman" w:hAnsi="Times New Roman" w:cs="Times New Roman"/>
          <w:sz w:val="20"/>
          <w:szCs w:val="20"/>
        </w:rPr>
      </w:pPr>
      <w:r w:rsidRPr="00B15A2A">
        <w:rPr>
          <w:rFonts w:ascii="Times New Roman" w:hAnsi="Times New Roman" w:cs="Times New Roman"/>
          <w:sz w:val="20"/>
          <w:szCs w:val="20"/>
        </w:rPr>
        <w:t>Any repair, adjustment, replacement of parts, or additional work beyond the quoted scope shall be charged extra.</w:t>
      </w:r>
    </w:p>
    <w:p w14:paraId="5F7D68B0" w14:textId="77777777" w:rsidR="007F6B45" w:rsidRPr="00B15A2A" w:rsidRDefault="007F6B45" w:rsidP="007F6B45">
      <w:pPr>
        <w:numPr>
          <w:ilvl w:val="0"/>
          <w:numId w:val="4"/>
        </w:numPr>
        <w:spacing w:line="360" w:lineRule="auto"/>
        <w:jc w:val="both"/>
        <w:rPr>
          <w:rFonts w:ascii="Times New Roman" w:hAnsi="Times New Roman" w:cs="Times New Roman"/>
          <w:sz w:val="20"/>
          <w:szCs w:val="20"/>
        </w:rPr>
      </w:pPr>
      <w:r w:rsidRPr="00B15A2A">
        <w:rPr>
          <w:rFonts w:ascii="Times New Roman" w:hAnsi="Times New Roman" w:cs="Times New Roman"/>
          <w:sz w:val="20"/>
          <w:szCs w:val="20"/>
        </w:rPr>
        <w:t>The laboratory shall not be liable for delays or non-performance due to force majeure events including but not limited to natural calamities, accidents, strikes, transport disruptions, pandemics, or government restrictions.</w:t>
      </w:r>
    </w:p>
    <w:p w14:paraId="6F0435E4" w14:textId="77777777" w:rsidR="000E3392" w:rsidRPr="00B15A2A" w:rsidRDefault="000E3392" w:rsidP="000E3392">
      <w:pPr>
        <w:numPr>
          <w:ilvl w:val="0"/>
          <w:numId w:val="4"/>
        </w:numPr>
        <w:spacing w:line="360" w:lineRule="auto"/>
        <w:jc w:val="both"/>
        <w:rPr>
          <w:rFonts w:ascii="Times New Roman" w:hAnsi="Times New Roman" w:cs="Times New Roman"/>
          <w:sz w:val="20"/>
          <w:szCs w:val="20"/>
        </w:rPr>
      </w:pPr>
      <w:r w:rsidRPr="00B15A2A">
        <w:rPr>
          <w:rFonts w:ascii="Times New Roman" w:hAnsi="Times New Roman" w:cs="Times New Roman"/>
          <w:sz w:val="20"/>
          <w:szCs w:val="20"/>
        </w:rPr>
        <w:t>Pending or non-functional equipment due to customer-related issues shall not be a reason to withhold payment for completed services.</w:t>
      </w:r>
    </w:p>
    <w:p w14:paraId="42F5CD66" w14:textId="77777777" w:rsidR="000631DC" w:rsidRPr="00B15A2A" w:rsidRDefault="000631DC" w:rsidP="000631DC">
      <w:pPr>
        <w:numPr>
          <w:ilvl w:val="0"/>
          <w:numId w:val="4"/>
        </w:numPr>
        <w:spacing w:line="360" w:lineRule="auto"/>
        <w:jc w:val="both"/>
        <w:rPr>
          <w:rFonts w:ascii="Times New Roman" w:hAnsi="Times New Roman" w:cs="Times New Roman"/>
          <w:sz w:val="20"/>
          <w:szCs w:val="20"/>
        </w:rPr>
      </w:pPr>
      <w:r w:rsidRPr="00B15A2A">
        <w:rPr>
          <w:rFonts w:ascii="Times New Roman" w:hAnsi="Times New Roman" w:cs="Times New Roman"/>
          <w:sz w:val="20"/>
          <w:szCs w:val="20"/>
        </w:rPr>
        <w:lastRenderedPageBreak/>
        <w:t>Cancellation or rescheduling must be informed in advance; applicable visit or deployment charges may apply.</w:t>
      </w:r>
    </w:p>
    <w:p w14:paraId="22A6763E" w14:textId="77777777" w:rsidR="00426E47" w:rsidRPr="00B15A2A" w:rsidRDefault="00426E47" w:rsidP="00426E47">
      <w:pPr>
        <w:numPr>
          <w:ilvl w:val="0"/>
          <w:numId w:val="4"/>
        </w:numPr>
        <w:spacing w:line="360" w:lineRule="auto"/>
        <w:jc w:val="both"/>
        <w:rPr>
          <w:rFonts w:ascii="Times New Roman" w:hAnsi="Times New Roman" w:cs="Times New Roman"/>
          <w:sz w:val="20"/>
          <w:szCs w:val="20"/>
        </w:rPr>
      </w:pPr>
      <w:r w:rsidRPr="00B15A2A">
        <w:rPr>
          <w:rFonts w:ascii="Times New Roman" w:hAnsi="Times New Roman" w:cs="Times New Roman"/>
          <w:sz w:val="20"/>
          <w:szCs w:val="20"/>
        </w:rPr>
        <w:t>The validity of calibration/QA shall be as per applicable NABL/NABH/AERB guidelines or typically 12 months unless otherwise required.</w:t>
      </w:r>
    </w:p>
    <w:p w14:paraId="7254BBE3" w14:textId="5AC1D7A4" w:rsidR="00AE7B4F" w:rsidRPr="00B15A2A" w:rsidRDefault="00426E47" w:rsidP="00753321">
      <w:pPr>
        <w:numPr>
          <w:ilvl w:val="0"/>
          <w:numId w:val="4"/>
        </w:numPr>
        <w:pBdr>
          <w:bottom w:val="single" w:sz="6" w:space="1" w:color="auto"/>
        </w:pBdr>
        <w:spacing w:line="360" w:lineRule="auto"/>
        <w:jc w:val="both"/>
        <w:rPr>
          <w:rFonts w:ascii="Times New Roman" w:hAnsi="Times New Roman" w:cs="Times New Roman"/>
          <w:sz w:val="20"/>
          <w:szCs w:val="20"/>
        </w:rPr>
      </w:pPr>
      <w:r w:rsidRPr="00B15A2A">
        <w:rPr>
          <w:rFonts w:ascii="Times New Roman" w:hAnsi="Times New Roman" w:cs="Times New Roman"/>
          <w:sz w:val="20"/>
          <w:szCs w:val="20"/>
        </w:rPr>
        <w:t>Any discrepancy, error, or objection in the calibration/QA report shall be intimated to the laboratory in writing within 30 days from the date of issue of the report; beyond this period, the report shall be deemed accepted.</w:t>
      </w:r>
      <w:r w:rsidR="006E5169" w:rsidRPr="00B15A2A">
        <w:rPr>
          <w:rFonts w:ascii="Times New Roman" w:hAnsi="Times New Roman" w:cs="Times New Roman"/>
          <w:b/>
          <w:bCs/>
          <w:sz w:val="20"/>
          <w:szCs w:val="20"/>
        </w:rPr>
        <w:t xml:space="preserve">  </w:t>
      </w:r>
    </w:p>
    <w:p w14:paraId="5F9F9D95" w14:textId="5FE93F14" w:rsidR="00BE3C94" w:rsidRPr="00B15A2A" w:rsidRDefault="00BE3C94" w:rsidP="0039349B">
      <w:pPr>
        <w:tabs>
          <w:tab w:val="left" w:pos="142"/>
        </w:tabs>
        <w:spacing w:before="240" w:line="240" w:lineRule="auto"/>
        <w:ind w:right="430"/>
        <w:jc w:val="both"/>
        <w:rPr>
          <w:rFonts w:ascii="Times New Roman" w:hAnsi="Times New Roman" w:cs="Times New Roman"/>
          <w:b/>
          <w:bCs/>
          <w:sz w:val="20"/>
          <w:szCs w:val="20"/>
        </w:rPr>
      </w:pPr>
    </w:p>
    <w:p w14:paraId="1A2478EC" w14:textId="2D10A72E" w:rsidR="0039349B" w:rsidRPr="00B15A2A" w:rsidRDefault="00297201" w:rsidP="0039349B">
      <w:pPr>
        <w:tabs>
          <w:tab w:val="left" w:pos="142"/>
        </w:tabs>
        <w:spacing w:before="240" w:line="240" w:lineRule="auto"/>
        <w:ind w:right="430"/>
        <w:jc w:val="both"/>
        <w:rPr>
          <w:rFonts w:ascii="Times New Roman" w:hAnsi="Times New Roman" w:cs="Times New Roman"/>
          <w:b/>
          <w:bCs/>
          <w:i/>
          <w:iCs/>
          <w:sz w:val="20"/>
          <w:szCs w:val="20"/>
          <w:u w:val="single"/>
        </w:rPr>
      </w:pPr>
      <w:r w:rsidRPr="00B15A2A">
        <w:rPr>
          <w:rFonts w:ascii="Times New Roman" w:hAnsi="Times New Roman" w:cs="Times New Roman"/>
          <w:b/>
          <w:bCs/>
          <w:i/>
          <w:iCs/>
          <w:sz w:val="20"/>
          <w:szCs w:val="20"/>
          <w:u w:val="single"/>
        </w:rPr>
        <w:t>AMC</w:t>
      </w:r>
      <w:r w:rsidR="00BB6ECB" w:rsidRPr="00B15A2A">
        <w:rPr>
          <w:rFonts w:ascii="Times New Roman" w:hAnsi="Times New Roman" w:cs="Times New Roman"/>
          <w:b/>
          <w:bCs/>
          <w:i/>
          <w:iCs/>
          <w:sz w:val="20"/>
          <w:szCs w:val="20"/>
          <w:u w:val="single"/>
        </w:rPr>
        <w:t xml:space="preserve"> QUOTATIONS</w:t>
      </w:r>
    </w:p>
    <w:p w14:paraId="2670FF5F" w14:textId="77777777" w:rsidR="00297201" w:rsidRPr="00B15A2A" w:rsidRDefault="00297201" w:rsidP="0039349B">
      <w:pPr>
        <w:tabs>
          <w:tab w:val="left" w:pos="142"/>
        </w:tabs>
        <w:spacing w:before="240" w:line="240" w:lineRule="auto"/>
        <w:ind w:right="430"/>
        <w:jc w:val="both"/>
        <w:rPr>
          <w:rFonts w:ascii="Times New Roman" w:hAnsi="Times New Roman" w:cs="Times New Roman"/>
          <w:b/>
          <w:bCs/>
          <w:sz w:val="20"/>
          <w:szCs w:val="20"/>
        </w:rPr>
      </w:pPr>
    </w:p>
    <w:p w14:paraId="52C95F0B" w14:textId="36CF374F" w:rsidR="00297201" w:rsidRPr="00B15A2A" w:rsidRDefault="00297201" w:rsidP="0039349B">
      <w:pPr>
        <w:tabs>
          <w:tab w:val="left" w:pos="142"/>
        </w:tabs>
        <w:spacing w:before="240" w:line="240" w:lineRule="auto"/>
        <w:ind w:right="430"/>
        <w:jc w:val="both"/>
        <w:rPr>
          <w:rFonts w:ascii="Times New Roman" w:hAnsi="Times New Roman" w:cs="Times New Roman"/>
          <w:b/>
          <w:bCs/>
          <w:sz w:val="20"/>
          <w:szCs w:val="20"/>
        </w:rPr>
      </w:pPr>
      <w:r w:rsidRPr="00B15A2A">
        <w:rPr>
          <w:rFonts w:ascii="Times New Roman" w:hAnsi="Times New Roman" w:cs="Times New Roman"/>
          <w:b/>
          <w:bCs/>
          <w:sz w:val="20"/>
          <w:szCs w:val="20"/>
        </w:rPr>
        <w:t>2</w:t>
      </w:r>
      <w:r w:rsidRPr="00B15A2A">
        <w:rPr>
          <w:rFonts w:ascii="Times New Roman" w:hAnsi="Times New Roman" w:cs="Times New Roman"/>
          <w:b/>
          <w:bCs/>
          <w:sz w:val="20"/>
          <w:szCs w:val="20"/>
          <w:vertAlign w:val="superscript"/>
        </w:rPr>
        <w:t>ND</w:t>
      </w:r>
      <w:r w:rsidRPr="00B15A2A">
        <w:rPr>
          <w:rFonts w:ascii="Times New Roman" w:hAnsi="Times New Roman" w:cs="Times New Roman"/>
          <w:b/>
          <w:bCs/>
          <w:sz w:val="20"/>
          <w:szCs w:val="20"/>
        </w:rPr>
        <w:t xml:space="preserve"> PAGE </w:t>
      </w:r>
    </w:p>
    <w:p w14:paraId="79FA901E" w14:textId="3481EC6F" w:rsidR="00252402" w:rsidRPr="00B15A2A" w:rsidRDefault="00252402" w:rsidP="00715F60">
      <w:pPr>
        <w:tabs>
          <w:tab w:val="left" w:pos="142"/>
        </w:tabs>
        <w:spacing w:before="240" w:line="240" w:lineRule="auto"/>
        <w:ind w:right="430"/>
        <w:jc w:val="center"/>
        <w:rPr>
          <w:rFonts w:ascii="Times New Roman" w:hAnsi="Times New Roman" w:cs="Times New Roman"/>
          <w:b/>
          <w:bCs/>
          <w:sz w:val="20"/>
          <w:szCs w:val="20"/>
          <w:u w:val="single"/>
        </w:rPr>
      </w:pPr>
      <w:r w:rsidRPr="00B15A2A">
        <w:rPr>
          <w:rFonts w:ascii="Times New Roman" w:hAnsi="Times New Roman" w:cs="Times New Roman"/>
          <w:b/>
          <w:bCs/>
          <w:sz w:val="20"/>
          <w:szCs w:val="20"/>
          <w:u w:val="single"/>
        </w:rPr>
        <w:t xml:space="preserve">PROJECT COSTING </w:t>
      </w:r>
      <w:r w:rsidRPr="00B15A2A">
        <w:rPr>
          <w:rFonts w:ascii="Times New Roman" w:hAnsi="Times New Roman" w:cs="Times New Roman"/>
          <w:b/>
          <w:bCs/>
          <w:sz w:val="20"/>
          <w:szCs w:val="20"/>
          <w:highlight w:val="yellow"/>
          <w:u w:val="single"/>
        </w:rPr>
        <w:t>– &lt;VERTICAL&gt;</w:t>
      </w:r>
    </w:p>
    <w:tbl>
      <w:tblPr>
        <w:tblpPr w:leftFromText="180" w:rightFromText="180" w:vertAnchor="text" w:horzAnchor="margin" w:tblpXSpec="center" w:tblpY="45"/>
        <w:tblW w:w="10995" w:type="dxa"/>
        <w:tblLayout w:type="fixed"/>
        <w:tblLook w:val="04A0" w:firstRow="1" w:lastRow="0" w:firstColumn="1" w:lastColumn="0" w:noHBand="0" w:noVBand="1"/>
      </w:tblPr>
      <w:tblGrid>
        <w:gridCol w:w="836"/>
        <w:gridCol w:w="3645"/>
        <w:gridCol w:w="1823"/>
        <w:gridCol w:w="1402"/>
        <w:gridCol w:w="1413"/>
        <w:gridCol w:w="1876"/>
      </w:tblGrid>
      <w:tr w:rsidR="00252402" w:rsidRPr="00B15A2A" w14:paraId="4D2416CD" w14:textId="77777777" w:rsidTr="00252402">
        <w:trPr>
          <w:trHeight w:val="557"/>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69BE3C8D" w14:textId="77777777" w:rsidR="00252402" w:rsidRPr="00B15A2A" w:rsidRDefault="00252402" w:rsidP="00B16F7D">
            <w:pPr>
              <w:tabs>
                <w:tab w:val="left" w:pos="788"/>
              </w:tabs>
              <w:spacing w:line="276" w:lineRule="auto"/>
              <w:jc w:val="center"/>
              <w:rPr>
                <w:rFonts w:ascii="Times New Roman" w:hAnsi="Times New Roman" w:cs="Times New Roman"/>
                <w:b/>
                <w:bCs/>
                <w:sz w:val="20"/>
                <w:szCs w:val="20"/>
              </w:rPr>
            </w:pPr>
          </w:p>
          <w:p w14:paraId="4225E8A1" w14:textId="77777777" w:rsidR="00252402" w:rsidRPr="00B15A2A" w:rsidRDefault="00252402" w:rsidP="00B16F7D">
            <w:pPr>
              <w:tabs>
                <w:tab w:val="left" w:pos="788"/>
              </w:tabs>
              <w:spacing w:line="276" w:lineRule="auto"/>
              <w:jc w:val="center"/>
              <w:rPr>
                <w:rFonts w:ascii="Times New Roman" w:hAnsi="Times New Roman" w:cs="Times New Roman"/>
                <w:b/>
                <w:bCs/>
                <w:sz w:val="20"/>
                <w:szCs w:val="20"/>
              </w:rPr>
            </w:pPr>
            <w:r w:rsidRPr="00B15A2A">
              <w:rPr>
                <w:rFonts w:ascii="Times New Roman" w:hAnsi="Times New Roman" w:cs="Times New Roman"/>
                <w:b/>
                <w:bCs/>
                <w:sz w:val="20"/>
                <w:szCs w:val="20"/>
              </w:rPr>
              <w:t>SI NO.</w:t>
            </w:r>
          </w:p>
        </w:tc>
        <w:tc>
          <w:tcPr>
            <w:tcW w:w="3645" w:type="dxa"/>
            <w:tcBorders>
              <w:top w:val="single" w:sz="4" w:space="0" w:color="auto"/>
              <w:left w:val="nil"/>
              <w:bottom w:val="single" w:sz="4" w:space="0" w:color="auto"/>
              <w:right w:val="single" w:sz="4" w:space="0" w:color="auto"/>
            </w:tcBorders>
            <w:noWrap/>
            <w:vAlign w:val="center"/>
            <w:hideMark/>
          </w:tcPr>
          <w:p w14:paraId="435A488C" w14:textId="77777777" w:rsidR="00252402" w:rsidRPr="00B15A2A" w:rsidRDefault="00252402" w:rsidP="00B16F7D">
            <w:pPr>
              <w:tabs>
                <w:tab w:val="left" w:pos="788"/>
              </w:tabs>
              <w:jc w:val="center"/>
              <w:rPr>
                <w:rFonts w:ascii="Times New Roman" w:hAnsi="Times New Roman" w:cs="Times New Roman"/>
                <w:b/>
                <w:bCs/>
                <w:sz w:val="20"/>
                <w:szCs w:val="20"/>
              </w:rPr>
            </w:pPr>
          </w:p>
          <w:p w14:paraId="799DF773" w14:textId="77777777" w:rsidR="00252402" w:rsidRPr="00B15A2A" w:rsidRDefault="00252402" w:rsidP="00B16F7D">
            <w:pPr>
              <w:tabs>
                <w:tab w:val="left" w:pos="788"/>
              </w:tabs>
              <w:jc w:val="center"/>
              <w:rPr>
                <w:rFonts w:ascii="Times New Roman" w:hAnsi="Times New Roman" w:cs="Times New Roman"/>
                <w:b/>
                <w:bCs/>
                <w:sz w:val="20"/>
                <w:szCs w:val="20"/>
              </w:rPr>
            </w:pPr>
            <w:r w:rsidRPr="00B15A2A">
              <w:rPr>
                <w:rFonts w:ascii="Times New Roman" w:hAnsi="Times New Roman" w:cs="Times New Roman"/>
                <w:b/>
                <w:bCs/>
                <w:sz w:val="20"/>
                <w:szCs w:val="20"/>
              </w:rPr>
              <w:t>CONTRACT TYPE</w:t>
            </w:r>
          </w:p>
        </w:tc>
        <w:tc>
          <w:tcPr>
            <w:tcW w:w="1823" w:type="dxa"/>
            <w:tcBorders>
              <w:top w:val="single" w:sz="4" w:space="0" w:color="auto"/>
              <w:left w:val="single" w:sz="4" w:space="0" w:color="auto"/>
              <w:bottom w:val="single" w:sz="4" w:space="0" w:color="auto"/>
              <w:right w:val="single" w:sz="4" w:space="0" w:color="auto"/>
            </w:tcBorders>
          </w:tcPr>
          <w:p w14:paraId="3C2AF9C1" w14:textId="77777777" w:rsidR="00252402" w:rsidRPr="00B15A2A" w:rsidRDefault="00252402" w:rsidP="00B16F7D">
            <w:pPr>
              <w:tabs>
                <w:tab w:val="left" w:pos="788"/>
              </w:tabs>
              <w:jc w:val="center"/>
              <w:rPr>
                <w:rFonts w:ascii="Times New Roman" w:hAnsi="Times New Roman" w:cs="Times New Roman"/>
                <w:b/>
                <w:bCs/>
                <w:sz w:val="20"/>
                <w:szCs w:val="20"/>
              </w:rPr>
            </w:pPr>
          </w:p>
          <w:p w14:paraId="57BC2812" w14:textId="77777777" w:rsidR="00252402" w:rsidRPr="00B15A2A" w:rsidRDefault="00252402" w:rsidP="00B16F7D">
            <w:pPr>
              <w:tabs>
                <w:tab w:val="left" w:pos="788"/>
              </w:tabs>
              <w:jc w:val="center"/>
              <w:rPr>
                <w:rFonts w:ascii="Times New Roman" w:hAnsi="Times New Roman" w:cs="Times New Roman"/>
                <w:b/>
                <w:bCs/>
                <w:sz w:val="20"/>
                <w:szCs w:val="20"/>
              </w:rPr>
            </w:pPr>
            <w:r w:rsidRPr="00B15A2A">
              <w:rPr>
                <w:rFonts w:ascii="Times New Roman" w:hAnsi="Times New Roman" w:cs="Times New Roman"/>
                <w:b/>
                <w:bCs/>
                <w:sz w:val="20"/>
                <w:szCs w:val="20"/>
              </w:rPr>
              <w:t>RATE</w:t>
            </w:r>
          </w:p>
        </w:tc>
        <w:tc>
          <w:tcPr>
            <w:tcW w:w="1402" w:type="dxa"/>
            <w:tcBorders>
              <w:top w:val="single" w:sz="4" w:space="0" w:color="auto"/>
              <w:left w:val="single" w:sz="4" w:space="0" w:color="auto"/>
              <w:bottom w:val="single" w:sz="4" w:space="0" w:color="auto"/>
              <w:right w:val="single" w:sz="4" w:space="0" w:color="auto"/>
            </w:tcBorders>
          </w:tcPr>
          <w:p w14:paraId="685A14E7" w14:textId="77777777" w:rsidR="00252402" w:rsidRPr="00B15A2A" w:rsidRDefault="00252402" w:rsidP="00B16F7D">
            <w:pPr>
              <w:tabs>
                <w:tab w:val="left" w:pos="788"/>
              </w:tabs>
              <w:jc w:val="center"/>
              <w:rPr>
                <w:rFonts w:ascii="Times New Roman" w:hAnsi="Times New Roman" w:cs="Times New Roman"/>
                <w:b/>
                <w:bCs/>
                <w:sz w:val="20"/>
                <w:szCs w:val="20"/>
              </w:rPr>
            </w:pPr>
          </w:p>
          <w:p w14:paraId="62E0BE01" w14:textId="77777777" w:rsidR="00252402" w:rsidRPr="00B15A2A" w:rsidRDefault="00252402" w:rsidP="00B16F7D">
            <w:pPr>
              <w:tabs>
                <w:tab w:val="left" w:pos="788"/>
              </w:tabs>
              <w:jc w:val="center"/>
              <w:rPr>
                <w:rFonts w:ascii="Times New Roman" w:hAnsi="Times New Roman" w:cs="Times New Roman"/>
                <w:b/>
                <w:bCs/>
                <w:sz w:val="20"/>
                <w:szCs w:val="20"/>
              </w:rPr>
            </w:pPr>
            <w:r w:rsidRPr="00B15A2A">
              <w:rPr>
                <w:rFonts w:ascii="Times New Roman" w:hAnsi="Times New Roman" w:cs="Times New Roman"/>
                <w:b/>
                <w:bCs/>
                <w:sz w:val="20"/>
                <w:szCs w:val="20"/>
              </w:rPr>
              <w:t>GST %</w:t>
            </w:r>
          </w:p>
        </w:tc>
        <w:tc>
          <w:tcPr>
            <w:tcW w:w="1413" w:type="dxa"/>
            <w:tcBorders>
              <w:top w:val="single" w:sz="4" w:space="0" w:color="auto"/>
              <w:left w:val="single" w:sz="4" w:space="0" w:color="auto"/>
              <w:bottom w:val="single" w:sz="4" w:space="0" w:color="auto"/>
              <w:right w:val="single" w:sz="4" w:space="0" w:color="auto"/>
            </w:tcBorders>
          </w:tcPr>
          <w:p w14:paraId="62E60F44" w14:textId="77777777" w:rsidR="00252402" w:rsidRPr="00B15A2A" w:rsidRDefault="00252402" w:rsidP="00B16F7D">
            <w:pPr>
              <w:tabs>
                <w:tab w:val="left" w:pos="788"/>
              </w:tabs>
              <w:jc w:val="center"/>
              <w:rPr>
                <w:rFonts w:ascii="Times New Roman" w:hAnsi="Times New Roman" w:cs="Times New Roman"/>
                <w:b/>
                <w:bCs/>
                <w:sz w:val="20"/>
                <w:szCs w:val="20"/>
              </w:rPr>
            </w:pPr>
          </w:p>
          <w:p w14:paraId="2EE49AEA" w14:textId="77777777" w:rsidR="00252402" w:rsidRPr="00B15A2A" w:rsidRDefault="00252402" w:rsidP="00B16F7D">
            <w:pPr>
              <w:tabs>
                <w:tab w:val="left" w:pos="788"/>
              </w:tabs>
              <w:jc w:val="center"/>
              <w:rPr>
                <w:rFonts w:ascii="Times New Roman" w:hAnsi="Times New Roman" w:cs="Times New Roman"/>
                <w:b/>
                <w:bCs/>
                <w:sz w:val="20"/>
                <w:szCs w:val="20"/>
              </w:rPr>
            </w:pPr>
            <w:r w:rsidRPr="00B15A2A">
              <w:rPr>
                <w:rFonts w:ascii="Times New Roman" w:hAnsi="Times New Roman" w:cs="Times New Roman"/>
                <w:b/>
                <w:bCs/>
                <w:sz w:val="20"/>
                <w:szCs w:val="20"/>
              </w:rPr>
              <w:t>GST RATE</w:t>
            </w:r>
          </w:p>
        </w:tc>
        <w:tc>
          <w:tcPr>
            <w:tcW w:w="1876" w:type="dxa"/>
            <w:tcBorders>
              <w:top w:val="single" w:sz="4" w:space="0" w:color="auto"/>
              <w:left w:val="single" w:sz="4" w:space="0" w:color="auto"/>
              <w:bottom w:val="single" w:sz="4" w:space="0" w:color="auto"/>
              <w:right w:val="single" w:sz="4" w:space="0" w:color="auto"/>
            </w:tcBorders>
          </w:tcPr>
          <w:p w14:paraId="1317DC7A" w14:textId="77777777" w:rsidR="00252402" w:rsidRPr="00B15A2A" w:rsidRDefault="00252402" w:rsidP="00B16F7D">
            <w:pPr>
              <w:tabs>
                <w:tab w:val="left" w:pos="788"/>
              </w:tabs>
              <w:jc w:val="center"/>
              <w:rPr>
                <w:rFonts w:ascii="Times New Roman" w:hAnsi="Times New Roman" w:cs="Times New Roman"/>
                <w:b/>
                <w:bCs/>
                <w:sz w:val="20"/>
                <w:szCs w:val="20"/>
              </w:rPr>
            </w:pPr>
          </w:p>
          <w:p w14:paraId="1571E327" w14:textId="77777777" w:rsidR="00252402" w:rsidRPr="00B15A2A" w:rsidRDefault="00252402" w:rsidP="00B16F7D">
            <w:pPr>
              <w:tabs>
                <w:tab w:val="left" w:pos="788"/>
              </w:tabs>
              <w:jc w:val="center"/>
              <w:rPr>
                <w:rFonts w:ascii="Times New Roman" w:hAnsi="Times New Roman" w:cs="Times New Roman"/>
                <w:b/>
                <w:bCs/>
                <w:sz w:val="20"/>
                <w:szCs w:val="20"/>
              </w:rPr>
            </w:pPr>
            <w:r w:rsidRPr="00B15A2A">
              <w:rPr>
                <w:rFonts w:ascii="Times New Roman" w:hAnsi="Times New Roman" w:cs="Times New Roman"/>
                <w:b/>
                <w:bCs/>
                <w:sz w:val="20"/>
                <w:szCs w:val="20"/>
              </w:rPr>
              <w:t xml:space="preserve">TOTAL </w:t>
            </w:r>
          </w:p>
        </w:tc>
      </w:tr>
      <w:tr w:rsidR="00252402" w:rsidRPr="00B15A2A" w14:paraId="16EDEA62" w14:textId="77777777" w:rsidTr="00B16F7D">
        <w:trPr>
          <w:trHeight w:val="835"/>
        </w:trPr>
        <w:tc>
          <w:tcPr>
            <w:tcW w:w="836" w:type="dxa"/>
            <w:tcBorders>
              <w:top w:val="single" w:sz="4" w:space="0" w:color="auto"/>
              <w:left w:val="single" w:sz="4" w:space="0" w:color="auto"/>
              <w:bottom w:val="single" w:sz="4" w:space="0" w:color="auto"/>
              <w:right w:val="single" w:sz="4" w:space="0" w:color="auto"/>
            </w:tcBorders>
            <w:noWrap/>
            <w:vAlign w:val="center"/>
          </w:tcPr>
          <w:p w14:paraId="7C8B82D2" w14:textId="77777777" w:rsidR="00252402" w:rsidRPr="00B15A2A" w:rsidRDefault="00252402" w:rsidP="00B16F7D">
            <w:pPr>
              <w:tabs>
                <w:tab w:val="left" w:pos="788"/>
              </w:tabs>
              <w:spacing w:line="276" w:lineRule="auto"/>
              <w:jc w:val="center"/>
              <w:rPr>
                <w:rFonts w:ascii="Times New Roman" w:hAnsi="Times New Roman" w:cs="Times New Roman"/>
                <w:b/>
                <w:bCs/>
                <w:sz w:val="20"/>
                <w:szCs w:val="20"/>
              </w:rPr>
            </w:pPr>
            <w:r w:rsidRPr="00B15A2A">
              <w:rPr>
                <w:rFonts w:ascii="Times New Roman" w:hAnsi="Times New Roman" w:cs="Times New Roman"/>
                <w:sz w:val="20"/>
                <w:szCs w:val="20"/>
              </w:rPr>
              <w:t>1.</w:t>
            </w:r>
          </w:p>
        </w:tc>
        <w:tc>
          <w:tcPr>
            <w:tcW w:w="3645" w:type="dxa"/>
            <w:tcBorders>
              <w:top w:val="single" w:sz="4" w:space="0" w:color="auto"/>
              <w:left w:val="nil"/>
              <w:bottom w:val="single" w:sz="4" w:space="0" w:color="auto"/>
              <w:right w:val="single" w:sz="4" w:space="0" w:color="auto"/>
            </w:tcBorders>
            <w:noWrap/>
            <w:vAlign w:val="center"/>
          </w:tcPr>
          <w:p w14:paraId="0F26B604" w14:textId="77777777" w:rsidR="00252402" w:rsidRPr="00B15A2A" w:rsidRDefault="00252402" w:rsidP="00B16F7D">
            <w:pPr>
              <w:spacing w:after="0"/>
              <w:jc w:val="center"/>
              <w:rPr>
                <w:rFonts w:ascii="Times New Roman" w:hAnsi="Times New Roman" w:cs="Times New Roman"/>
                <w:b/>
                <w:bCs/>
                <w:sz w:val="20"/>
                <w:szCs w:val="20"/>
              </w:rPr>
            </w:pPr>
          </w:p>
          <w:p w14:paraId="52C5B01E" w14:textId="77777777" w:rsidR="008D1522" w:rsidRPr="00B15A2A" w:rsidRDefault="008D1522" w:rsidP="00252402">
            <w:pPr>
              <w:spacing w:after="0"/>
              <w:jc w:val="center"/>
              <w:rPr>
                <w:rFonts w:ascii="Times New Roman" w:hAnsi="Times New Roman" w:cs="Times New Roman"/>
                <w:b/>
                <w:bCs/>
                <w:sz w:val="20"/>
                <w:szCs w:val="20"/>
              </w:rPr>
            </w:pPr>
            <w:r w:rsidRPr="00B15A2A">
              <w:rPr>
                <w:rFonts w:ascii="Times New Roman" w:hAnsi="Times New Roman" w:cs="Times New Roman"/>
                <w:b/>
                <w:bCs/>
                <w:sz w:val="20"/>
                <w:szCs w:val="20"/>
              </w:rPr>
              <w:t>ANNUAL MAINTENANCE CONTRACT (AMC)</w:t>
            </w:r>
          </w:p>
          <w:p w14:paraId="45AFD52F" w14:textId="77777777" w:rsidR="00252402" w:rsidRPr="00B15A2A" w:rsidRDefault="00252402" w:rsidP="00252402">
            <w:pPr>
              <w:spacing w:after="0"/>
              <w:jc w:val="center"/>
              <w:rPr>
                <w:rFonts w:ascii="Times New Roman" w:hAnsi="Times New Roman" w:cs="Times New Roman"/>
                <w:b/>
                <w:bCs/>
                <w:sz w:val="20"/>
                <w:szCs w:val="20"/>
              </w:rPr>
            </w:pPr>
            <w:r w:rsidRPr="00B15A2A">
              <w:rPr>
                <w:rFonts w:ascii="Times New Roman" w:hAnsi="Times New Roman" w:cs="Times New Roman"/>
                <w:b/>
                <w:bCs/>
                <w:sz w:val="20"/>
                <w:szCs w:val="20"/>
                <w:highlight w:val="yellow"/>
              </w:rPr>
              <w:t>(Annexure A List of Equipment)</w:t>
            </w:r>
          </w:p>
          <w:p w14:paraId="5ACAB55F" w14:textId="4D7669CD" w:rsidR="008D1522" w:rsidRPr="00B15A2A" w:rsidRDefault="008D1522" w:rsidP="00252402">
            <w:pPr>
              <w:spacing w:after="0"/>
              <w:jc w:val="center"/>
              <w:rPr>
                <w:rFonts w:ascii="Times New Roman" w:hAnsi="Times New Roman" w:cs="Times New Roman"/>
                <w:b/>
                <w:bCs/>
                <w:sz w:val="20"/>
                <w:szCs w:val="20"/>
              </w:rPr>
            </w:pPr>
          </w:p>
        </w:tc>
        <w:tc>
          <w:tcPr>
            <w:tcW w:w="1823" w:type="dxa"/>
            <w:tcBorders>
              <w:top w:val="single" w:sz="4" w:space="0" w:color="auto"/>
              <w:left w:val="single" w:sz="4" w:space="0" w:color="auto"/>
              <w:bottom w:val="single" w:sz="4" w:space="0" w:color="auto"/>
              <w:right w:val="single" w:sz="4" w:space="0" w:color="auto"/>
            </w:tcBorders>
          </w:tcPr>
          <w:p w14:paraId="2D9CE451" w14:textId="77777777" w:rsidR="00252402" w:rsidRPr="00B15A2A" w:rsidRDefault="00252402" w:rsidP="00B16F7D">
            <w:pPr>
              <w:tabs>
                <w:tab w:val="left" w:pos="788"/>
              </w:tabs>
              <w:rPr>
                <w:rFonts w:ascii="Times New Roman" w:hAnsi="Times New Roman" w:cs="Times New Roman"/>
                <w:b/>
                <w:bCs/>
                <w:sz w:val="20"/>
                <w:szCs w:val="20"/>
              </w:rPr>
            </w:pPr>
          </w:p>
          <w:p w14:paraId="64B2A39F" w14:textId="55E5770C" w:rsidR="00252402" w:rsidRPr="00B15A2A" w:rsidRDefault="00252402" w:rsidP="00252402">
            <w:pPr>
              <w:jc w:val="center"/>
              <w:rPr>
                <w:rFonts w:ascii="Times New Roman" w:hAnsi="Times New Roman" w:cs="Times New Roman"/>
                <w:b/>
                <w:bCs/>
                <w:sz w:val="20"/>
                <w:szCs w:val="20"/>
              </w:rPr>
            </w:pPr>
            <w:r w:rsidRPr="00B15A2A">
              <w:rPr>
                <w:rFonts w:ascii="Times New Roman" w:hAnsi="Times New Roman" w:cs="Times New Roman"/>
                <w:b/>
                <w:bCs/>
                <w:color w:val="000000"/>
                <w:sz w:val="20"/>
                <w:szCs w:val="20"/>
                <w:highlight w:val="yellow"/>
              </w:rPr>
              <w:t>000</w:t>
            </w:r>
          </w:p>
        </w:tc>
        <w:tc>
          <w:tcPr>
            <w:tcW w:w="1402" w:type="dxa"/>
            <w:tcBorders>
              <w:top w:val="single" w:sz="4" w:space="0" w:color="auto"/>
              <w:left w:val="single" w:sz="4" w:space="0" w:color="auto"/>
              <w:bottom w:val="single" w:sz="4" w:space="0" w:color="auto"/>
              <w:right w:val="single" w:sz="4" w:space="0" w:color="auto"/>
            </w:tcBorders>
          </w:tcPr>
          <w:p w14:paraId="343BF396" w14:textId="77777777" w:rsidR="00252402" w:rsidRPr="00B15A2A" w:rsidRDefault="00252402" w:rsidP="00B16F7D">
            <w:pPr>
              <w:rPr>
                <w:rFonts w:ascii="Times New Roman" w:hAnsi="Times New Roman" w:cs="Times New Roman"/>
                <w:b/>
                <w:bCs/>
                <w:sz w:val="20"/>
                <w:szCs w:val="20"/>
              </w:rPr>
            </w:pPr>
          </w:p>
          <w:p w14:paraId="7AFC9FC0" w14:textId="77777777" w:rsidR="00252402" w:rsidRPr="00B15A2A" w:rsidRDefault="00252402" w:rsidP="00B16F7D">
            <w:pPr>
              <w:tabs>
                <w:tab w:val="left" w:pos="788"/>
              </w:tabs>
              <w:jc w:val="center"/>
              <w:rPr>
                <w:rFonts w:ascii="Times New Roman" w:hAnsi="Times New Roman" w:cs="Times New Roman"/>
                <w:b/>
                <w:bCs/>
                <w:sz w:val="20"/>
                <w:szCs w:val="20"/>
              </w:rPr>
            </w:pPr>
            <w:r w:rsidRPr="00B15A2A">
              <w:rPr>
                <w:rFonts w:ascii="Times New Roman" w:hAnsi="Times New Roman" w:cs="Times New Roman"/>
                <w:b/>
                <w:bCs/>
                <w:sz w:val="20"/>
                <w:szCs w:val="20"/>
              </w:rPr>
              <w:t>18%</w:t>
            </w:r>
          </w:p>
        </w:tc>
        <w:tc>
          <w:tcPr>
            <w:tcW w:w="1413" w:type="dxa"/>
            <w:tcBorders>
              <w:top w:val="single" w:sz="4" w:space="0" w:color="auto"/>
              <w:left w:val="single" w:sz="4" w:space="0" w:color="auto"/>
              <w:bottom w:val="single" w:sz="4" w:space="0" w:color="auto"/>
              <w:right w:val="single" w:sz="4" w:space="0" w:color="auto"/>
            </w:tcBorders>
          </w:tcPr>
          <w:p w14:paraId="488975EC" w14:textId="77777777" w:rsidR="00252402" w:rsidRPr="00B15A2A" w:rsidRDefault="00252402" w:rsidP="00B16F7D">
            <w:pPr>
              <w:tabs>
                <w:tab w:val="left" w:pos="788"/>
              </w:tabs>
              <w:rPr>
                <w:rFonts w:ascii="Times New Roman" w:hAnsi="Times New Roman" w:cs="Times New Roman"/>
                <w:b/>
                <w:bCs/>
                <w:sz w:val="20"/>
                <w:szCs w:val="20"/>
              </w:rPr>
            </w:pPr>
          </w:p>
          <w:p w14:paraId="5C7DAB3C" w14:textId="0F9481BF" w:rsidR="00252402" w:rsidRPr="00B15A2A" w:rsidRDefault="00252402" w:rsidP="00B16F7D">
            <w:pPr>
              <w:tabs>
                <w:tab w:val="left" w:pos="788"/>
              </w:tabs>
              <w:jc w:val="center"/>
              <w:rPr>
                <w:rFonts w:ascii="Times New Roman" w:hAnsi="Times New Roman" w:cs="Times New Roman"/>
                <w:b/>
                <w:bCs/>
                <w:sz w:val="20"/>
                <w:szCs w:val="20"/>
              </w:rPr>
            </w:pPr>
            <w:r w:rsidRPr="00B15A2A">
              <w:rPr>
                <w:rFonts w:ascii="Times New Roman" w:hAnsi="Times New Roman" w:cs="Times New Roman"/>
                <w:b/>
                <w:bCs/>
                <w:color w:val="000000"/>
                <w:sz w:val="20"/>
                <w:szCs w:val="20"/>
                <w:highlight w:val="yellow"/>
              </w:rPr>
              <w:t>000</w:t>
            </w:r>
          </w:p>
        </w:tc>
        <w:tc>
          <w:tcPr>
            <w:tcW w:w="1876" w:type="dxa"/>
            <w:tcBorders>
              <w:top w:val="single" w:sz="4" w:space="0" w:color="auto"/>
              <w:left w:val="single" w:sz="4" w:space="0" w:color="auto"/>
              <w:bottom w:val="single" w:sz="4" w:space="0" w:color="auto"/>
              <w:right w:val="single" w:sz="4" w:space="0" w:color="auto"/>
            </w:tcBorders>
          </w:tcPr>
          <w:p w14:paraId="5C1F0818" w14:textId="77777777" w:rsidR="00252402" w:rsidRPr="00B15A2A" w:rsidRDefault="00252402" w:rsidP="00B16F7D">
            <w:pPr>
              <w:tabs>
                <w:tab w:val="left" w:pos="788"/>
              </w:tabs>
              <w:rPr>
                <w:rFonts w:ascii="Times New Roman" w:hAnsi="Times New Roman" w:cs="Times New Roman"/>
                <w:b/>
                <w:bCs/>
                <w:sz w:val="20"/>
                <w:szCs w:val="20"/>
              </w:rPr>
            </w:pPr>
          </w:p>
          <w:p w14:paraId="2D865EC1" w14:textId="6AC5225D" w:rsidR="00252402" w:rsidRPr="00B15A2A" w:rsidRDefault="00252402" w:rsidP="00B16F7D">
            <w:pPr>
              <w:tabs>
                <w:tab w:val="left" w:pos="788"/>
              </w:tabs>
              <w:jc w:val="center"/>
              <w:rPr>
                <w:rFonts w:ascii="Times New Roman" w:hAnsi="Times New Roman" w:cs="Times New Roman"/>
                <w:b/>
                <w:bCs/>
                <w:sz w:val="20"/>
                <w:szCs w:val="20"/>
              </w:rPr>
            </w:pPr>
            <w:r w:rsidRPr="00B15A2A">
              <w:rPr>
                <w:rFonts w:ascii="Times New Roman" w:hAnsi="Times New Roman" w:cs="Times New Roman"/>
                <w:b/>
                <w:bCs/>
                <w:color w:val="000000"/>
                <w:sz w:val="20"/>
                <w:szCs w:val="20"/>
                <w:highlight w:val="yellow"/>
              </w:rPr>
              <w:t>000</w:t>
            </w:r>
          </w:p>
        </w:tc>
      </w:tr>
      <w:tr w:rsidR="00252402" w:rsidRPr="00B15A2A" w14:paraId="411B43C0" w14:textId="77777777" w:rsidTr="00B16F7D">
        <w:trPr>
          <w:trHeight w:val="396"/>
        </w:trPr>
        <w:tc>
          <w:tcPr>
            <w:tcW w:w="10995" w:type="dxa"/>
            <w:gridSpan w:val="6"/>
            <w:tcBorders>
              <w:top w:val="single" w:sz="4" w:space="0" w:color="auto"/>
              <w:left w:val="single" w:sz="4" w:space="0" w:color="auto"/>
              <w:bottom w:val="single" w:sz="4" w:space="0" w:color="auto"/>
              <w:right w:val="single" w:sz="4" w:space="0" w:color="auto"/>
            </w:tcBorders>
            <w:noWrap/>
            <w:vAlign w:val="center"/>
          </w:tcPr>
          <w:p w14:paraId="40456407" w14:textId="181F46BD" w:rsidR="00252402" w:rsidRPr="00B15A2A" w:rsidRDefault="00252402" w:rsidP="00B16F7D">
            <w:pPr>
              <w:jc w:val="center"/>
              <w:rPr>
                <w:rFonts w:ascii="Times New Roman" w:hAnsi="Times New Roman" w:cs="Times New Roman"/>
                <w:b/>
                <w:bCs/>
                <w:sz w:val="20"/>
                <w:szCs w:val="20"/>
              </w:rPr>
            </w:pPr>
            <w:r w:rsidRPr="00B15A2A">
              <w:rPr>
                <w:rFonts w:ascii="Times New Roman" w:hAnsi="Times New Roman" w:cs="Times New Roman"/>
                <w:b/>
                <w:bCs/>
                <w:sz w:val="20"/>
                <w:szCs w:val="20"/>
              </w:rPr>
              <w:t xml:space="preserve">Contract Period: -   </w:t>
            </w:r>
            <w:r w:rsidRPr="00B15A2A">
              <w:rPr>
                <w:rFonts w:ascii="Times New Roman" w:hAnsi="Times New Roman" w:cs="Times New Roman"/>
                <w:b/>
                <w:bCs/>
                <w:sz w:val="20"/>
                <w:szCs w:val="20"/>
                <w:highlight w:val="yellow"/>
              </w:rPr>
              <w:t xml:space="preserve">01/01/2026 to </w:t>
            </w:r>
            <w:r w:rsidR="0071132E" w:rsidRPr="00B15A2A">
              <w:rPr>
                <w:rFonts w:ascii="Times New Roman" w:hAnsi="Times New Roman" w:cs="Times New Roman"/>
                <w:b/>
                <w:bCs/>
                <w:sz w:val="20"/>
                <w:szCs w:val="20"/>
                <w:highlight w:val="yellow"/>
              </w:rPr>
              <w:t>31</w:t>
            </w:r>
            <w:r w:rsidRPr="00B15A2A">
              <w:rPr>
                <w:rFonts w:ascii="Times New Roman" w:hAnsi="Times New Roman" w:cs="Times New Roman"/>
                <w:b/>
                <w:bCs/>
                <w:sz w:val="20"/>
                <w:szCs w:val="20"/>
                <w:highlight w:val="yellow"/>
              </w:rPr>
              <w:t>/</w:t>
            </w:r>
            <w:r w:rsidR="0071132E" w:rsidRPr="00B15A2A">
              <w:rPr>
                <w:rFonts w:ascii="Times New Roman" w:hAnsi="Times New Roman" w:cs="Times New Roman"/>
                <w:b/>
                <w:bCs/>
                <w:sz w:val="20"/>
                <w:szCs w:val="20"/>
                <w:highlight w:val="yellow"/>
              </w:rPr>
              <w:t>12</w:t>
            </w:r>
            <w:r w:rsidRPr="00B15A2A">
              <w:rPr>
                <w:rFonts w:ascii="Times New Roman" w:hAnsi="Times New Roman" w:cs="Times New Roman"/>
                <w:b/>
                <w:bCs/>
                <w:sz w:val="20"/>
                <w:szCs w:val="20"/>
                <w:highlight w:val="yellow"/>
              </w:rPr>
              <w:t>/202</w:t>
            </w:r>
            <w:r w:rsidR="003D34D5" w:rsidRPr="00B15A2A">
              <w:rPr>
                <w:rFonts w:ascii="Times New Roman" w:hAnsi="Times New Roman" w:cs="Times New Roman"/>
                <w:b/>
                <w:bCs/>
                <w:sz w:val="20"/>
                <w:szCs w:val="20"/>
              </w:rPr>
              <w:t>6</w:t>
            </w:r>
          </w:p>
        </w:tc>
      </w:tr>
    </w:tbl>
    <w:p w14:paraId="6D321B43" w14:textId="3F97B884" w:rsidR="006B0956" w:rsidRPr="00B15A2A" w:rsidRDefault="006B0956" w:rsidP="006B0956">
      <w:pPr>
        <w:pStyle w:val="Heading1"/>
        <w:rPr>
          <w:sz w:val="20"/>
          <w:szCs w:val="20"/>
          <w:u w:val="single"/>
          <w:lang w:val="en-IN"/>
        </w:rPr>
      </w:pPr>
      <w:r w:rsidRPr="00B15A2A">
        <w:rPr>
          <w:sz w:val="20"/>
          <w:szCs w:val="20"/>
          <w:highlight w:val="yellow"/>
          <w:u w:val="single"/>
          <w:lang w:val="en-IN"/>
        </w:rPr>
        <w:t>***Note: If required</w:t>
      </w:r>
    </w:p>
    <w:p w14:paraId="3903EC21" w14:textId="77777777" w:rsidR="006B0956" w:rsidRPr="00B15A2A" w:rsidRDefault="006B0956" w:rsidP="00332C9A">
      <w:pPr>
        <w:pStyle w:val="Heading1"/>
        <w:jc w:val="center"/>
        <w:rPr>
          <w:sz w:val="20"/>
          <w:szCs w:val="20"/>
          <w:u w:val="single"/>
          <w:lang w:val="en-IN"/>
        </w:rPr>
      </w:pPr>
    </w:p>
    <w:p w14:paraId="7E0A6C14" w14:textId="364CBD38" w:rsidR="00332C9A" w:rsidRPr="00B15A2A" w:rsidRDefault="00332C9A" w:rsidP="00332C9A">
      <w:pPr>
        <w:pStyle w:val="Heading1"/>
        <w:jc w:val="center"/>
        <w:rPr>
          <w:sz w:val="20"/>
          <w:szCs w:val="20"/>
          <w:u w:val="single"/>
          <w:lang w:val="en-IN"/>
        </w:rPr>
      </w:pPr>
      <w:r w:rsidRPr="00B15A2A">
        <w:rPr>
          <w:sz w:val="20"/>
          <w:szCs w:val="20"/>
          <w:u w:val="single"/>
          <w:lang w:val="en-IN"/>
        </w:rPr>
        <w:t>TERMS &amp; CONDITIONS</w:t>
      </w:r>
    </w:p>
    <w:p w14:paraId="5419719D" w14:textId="60D39708" w:rsidR="00636DE7" w:rsidRPr="00B15A2A" w:rsidRDefault="00E962FA" w:rsidP="00332C9A">
      <w:pPr>
        <w:tabs>
          <w:tab w:val="left" w:pos="142"/>
        </w:tabs>
        <w:spacing w:before="240" w:after="0" w:line="240" w:lineRule="auto"/>
        <w:ind w:right="430"/>
        <w:rPr>
          <w:rFonts w:ascii="Times New Roman" w:hAnsi="Times New Roman" w:cs="Times New Roman"/>
          <w:b/>
          <w:bCs/>
          <w:sz w:val="20"/>
          <w:szCs w:val="20"/>
        </w:rPr>
      </w:pPr>
      <w:r w:rsidRPr="00B15A2A">
        <w:rPr>
          <w:rFonts w:ascii="Times New Roman" w:hAnsi="Times New Roman" w:cs="Times New Roman"/>
          <w:b/>
          <w:bCs/>
          <w:sz w:val="20"/>
          <w:szCs w:val="20"/>
        </w:rPr>
        <w:t>1. Scope of Services</w:t>
      </w:r>
    </w:p>
    <w:p w14:paraId="37CC6917" w14:textId="19F5DC3C" w:rsidR="00451384" w:rsidRPr="00B15A2A" w:rsidRDefault="00451384" w:rsidP="00332C9A">
      <w:pPr>
        <w:pStyle w:val="ListParagraph"/>
        <w:numPr>
          <w:ilvl w:val="0"/>
          <w:numId w:val="16"/>
        </w:numPr>
        <w:tabs>
          <w:tab w:val="left" w:pos="142"/>
        </w:tabs>
        <w:ind w:right="430"/>
        <w:rPr>
          <w:sz w:val="20"/>
          <w:szCs w:val="20"/>
        </w:rPr>
      </w:pPr>
      <w:r w:rsidRPr="00B15A2A">
        <w:rPr>
          <w:b/>
          <w:bCs/>
          <w:sz w:val="20"/>
          <w:szCs w:val="20"/>
        </w:rPr>
        <w:t>Breakdown Support:</w:t>
      </w:r>
      <w:r w:rsidRPr="00B15A2A">
        <w:rPr>
          <w:sz w:val="20"/>
          <w:szCs w:val="20"/>
        </w:rPr>
        <w:t xml:space="preserve"> Attendance for major or complete system breakdown within </w:t>
      </w:r>
      <w:r w:rsidRPr="00B15A2A">
        <w:rPr>
          <w:b/>
          <w:bCs/>
          <w:sz w:val="20"/>
          <w:szCs w:val="20"/>
          <w:highlight w:val="yellow"/>
        </w:rPr>
        <w:t xml:space="preserve">48 </w:t>
      </w:r>
      <w:commentRangeStart w:id="71"/>
      <w:r w:rsidRPr="00B15A2A">
        <w:rPr>
          <w:b/>
          <w:bCs/>
          <w:sz w:val="20"/>
          <w:szCs w:val="20"/>
          <w:highlight w:val="yellow"/>
        </w:rPr>
        <w:t>hours</w:t>
      </w:r>
      <w:commentRangeEnd w:id="71"/>
      <w:r w:rsidR="00D10316" w:rsidRPr="00B15A2A">
        <w:rPr>
          <w:rStyle w:val="CommentReference"/>
          <w:sz w:val="20"/>
          <w:szCs w:val="20"/>
        </w:rPr>
        <w:commentReference w:id="71"/>
      </w:r>
      <w:r w:rsidRPr="00B15A2A">
        <w:rPr>
          <w:sz w:val="20"/>
          <w:szCs w:val="20"/>
        </w:rPr>
        <w:t xml:space="preserve"> of complaint registration.</w:t>
      </w:r>
    </w:p>
    <w:p w14:paraId="37E86A74" w14:textId="01E0737A" w:rsidR="00451384" w:rsidRPr="00B15A2A" w:rsidRDefault="00451384" w:rsidP="00332C9A">
      <w:pPr>
        <w:pStyle w:val="ListParagraph"/>
        <w:numPr>
          <w:ilvl w:val="0"/>
          <w:numId w:val="16"/>
        </w:numPr>
        <w:tabs>
          <w:tab w:val="left" w:pos="142"/>
        </w:tabs>
        <w:ind w:right="430"/>
        <w:rPr>
          <w:sz w:val="20"/>
          <w:szCs w:val="20"/>
        </w:rPr>
      </w:pPr>
      <w:r w:rsidRPr="00B15A2A">
        <w:rPr>
          <w:b/>
          <w:bCs/>
          <w:sz w:val="20"/>
          <w:szCs w:val="20"/>
        </w:rPr>
        <w:t>Preventive Maintenance:</w:t>
      </w:r>
      <w:r w:rsidRPr="00B15A2A">
        <w:rPr>
          <w:sz w:val="20"/>
          <w:szCs w:val="20"/>
        </w:rPr>
        <w:t xml:space="preserve"> </w:t>
      </w:r>
      <w:r w:rsidRPr="00B15A2A">
        <w:rPr>
          <w:b/>
          <w:bCs/>
          <w:sz w:val="20"/>
          <w:szCs w:val="20"/>
          <w:highlight w:val="yellow"/>
        </w:rPr>
        <w:t xml:space="preserve">Two (2) Preventive </w:t>
      </w:r>
      <w:commentRangeStart w:id="72"/>
      <w:r w:rsidRPr="00B15A2A">
        <w:rPr>
          <w:b/>
          <w:bCs/>
          <w:sz w:val="20"/>
          <w:szCs w:val="20"/>
          <w:highlight w:val="yellow"/>
        </w:rPr>
        <w:t>Maintenance</w:t>
      </w:r>
      <w:commentRangeEnd w:id="72"/>
      <w:r w:rsidR="00D10316" w:rsidRPr="00B15A2A">
        <w:rPr>
          <w:rStyle w:val="CommentReference"/>
          <w:b/>
          <w:bCs/>
          <w:sz w:val="20"/>
          <w:szCs w:val="20"/>
          <w:highlight w:val="yellow"/>
        </w:rPr>
        <w:commentReference w:id="72"/>
      </w:r>
      <w:r w:rsidRPr="00B15A2A">
        <w:rPr>
          <w:b/>
          <w:bCs/>
          <w:sz w:val="20"/>
          <w:szCs w:val="20"/>
          <w:highlight w:val="yellow"/>
        </w:rPr>
        <w:t xml:space="preserve"> visits per year</w:t>
      </w:r>
      <w:r w:rsidRPr="00B15A2A">
        <w:rPr>
          <w:sz w:val="20"/>
          <w:szCs w:val="20"/>
        </w:rPr>
        <w:t xml:space="preserve"> to ensure optimal performance and reliability.</w:t>
      </w:r>
    </w:p>
    <w:p w14:paraId="6A48A879" w14:textId="0DE5CEC4" w:rsidR="00451384" w:rsidRPr="00B15A2A" w:rsidRDefault="00451384" w:rsidP="00332C9A">
      <w:pPr>
        <w:pStyle w:val="ListParagraph"/>
        <w:numPr>
          <w:ilvl w:val="0"/>
          <w:numId w:val="16"/>
        </w:numPr>
        <w:tabs>
          <w:tab w:val="left" w:pos="142"/>
        </w:tabs>
        <w:ind w:right="430"/>
        <w:rPr>
          <w:sz w:val="20"/>
          <w:szCs w:val="20"/>
          <w:highlight w:val="yellow"/>
        </w:rPr>
      </w:pPr>
      <w:commentRangeStart w:id="73"/>
      <w:r w:rsidRPr="00B15A2A">
        <w:rPr>
          <w:b/>
          <w:bCs/>
          <w:sz w:val="20"/>
          <w:szCs w:val="20"/>
          <w:highlight w:val="yellow"/>
        </w:rPr>
        <w:t>User Training:</w:t>
      </w:r>
      <w:r w:rsidRPr="00B15A2A">
        <w:rPr>
          <w:sz w:val="20"/>
          <w:szCs w:val="20"/>
          <w:highlight w:val="yellow"/>
        </w:rPr>
        <w:t xml:space="preserve"> Basic operational training for end users during the contract period.</w:t>
      </w:r>
    </w:p>
    <w:p w14:paraId="00741CFA" w14:textId="40C35495" w:rsidR="00451384" w:rsidRPr="00B15A2A" w:rsidRDefault="00451384" w:rsidP="00332C9A">
      <w:pPr>
        <w:pStyle w:val="ListParagraph"/>
        <w:numPr>
          <w:ilvl w:val="0"/>
          <w:numId w:val="16"/>
        </w:numPr>
        <w:tabs>
          <w:tab w:val="left" w:pos="142"/>
        </w:tabs>
        <w:ind w:right="430"/>
        <w:rPr>
          <w:sz w:val="20"/>
          <w:szCs w:val="20"/>
          <w:highlight w:val="yellow"/>
        </w:rPr>
      </w:pPr>
      <w:r w:rsidRPr="00B15A2A">
        <w:rPr>
          <w:b/>
          <w:bCs/>
          <w:sz w:val="20"/>
          <w:szCs w:val="20"/>
          <w:highlight w:val="yellow"/>
        </w:rPr>
        <w:t>Asset Digital Inventory:</w:t>
      </w:r>
      <w:r w:rsidRPr="00B15A2A">
        <w:rPr>
          <w:sz w:val="20"/>
          <w:szCs w:val="20"/>
          <w:highlight w:val="yellow"/>
        </w:rPr>
        <w:t xml:space="preserve"> Maintenance of digital asset records for tracking and service history documentation.</w:t>
      </w:r>
    </w:p>
    <w:p w14:paraId="7C71C871" w14:textId="77777777" w:rsidR="00636DE7" w:rsidRPr="00B15A2A" w:rsidRDefault="00451384" w:rsidP="00636DE7">
      <w:pPr>
        <w:pStyle w:val="ListParagraph"/>
        <w:numPr>
          <w:ilvl w:val="0"/>
          <w:numId w:val="16"/>
        </w:numPr>
        <w:tabs>
          <w:tab w:val="left" w:pos="142"/>
        </w:tabs>
        <w:ind w:right="430"/>
        <w:rPr>
          <w:sz w:val="20"/>
          <w:szCs w:val="20"/>
          <w:highlight w:val="yellow"/>
        </w:rPr>
      </w:pPr>
      <w:r w:rsidRPr="00B15A2A">
        <w:rPr>
          <w:b/>
          <w:bCs/>
          <w:sz w:val="20"/>
          <w:szCs w:val="20"/>
          <w:highlight w:val="yellow"/>
        </w:rPr>
        <w:t>Yearly Calibration:</w:t>
      </w:r>
      <w:r w:rsidRPr="00B15A2A">
        <w:rPr>
          <w:sz w:val="20"/>
          <w:szCs w:val="20"/>
          <w:highlight w:val="yellow"/>
        </w:rPr>
        <w:t xml:space="preserve"> One annual calibration as per applicable standards.</w:t>
      </w:r>
      <w:commentRangeEnd w:id="73"/>
      <w:r w:rsidR="00D10316" w:rsidRPr="00B15A2A">
        <w:rPr>
          <w:rStyle w:val="CommentReference"/>
          <w:sz w:val="20"/>
          <w:szCs w:val="20"/>
          <w:highlight w:val="yellow"/>
        </w:rPr>
        <w:commentReference w:id="73"/>
      </w:r>
    </w:p>
    <w:p w14:paraId="0D58AFD5" w14:textId="36ABEB61" w:rsidR="00E962FA" w:rsidRPr="00B15A2A" w:rsidRDefault="00E962FA" w:rsidP="00636DE7">
      <w:pPr>
        <w:tabs>
          <w:tab w:val="left" w:pos="142"/>
        </w:tabs>
        <w:ind w:right="430"/>
        <w:rPr>
          <w:rFonts w:ascii="Times New Roman" w:hAnsi="Times New Roman" w:cs="Times New Roman"/>
          <w:b/>
          <w:bCs/>
          <w:sz w:val="20"/>
          <w:szCs w:val="20"/>
          <w:highlight w:val="yellow"/>
        </w:rPr>
      </w:pPr>
      <w:r w:rsidRPr="00B15A2A">
        <w:rPr>
          <w:rFonts w:ascii="Times New Roman" w:hAnsi="Times New Roman" w:cs="Times New Roman"/>
          <w:b/>
          <w:bCs/>
          <w:sz w:val="20"/>
          <w:szCs w:val="20"/>
        </w:rPr>
        <w:t>2. Exclusions</w:t>
      </w:r>
    </w:p>
    <w:p w14:paraId="1E5E2425" w14:textId="77777777" w:rsidR="00E962FA" w:rsidRPr="00B15A2A" w:rsidRDefault="00E962FA" w:rsidP="00332C9A">
      <w:pPr>
        <w:tabs>
          <w:tab w:val="left" w:pos="142"/>
        </w:tabs>
        <w:spacing w:before="240"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The AMC does not cover:</w:t>
      </w:r>
    </w:p>
    <w:p w14:paraId="25A67319" w14:textId="77777777" w:rsidR="00C64025" w:rsidRPr="00E011AB" w:rsidRDefault="00C64025" w:rsidP="00332C9A">
      <w:pPr>
        <w:numPr>
          <w:ilvl w:val="0"/>
          <w:numId w:val="6"/>
        </w:numPr>
        <w:tabs>
          <w:tab w:val="left" w:pos="142"/>
        </w:tabs>
        <w:spacing w:after="0" w:line="240" w:lineRule="auto"/>
        <w:ind w:right="430"/>
        <w:rPr>
          <w:rFonts w:ascii="Times New Roman" w:hAnsi="Times New Roman" w:cs="Times New Roman"/>
          <w:sz w:val="20"/>
          <w:szCs w:val="20"/>
        </w:rPr>
      </w:pPr>
      <w:r w:rsidRPr="00E011AB">
        <w:rPr>
          <w:rFonts w:ascii="Times New Roman" w:hAnsi="Times New Roman" w:cs="Times New Roman"/>
          <w:b/>
          <w:bCs/>
          <w:sz w:val="20"/>
          <w:szCs w:val="20"/>
        </w:rPr>
        <w:lastRenderedPageBreak/>
        <w:t xml:space="preserve">Spare Parts &amp; Software: </w:t>
      </w:r>
      <w:r w:rsidRPr="00E011AB">
        <w:rPr>
          <w:rFonts w:ascii="Times New Roman" w:hAnsi="Times New Roman" w:cs="Times New Roman"/>
          <w:sz w:val="20"/>
          <w:szCs w:val="20"/>
        </w:rPr>
        <w:t>Supply of all spare parts, components, consumables, and software upgrades or updates is excluded from this quotation and shall be provided only upon issuance of a separate Purchase Order by the CLIENT.</w:t>
      </w:r>
    </w:p>
    <w:p w14:paraId="04EAF7C6" w14:textId="69A9797C" w:rsidR="00E962FA" w:rsidRPr="00E011AB" w:rsidRDefault="00E962FA" w:rsidP="00332C9A">
      <w:pPr>
        <w:numPr>
          <w:ilvl w:val="0"/>
          <w:numId w:val="6"/>
        </w:numPr>
        <w:tabs>
          <w:tab w:val="left" w:pos="142"/>
        </w:tabs>
        <w:spacing w:after="0" w:line="240" w:lineRule="auto"/>
        <w:ind w:right="430"/>
        <w:rPr>
          <w:rFonts w:ascii="Times New Roman" w:hAnsi="Times New Roman" w:cs="Times New Roman"/>
          <w:sz w:val="20"/>
          <w:szCs w:val="20"/>
        </w:rPr>
      </w:pPr>
      <w:r w:rsidRPr="00E011AB">
        <w:rPr>
          <w:rFonts w:ascii="Times New Roman" w:hAnsi="Times New Roman" w:cs="Times New Roman"/>
          <w:sz w:val="20"/>
          <w:szCs w:val="20"/>
        </w:rPr>
        <w:t>Physical/accidental damage, fire, flood, electrical surge, rodent damage, corrosion, tampering, or misuse.</w:t>
      </w:r>
    </w:p>
    <w:p w14:paraId="45302AF7" w14:textId="77777777" w:rsidR="00E962FA" w:rsidRPr="00E011AB" w:rsidRDefault="00E962FA" w:rsidP="00332C9A">
      <w:pPr>
        <w:numPr>
          <w:ilvl w:val="0"/>
          <w:numId w:val="6"/>
        </w:numPr>
        <w:tabs>
          <w:tab w:val="left" w:pos="142"/>
        </w:tabs>
        <w:spacing w:after="0" w:line="240" w:lineRule="auto"/>
        <w:ind w:right="430"/>
        <w:rPr>
          <w:rFonts w:ascii="Times New Roman" w:hAnsi="Times New Roman" w:cs="Times New Roman"/>
          <w:sz w:val="20"/>
          <w:szCs w:val="20"/>
        </w:rPr>
      </w:pPr>
      <w:r w:rsidRPr="00E011AB">
        <w:rPr>
          <w:rFonts w:ascii="Times New Roman" w:hAnsi="Times New Roman" w:cs="Times New Roman"/>
          <w:sz w:val="20"/>
          <w:szCs w:val="20"/>
        </w:rPr>
        <w:t>Failures due to improper earthing, voltage fluctuation, or faulty power supply.</w:t>
      </w:r>
    </w:p>
    <w:p w14:paraId="1A797A5F" w14:textId="4E046935" w:rsidR="00E962FA" w:rsidRPr="00E011AB" w:rsidRDefault="00E962FA" w:rsidP="00332C9A">
      <w:pPr>
        <w:numPr>
          <w:ilvl w:val="0"/>
          <w:numId w:val="6"/>
        </w:numPr>
        <w:tabs>
          <w:tab w:val="left" w:pos="142"/>
        </w:tabs>
        <w:spacing w:after="0" w:line="240" w:lineRule="auto"/>
        <w:ind w:right="430"/>
        <w:rPr>
          <w:rFonts w:ascii="Times New Roman" w:hAnsi="Times New Roman" w:cs="Times New Roman"/>
          <w:sz w:val="20"/>
          <w:szCs w:val="20"/>
        </w:rPr>
      </w:pPr>
      <w:r w:rsidRPr="00E011AB">
        <w:rPr>
          <w:rFonts w:ascii="Times New Roman" w:hAnsi="Times New Roman" w:cs="Times New Roman"/>
          <w:sz w:val="20"/>
          <w:szCs w:val="20"/>
        </w:rPr>
        <w:t>Equipment shifting, dismantling, reinstallation, relocation, or major overhauls.</w:t>
      </w:r>
    </w:p>
    <w:p w14:paraId="502F266F" w14:textId="535AB17D" w:rsidR="00134AB0" w:rsidRPr="00E011AB" w:rsidRDefault="00134AB0" w:rsidP="009A050A">
      <w:pPr>
        <w:numPr>
          <w:ilvl w:val="0"/>
          <w:numId w:val="6"/>
        </w:numPr>
        <w:tabs>
          <w:tab w:val="left" w:pos="142"/>
        </w:tabs>
        <w:spacing w:after="0" w:line="240" w:lineRule="auto"/>
        <w:ind w:right="430"/>
        <w:rPr>
          <w:rFonts w:ascii="Times New Roman" w:hAnsi="Times New Roman" w:cs="Times New Roman"/>
          <w:sz w:val="20"/>
          <w:szCs w:val="20"/>
        </w:rPr>
      </w:pPr>
      <w:r w:rsidRPr="00E011AB">
        <w:rPr>
          <w:rFonts w:ascii="Times New Roman" w:hAnsi="Times New Roman" w:cs="Times New Roman"/>
          <w:sz w:val="20"/>
          <w:szCs w:val="20"/>
        </w:rPr>
        <w:t xml:space="preserve">Any failure or service interruption due to the CLIENT’s non-compliance with statutory or regulatory requirements (such as </w:t>
      </w:r>
      <w:r w:rsidRPr="00E011AB">
        <w:rPr>
          <w:rFonts w:ascii="Times New Roman" w:hAnsi="Times New Roman" w:cs="Times New Roman"/>
          <w:b/>
          <w:bCs/>
          <w:sz w:val="20"/>
          <w:szCs w:val="20"/>
        </w:rPr>
        <w:t>AERB, PC-PNDT, etc.</w:t>
      </w:r>
      <w:r w:rsidRPr="00E011AB">
        <w:rPr>
          <w:rFonts w:ascii="Times New Roman" w:hAnsi="Times New Roman" w:cs="Times New Roman"/>
          <w:sz w:val="20"/>
          <w:szCs w:val="20"/>
        </w:rPr>
        <w:t>) will not be covered under this CAMC.</w:t>
      </w:r>
    </w:p>
    <w:p w14:paraId="58C0AFE8" w14:textId="6646EA3C" w:rsidR="00031136" w:rsidRPr="00E011AB" w:rsidRDefault="00E962FA" w:rsidP="007A16E9">
      <w:pPr>
        <w:tabs>
          <w:tab w:val="left" w:pos="142"/>
        </w:tabs>
        <w:spacing w:before="240" w:after="0" w:line="240" w:lineRule="auto"/>
        <w:ind w:right="430"/>
        <w:rPr>
          <w:rFonts w:ascii="Times New Roman" w:hAnsi="Times New Roman" w:cs="Times New Roman"/>
          <w:b/>
          <w:bCs/>
          <w:sz w:val="20"/>
          <w:szCs w:val="20"/>
        </w:rPr>
      </w:pPr>
      <w:r w:rsidRPr="00E011AB">
        <w:rPr>
          <w:rFonts w:ascii="Times New Roman" w:hAnsi="Times New Roman" w:cs="Times New Roman"/>
          <w:b/>
          <w:bCs/>
          <w:sz w:val="20"/>
          <w:szCs w:val="20"/>
        </w:rPr>
        <w:t>3. Contract Period</w:t>
      </w:r>
    </w:p>
    <w:p w14:paraId="479CCEB4" w14:textId="43178FA0" w:rsidR="001606B0" w:rsidRPr="00E011AB" w:rsidRDefault="001606B0" w:rsidP="001606B0">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E011AB">
        <w:rPr>
          <w:rFonts w:ascii="Times New Roman" w:eastAsia="Times New Roman" w:hAnsi="Times New Roman" w:cs="Times New Roman"/>
          <w:sz w:val="20"/>
          <w:szCs w:val="20"/>
          <w:lang w:eastAsia="en-IN"/>
        </w:rPr>
        <w:t xml:space="preserve">The contract shall be valid for a period of </w:t>
      </w:r>
      <w:r w:rsidRPr="00E011AB">
        <w:rPr>
          <w:rFonts w:ascii="Times New Roman" w:eastAsia="Times New Roman" w:hAnsi="Times New Roman" w:cs="Times New Roman"/>
          <w:b/>
          <w:bCs/>
          <w:sz w:val="20"/>
          <w:szCs w:val="20"/>
          <w:lang w:eastAsia="en-IN"/>
        </w:rPr>
        <w:t>one year</w:t>
      </w:r>
      <w:r w:rsidRPr="00E011AB">
        <w:rPr>
          <w:rFonts w:ascii="Times New Roman" w:eastAsia="Times New Roman" w:hAnsi="Times New Roman" w:cs="Times New Roman"/>
          <w:sz w:val="20"/>
          <w:szCs w:val="20"/>
          <w:lang w:eastAsia="en-IN"/>
        </w:rPr>
        <w:t>, or for such duration as may be mutually agreed upon by both parties.</w:t>
      </w:r>
    </w:p>
    <w:p w14:paraId="011AD535" w14:textId="3AEAA4F8" w:rsidR="00410277" w:rsidRPr="00B15A2A" w:rsidRDefault="00410277" w:rsidP="00332C9A">
      <w:pPr>
        <w:numPr>
          <w:ilvl w:val="0"/>
          <w:numId w:val="7"/>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 xml:space="preserve">Cyrix Healthcare Pvt. Ltd. agrees to provide maintenance services for the equipment listed in </w:t>
      </w:r>
      <w:r w:rsidRPr="00B15A2A">
        <w:rPr>
          <w:rFonts w:ascii="Times New Roman" w:hAnsi="Times New Roman" w:cs="Times New Roman"/>
          <w:b/>
          <w:bCs/>
          <w:sz w:val="20"/>
          <w:szCs w:val="20"/>
          <w:highlight w:val="yellow"/>
        </w:rPr>
        <w:t>Annexure-A</w:t>
      </w:r>
      <w:r w:rsidRPr="00B15A2A">
        <w:rPr>
          <w:rFonts w:ascii="Times New Roman" w:hAnsi="Times New Roman" w:cs="Times New Roman"/>
          <w:sz w:val="20"/>
          <w:szCs w:val="20"/>
        </w:rPr>
        <w:t xml:space="preserve"> installed at the CLIENT premises.</w:t>
      </w:r>
    </w:p>
    <w:p w14:paraId="1DF52A07" w14:textId="77777777" w:rsidR="00636DE7" w:rsidRPr="00B15A2A" w:rsidRDefault="00E962FA" w:rsidP="00636DE7">
      <w:pPr>
        <w:numPr>
          <w:ilvl w:val="0"/>
          <w:numId w:val="7"/>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 xml:space="preserve">Renewable annually with 5% escalation, up to </w:t>
      </w:r>
      <w:r w:rsidRPr="00B15A2A">
        <w:rPr>
          <w:rFonts w:ascii="Times New Roman" w:hAnsi="Times New Roman" w:cs="Times New Roman"/>
          <w:sz w:val="20"/>
          <w:szCs w:val="20"/>
          <w:highlight w:val="yellow"/>
        </w:rPr>
        <w:t>five years</w:t>
      </w:r>
      <w:r w:rsidRPr="00B15A2A">
        <w:rPr>
          <w:rFonts w:ascii="Times New Roman" w:hAnsi="Times New Roman" w:cs="Times New Roman"/>
          <w:sz w:val="20"/>
          <w:szCs w:val="20"/>
        </w:rPr>
        <w:t>, subject to mutual agreement.</w:t>
      </w:r>
    </w:p>
    <w:p w14:paraId="0F18A3C7" w14:textId="77777777" w:rsidR="00636DE7" w:rsidRPr="00B15A2A" w:rsidRDefault="00E962FA" w:rsidP="00636DE7">
      <w:pPr>
        <w:tabs>
          <w:tab w:val="left" w:pos="142"/>
        </w:tabs>
        <w:spacing w:after="0" w:line="240" w:lineRule="auto"/>
        <w:ind w:right="430"/>
        <w:rPr>
          <w:rFonts w:ascii="Times New Roman" w:hAnsi="Times New Roman" w:cs="Times New Roman"/>
          <w:b/>
          <w:bCs/>
          <w:sz w:val="20"/>
          <w:szCs w:val="20"/>
        </w:rPr>
      </w:pPr>
      <w:r w:rsidRPr="00B15A2A">
        <w:rPr>
          <w:rFonts w:ascii="Times New Roman" w:hAnsi="Times New Roman" w:cs="Times New Roman"/>
          <w:b/>
          <w:bCs/>
          <w:sz w:val="20"/>
          <w:szCs w:val="20"/>
        </w:rPr>
        <w:t>4. Payment Terms</w:t>
      </w:r>
    </w:p>
    <w:p w14:paraId="3428F66C" w14:textId="77777777" w:rsidR="00031136" w:rsidRPr="00B15A2A" w:rsidRDefault="00031136" w:rsidP="00636DE7">
      <w:pPr>
        <w:tabs>
          <w:tab w:val="left" w:pos="142"/>
        </w:tabs>
        <w:spacing w:after="0" w:line="240" w:lineRule="auto"/>
        <w:ind w:right="430"/>
        <w:rPr>
          <w:rFonts w:ascii="Times New Roman" w:hAnsi="Times New Roman" w:cs="Times New Roman"/>
          <w:sz w:val="20"/>
          <w:szCs w:val="20"/>
        </w:rPr>
      </w:pPr>
    </w:p>
    <w:p w14:paraId="7DF5108B" w14:textId="77777777" w:rsidR="00636DE7" w:rsidRPr="00B15A2A" w:rsidRDefault="00DF1E8C" w:rsidP="00636DE7">
      <w:pPr>
        <w:pStyle w:val="ListParagraph"/>
        <w:numPr>
          <w:ilvl w:val="0"/>
          <w:numId w:val="19"/>
        </w:numPr>
        <w:tabs>
          <w:tab w:val="left" w:pos="142"/>
        </w:tabs>
        <w:ind w:right="430"/>
        <w:rPr>
          <w:sz w:val="20"/>
          <w:szCs w:val="20"/>
        </w:rPr>
      </w:pPr>
      <w:r w:rsidRPr="00B15A2A">
        <w:rPr>
          <w:sz w:val="20"/>
          <w:szCs w:val="20"/>
          <w:highlight w:val="yellow"/>
        </w:rPr>
        <w:t>&lt;</w:t>
      </w:r>
      <w:r w:rsidR="00F13D70" w:rsidRPr="00B15A2A">
        <w:rPr>
          <w:sz w:val="20"/>
          <w:szCs w:val="20"/>
          <w:highlight w:val="yellow"/>
        </w:rPr>
        <w:t>100 % along with the work order&gt;</w:t>
      </w:r>
    </w:p>
    <w:p w14:paraId="4FBA9267" w14:textId="4DCE49E1" w:rsidR="00E962FA" w:rsidRPr="00B15A2A" w:rsidRDefault="00E962FA" w:rsidP="00636DE7">
      <w:pPr>
        <w:tabs>
          <w:tab w:val="left" w:pos="142"/>
        </w:tabs>
        <w:ind w:right="430"/>
        <w:rPr>
          <w:rFonts w:ascii="Times New Roman" w:hAnsi="Times New Roman" w:cs="Times New Roman"/>
          <w:sz w:val="20"/>
          <w:szCs w:val="20"/>
        </w:rPr>
      </w:pPr>
      <w:r w:rsidRPr="00B15A2A">
        <w:rPr>
          <w:rFonts w:ascii="Times New Roman" w:hAnsi="Times New Roman" w:cs="Times New Roman"/>
          <w:b/>
          <w:bCs/>
          <w:sz w:val="20"/>
          <w:szCs w:val="20"/>
        </w:rPr>
        <w:t>5. Service Conditions</w:t>
      </w:r>
    </w:p>
    <w:p w14:paraId="438F6A2F" w14:textId="77777777" w:rsidR="00E962FA" w:rsidRPr="00B15A2A" w:rsidRDefault="00E962FA" w:rsidP="00332C9A">
      <w:pPr>
        <w:numPr>
          <w:ilvl w:val="0"/>
          <w:numId w:val="9"/>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Service hours: 9:00 AM – 5:00 PM (Monday–Saturday), excluding holidays.</w:t>
      </w:r>
    </w:p>
    <w:p w14:paraId="6FE97512" w14:textId="77777777" w:rsidR="00E962FA" w:rsidRPr="00B15A2A" w:rsidRDefault="00E962FA" w:rsidP="00332C9A">
      <w:pPr>
        <w:numPr>
          <w:ilvl w:val="0"/>
          <w:numId w:val="9"/>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Emergency calls outside working hours are chargeable.</w:t>
      </w:r>
    </w:p>
    <w:p w14:paraId="6A3D383C" w14:textId="77777777" w:rsidR="00E962FA" w:rsidRPr="00B15A2A" w:rsidRDefault="00E962FA" w:rsidP="00332C9A">
      <w:pPr>
        <w:numPr>
          <w:ilvl w:val="0"/>
          <w:numId w:val="9"/>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Delays due to non-availability of spares, natural calamities, strikes, or circumstances beyond control shall not be the responsibility of the service provider.</w:t>
      </w:r>
    </w:p>
    <w:p w14:paraId="64B8C102" w14:textId="77777777" w:rsidR="00636DE7" w:rsidRPr="00B15A2A" w:rsidRDefault="00E962FA" w:rsidP="00636DE7">
      <w:pPr>
        <w:numPr>
          <w:ilvl w:val="0"/>
          <w:numId w:val="9"/>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Equipment may be shifted to workshop for repair if required, at CLIENT’s risk.</w:t>
      </w:r>
    </w:p>
    <w:p w14:paraId="7B8EE45D" w14:textId="75DE1AD8" w:rsidR="00E962FA" w:rsidRPr="00B15A2A" w:rsidRDefault="00E962FA" w:rsidP="00636DE7">
      <w:pPr>
        <w:tabs>
          <w:tab w:val="left" w:pos="142"/>
        </w:tabs>
        <w:spacing w:after="0" w:line="240" w:lineRule="auto"/>
        <w:ind w:right="430"/>
        <w:rPr>
          <w:rFonts w:ascii="Times New Roman" w:hAnsi="Times New Roman" w:cs="Times New Roman"/>
          <w:b/>
          <w:bCs/>
          <w:sz w:val="20"/>
          <w:szCs w:val="20"/>
        </w:rPr>
      </w:pPr>
      <w:r w:rsidRPr="00B15A2A">
        <w:rPr>
          <w:rFonts w:ascii="Times New Roman" w:hAnsi="Times New Roman" w:cs="Times New Roman"/>
          <w:b/>
          <w:bCs/>
          <w:sz w:val="20"/>
          <w:szCs w:val="20"/>
        </w:rPr>
        <w:t>6. Client Responsibilities</w:t>
      </w:r>
    </w:p>
    <w:p w14:paraId="2F7981FB" w14:textId="77777777" w:rsidR="00031136" w:rsidRPr="00B15A2A" w:rsidRDefault="00031136" w:rsidP="00636DE7">
      <w:pPr>
        <w:tabs>
          <w:tab w:val="left" w:pos="142"/>
        </w:tabs>
        <w:spacing w:after="0" w:line="240" w:lineRule="auto"/>
        <w:ind w:right="430"/>
        <w:rPr>
          <w:rFonts w:ascii="Times New Roman" w:hAnsi="Times New Roman" w:cs="Times New Roman"/>
          <w:sz w:val="20"/>
          <w:szCs w:val="20"/>
        </w:rPr>
      </w:pPr>
    </w:p>
    <w:p w14:paraId="33DBC929" w14:textId="77777777" w:rsidR="00E962FA" w:rsidRPr="00B15A2A" w:rsidRDefault="00E962FA" w:rsidP="00332C9A">
      <w:pPr>
        <w:numPr>
          <w:ilvl w:val="0"/>
          <w:numId w:val="10"/>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Provide proper electrical supply, earthing, UPS, and stabilizer.</w:t>
      </w:r>
    </w:p>
    <w:p w14:paraId="11C0E9A9" w14:textId="77777777" w:rsidR="00E962FA" w:rsidRPr="00B15A2A" w:rsidRDefault="00E962FA" w:rsidP="00636DE7">
      <w:pPr>
        <w:numPr>
          <w:ilvl w:val="0"/>
          <w:numId w:val="10"/>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Ensure suitable environmental conditions as per manufacturer guidelines.</w:t>
      </w:r>
    </w:p>
    <w:p w14:paraId="748EAD37" w14:textId="0A374CE6" w:rsidR="00B851C6" w:rsidRPr="00B15A2A" w:rsidRDefault="00E962FA" w:rsidP="00636DE7">
      <w:pPr>
        <w:numPr>
          <w:ilvl w:val="0"/>
          <w:numId w:val="10"/>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Provide full access to equipment and nominate a single point of contact.</w:t>
      </w:r>
    </w:p>
    <w:p w14:paraId="621427B5" w14:textId="77777777" w:rsidR="00E962FA" w:rsidRPr="00B15A2A" w:rsidRDefault="00E962FA" w:rsidP="00636DE7">
      <w:pPr>
        <w:tabs>
          <w:tab w:val="left" w:pos="142"/>
        </w:tabs>
        <w:spacing w:after="0" w:line="240" w:lineRule="auto"/>
        <w:ind w:right="430"/>
        <w:rPr>
          <w:rFonts w:ascii="Times New Roman" w:hAnsi="Times New Roman" w:cs="Times New Roman"/>
          <w:b/>
          <w:bCs/>
          <w:sz w:val="20"/>
          <w:szCs w:val="20"/>
        </w:rPr>
      </w:pPr>
      <w:r w:rsidRPr="00B15A2A">
        <w:rPr>
          <w:rFonts w:ascii="Times New Roman" w:hAnsi="Times New Roman" w:cs="Times New Roman"/>
          <w:b/>
          <w:bCs/>
          <w:sz w:val="20"/>
          <w:szCs w:val="20"/>
        </w:rPr>
        <w:t>7. Limitations of Liability</w:t>
      </w:r>
    </w:p>
    <w:p w14:paraId="12C65077" w14:textId="77777777" w:rsidR="00031136" w:rsidRPr="00B15A2A" w:rsidRDefault="00031136" w:rsidP="00636DE7">
      <w:pPr>
        <w:tabs>
          <w:tab w:val="left" w:pos="142"/>
        </w:tabs>
        <w:spacing w:after="0" w:line="240" w:lineRule="auto"/>
        <w:ind w:right="430"/>
        <w:rPr>
          <w:rFonts w:ascii="Times New Roman" w:hAnsi="Times New Roman" w:cs="Times New Roman"/>
          <w:b/>
          <w:bCs/>
          <w:sz w:val="20"/>
          <w:szCs w:val="20"/>
        </w:rPr>
      </w:pPr>
    </w:p>
    <w:p w14:paraId="3A443AC6" w14:textId="77777777" w:rsidR="00E962FA" w:rsidRPr="00B15A2A" w:rsidRDefault="00E962FA" w:rsidP="00636DE7">
      <w:pPr>
        <w:numPr>
          <w:ilvl w:val="0"/>
          <w:numId w:val="11"/>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Not liable for misuse, unauthorized repairs, natural disasters, power failures, or normal wear and tear.</w:t>
      </w:r>
    </w:p>
    <w:p w14:paraId="668F869C" w14:textId="77777777" w:rsidR="00E962FA" w:rsidRPr="00B15A2A" w:rsidRDefault="00E962FA" w:rsidP="00636DE7">
      <w:pPr>
        <w:numPr>
          <w:ilvl w:val="0"/>
          <w:numId w:val="11"/>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Equipment declared irreparable (spare cost exceeding 60% of equipment value) will not be covered.</w:t>
      </w:r>
    </w:p>
    <w:p w14:paraId="08A34960" w14:textId="62BBBF7D" w:rsidR="00641601" w:rsidRPr="00B15A2A" w:rsidRDefault="00E962FA" w:rsidP="00636DE7">
      <w:pPr>
        <w:numPr>
          <w:ilvl w:val="0"/>
          <w:numId w:val="11"/>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No liability for indirect or consequential losses.</w:t>
      </w:r>
    </w:p>
    <w:p w14:paraId="4865D537" w14:textId="77777777" w:rsidR="00012131" w:rsidRPr="00B15A2A" w:rsidRDefault="00012131" w:rsidP="00012131">
      <w:pPr>
        <w:tabs>
          <w:tab w:val="left" w:pos="142"/>
        </w:tabs>
        <w:spacing w:after="0" w:line="240" w:lineRule="auto"/>
        <w:ind w:right="430"/>
        <w:rPr>
          <w:rFonts w:ascii="Times New Roman" w:hAnsi="Times New Roman" w:cs="Times New Roman"/>
          <w:sz w:val="20"/>
          <w:szCs w:val="20"/>
        </w:rPr>
      </w:pPr>
    </w:p>
    <w:p w14:paraId="16E6305E" w14:textId="39443924" w:rsidR="00012131" w:rsidRPr="00B15A2A" w:rsidRDefault="00012131" w:rsidP="00012131">
      <w:pPr>
        <w:tabs>
          <w:tab w:val="left" w:pos="142"/>
        </w:tabs>
        <w:ind w:right="430"/>
        <w:rPr>
          <w:rFonts w:ascii="Times New Roman" w:hAnsi="Times New Roman" w:cs="Times New Roman"/>
          <w:b/>
          <w:bCs/>
          <w:sz w:val="20"/>
          <w:szCs w:val="20"/>
        </w:rPr>
      </w:pPr>
      <w:r w:rsidRPr="00B15A2A">
        <w:rPr>
          <w:rFonts w:ascii="Times New Roman" w:hAnsi="Times New Roman" w:cs="Times New Roman"/>
          <w:b/>
          <w:bCs/>
          <w:sz w:val="20"/>
          <w:szCs w:val="20"/>
        </w:rPr>
        <w:t>8. ACCEPTANCE OF QUOTATION</w:t>
      </w:r>
    </w:p>
    <w:p w14:paraId="6166AD47" w14:textId="3FBD5B04" w:rsidR="00012131" w:rsidRPr="009A050A" w:rsidRDefault="00012131" w:rsidP="009A050A">
      <w:pPr>
        <w:pStyle w:val="NoSpacing"/>
        <w:numPr>
          <w:ilvl w:val="0"/>
          <w:numId w:val="11"/>
        </w:numPr>
        <w:rPr>
          <w:rFonts w:ascii="Times New Roman" w:hAnsi="Times New Roman" w:cs="Times New Roman"/>
          <w:sz w:val="20"/>
          <w:szCs w:val="20"/>
        </w:rPr>
      </w:pPr>
      <w:r w:rsidRPr="00B15A2A">
        <w:rPr>
          <w:rFonts w:ascii="Times New Roman" w:hAnsi="Times New Roman" w:cs="Times New Roman"/>
          <w:sz w:val="20"/>
          <w:szCs w:val="20"/>
          <w:lang w:val="en-IN"/>
        </w:rPr>
        <w:t>The quotation shall be considered accepted upon issuance of a formal Purchase Order or written confirmation by the CLIENT. Acceptance of the quotation shall constitute agreement to all terms and conditions mentioned herein.</w:t>
      </w:r>
    </w:p>
    <w:p w14:paraId="65A85C03" w14:textId="1B7FB842" w:rsidR="00E962FA" w:rsidRPr="00B15A2A" w:rsidRDefault="00012131" w:rsidP="00636DE7">
      <w:pPr>
        <w:tabs>
          <w:tab w:val="left" w:pos="142"/>
        </w:tabs>
        <w:spacing w:after="0" w:line="240" w:lineRule="auto"/>
        <w:ind w:right="430"/>
        <w:rPr>
          <w:rFonts w:ascii="Times New Roman" w:hAnsi="Times New Roman" w:cs="Times New Roman"/>
          <w:b/>
          <w:bCs/>
          <w:sz w:val="20"/>
          <w:szCs w:val="20"/>
        </w:rPr>
      </w:pPr>
      <w:r w:rsidRPr="00B15A2A">
        <w:rPr>
          <w:rFonts w:ascii="Times New Roman" w:hAnsi="Times New Roman" w:cs="Times New Roman"/>
          <w:b/>
          <w:bCs/>
          <w:sz w:val="20"/>
          <w:szCs w:val="20"/>
        </w:rPr>
        <w:t xml:space="preserve">9. </w:t>
      </w:r>
      <w:r w:rsidR="00E962FA" w:rsidRPr="00B15A2A">
        <w:rPr>
          <w:rFonts w:ascii="Times New Roman" w:hAnsi="Times New Roman" w:cs="Times New Roman"/>
          <w:b/>
          <w:bCs/>
          <w:sz w:val="20"/>
          <w:szCs w:val="20"/>
        </w:rPr>
        <w:t xml:space="preserve"> Termination</w:t>
      </w:r>
    </w:p>
    <w:p w14:paraId="558D19E8" w14:textId="77777777" w:rsidR="00031136" w:rsidRPr="00B15A2A" w:rsidRDefault="00031136" w:rsidP="00636DE7">
      <w:pPr>
        <w:tabs>
          <w:tab w:val="left" w:pos="142"/>
        </w:tabs>
        <w:spacing w:after="0" w:line="240" w:lineRule="auto"/>
        <w:ind w:right="430"/>
        <w:rPr>
          <w:rFonts w:ascii="Times New Roman" w:hAnsi="Times New Roman" w:cs="Times New Roman"/>
          <w:b/>
          <w:bCs/>
          <w:sz w:val="20"/>
          <w:szCs w:val="20"/>
        </w:rPr>
      </w:pPr>
    </w:p>
    <w:p w14:paraId="06DED209" w14:textId="77777777" w:rsidR="00E962FA" w:rsidRPr="00B15A2A" w:rsidRDefault="00E962FA" w:rsidP="00636DE7">
      <w:pPr>
        <w:numPr>
          <w:ilvl w:val="0"/>
          <w:numId w:val="12"/>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Either party may terminate with 30 days’ written notice for valid reasons.</w:t>
      </w:r>
    </w:p>
    <w:p w14:paraId="16F2071E" w14:textId="6B022D62" w:rsidR="00E962FA" w:rsidRPr="00B15A2A" w:rsidRDefault="00E962FA" w:rsidP="00636DE7">
      <w:pPr>
        <w:numPr>
          <w:ilvl w:val="0"/>
          <w:numId w:val="12"/>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Termination for convenience requires 90 days’ written notice.</w:t>
      </w:r>
    </w:p>
    <w:p w14:paraId="5E07BC2C" w14:textId="2BAD1294" w:rsidR="00E962FA" w:rsidRPr="00B15A2A" w:rsidRDefault="00012131" w:rsidP="00636DE7">
      <w:pPr>
        <w:tabs>
          <w:tab w:val="left" w:pos="142"/>
        </w:tabs>
        <w:spacing w:after="0" w:line="240" w:lineRule="auto"/>
        <w:ind w:right="430"/>
        <w:rPr>
          <w:rFonts w:ascii="Times New Roman" w:hAnsi="Times New Roman" w:cs="Times New Roman"/>
          <w:b/>
          <w:bCs/>
          <w:sz w:val="20"/>
          <w:szCs w:val="20"/>
        </w:rPr>
      </w:pPr>
      <w:r w:rsidRPr="00B15A2A">
        <w:rPr>
          <w:rFonts w:ascii="Times New Roman" w:hAnsi="Times New Roman" w:cs="Times New Roman"/>
          <w:b/>
          <w:bCs/>
          <w:sz w:val="20"/>
          <w:szCs w:val="20"/>
        </w:rPr>
        <w:t>10</w:t>
      </w:r>
      <w:r w:rsidR="00E962FA" w:rsidRPr="00B15A2A">
        <w:rPr>
          <w:rFonts w:ascii="Times New Roman" w:hAnsi="Times New Roman" w:cs="Times New Roman"/>
          <w:b/>
          <w:bCs/>
          <w:sz w:val="20"/>
          <w:szCs w:val="20"/>
        </w:rPr>
        <w:t>. Arbitration &amp; Jurisdiction</w:t>
      </w:r>
    </w:p>
    <w:p w14:paraId="4F3D3825" w14:textId="77777777" w:rsidR="00D7747A" w:rsidRPr="00B15A2A" w:rsidRDefault="00D7747A" w:rsidP="00636DE7">
      <w:pPr>
        <w:tabs>
          <w:tab w:val="left" w:pos="142"/>
        </w:tabs>
        <w:spacing w:after="0" w:line="240" w:lineRule="auto"/>
        <w:ind w:right="430"/>
        <w:rPr>
          <w:rFonts w:ascii="Times New Roman" w:hAnsi="Times New Roman" w:cs="Times New Roman"/>
          <w:b/>
          <w:bCs/>
          <w:sz w:val="20"/>
          <w:szCs w:val="20"/>
        </w:rPr>
      </w:pPr>
    </w:p>
    <w:p w14:paraId="69CADF9D" w14:textId="77777777" w:rsidR="00E962FA" w:rsidRPr="00B15A2A" w:rsidRDefault="00E962FA" w:rsidP="00636DE7">
      <w:pPr>
        <w:numPr>
          <w:ilvl w:val="0"/>
          <w:numId w:val="13"/>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Disputes shall be resolved through arbitration under the Arbitration and Conciliation Act, 1996.</w:t>
      </w:r>
    </w:p>
    <w:p w14:paraId="1858896F" w14:textId="77777777" w:rsidR="00F40007" w:rsidRPr="00B15A2A" w:rsidRDefault="00E962FA" w:rsidP="00F40007">
      <w:pPr>
        <w:numPr>
          <w:ilvl w:val="0"/>
          <w:numId w:val="13"/>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lastRenderedPageBreak/>
        <w:t>Jurisdiction: Cochin, Kerala.</w:t>
      </w:r>
    </w:p>
    <w:p w14:paraId="0D2D7172" w14:textId="0ACC409C" w:rsidR="00F40007" w:rsidRPr="00B15A2A" w:rsidRDefault="00012131" w:rsidP="00F40007">
      <w:p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11</w:t>
      </w:r>
      <w:r w:rsidR="00F40007" w:rsidRPr="00B15A2A">
        <w:rPr>
          <w:rFonts w:ascii="Times New Roman" w:hAnsi="Times New Roman" w:cs="Times New Roman"/>
          <w:sz w:val="20"/>
          <w:szCs w:val="20"/>
        </w:rPr>
        <w:t xml:space="preserve">. </w:t>
      </w:r>
      <w:r w:rsidR="00F40007" w:rsidRPr="00B15A2A">
        <w:rPr>
          <w:rFonts w:ascii="Times New Roman" w:hAnsi="Times New Roman" w:cs="Times New Roman"/>
          <w:b/>
          <w:bCs/>
          <w:spacing w:val="-1"/>
          <w:sz w:val="20"/>
          <w:szCs w:val="20"/>
        </w:rPr>
        <w:t xml:space="preserve">BANK </w:t>
      </w:r>
      <w:r w:rsidR="00F40007" w:rsidRPr="00B15A2A">
        <w:rPr>
          <w:rFonts w:ascii="Times New Roman" w:hAnsi="Times New Roman" w:cs="Times New Roman"/>
          <w:b/>
          <w:bCs/>
          <w:sz w:val="20"/>
          <w:szCs w:val="20"/>
        </w:rPr>
        <w:t>DETAILS:</w:t>
      </w:r>
    </w:p>
    <w:p w14:paraId="2365C7E1" w14:textId="77777777" w:rsidR="00F40007" w:rsidRPr="00B15A2A" w:rsidRDefault="00F40007" w:rsidP="00F40007">
      <w:pPr>
        <w:pStyle w:val="NoSpacing"/>
        <w:numPr>
          <w:ilvl w:val="0"/>
          <w:numId w:val="13"/>
        </w:numPr>
        <w:jc w:val="both"/>
        <w:rPr>
          <w:rFonts w:ascii="Times New Roman" w:hAnsi="Times New Roman" w:cs="Times New Roman"/>
          <w:sz w:val="20"/>
          <w:szCs w:val="20"/>
          <w:rPrChange w:id="74" w:author="Rinie Mathew" w:date="2026-02-13T15:26:00Z" w16du:dateUtc="2026-02-13T09:56:00Z">
            <w:rPr>
              <w:rFonts w:ascii="Arial" w:hAnsi="Arial" w:cs="Arial"/>
              <w:b/>
              <w:bCs/>
              <w:sz w:val="20"/>
              <w:szCs w:val="20"/>
            </w:rPr>
          </w:rPrChange>
        </w:rPr>
      </w:pPr>
      <w:r w:rsidRPr="00B15A2A">
        <w:rPr>
          <w:rFonts w:ascii="Times New Roman" w:hAnsi="Times New Roman" w:cs="Times New Roman"/>
          <w:sz w:val="20"/>
          <w:szCs w:val="20"/>
        </w:rPr>
        <w:t>A/C Number</w:t>
      </w:r>
      <w:r w:rsidRPr="00B15A2A">
        <w:rPr>
          <w:rFonts w:ascii="Times New Roman" w:hAnsi="Times New Roman" w:cs="Times New Roman"/>
          <w:sz w:val="20"/>
          <w:szCs w:val="20"/>
          <w:rPrChange w:id="75" w:author="Rinie Mathew" w:date="2026-02-13T15:26:00Z" w16du:dateUtc="2026-02-13T09:56:00Z">
            <w:rPr>
              <w:rFonts w:ascii="Arial" w:hAnsi="Arial" w:cs="Arial"/>
              <w:b/>
              <w:sz w:val="20"/>
              <w:szCs w:val="20"/>
            </w:rPr>
          </w:rPrChange>
        </w:rPr>
        <w:t xml:space="preserve">: </w:t>
      </w:r>
      <w:r w:rsidRPr="00B15A2A">
        <w:rPr>
          <w:rFonts w:ascii="Times New Roman" w:hAnsi="Times New Roman" w:cs="Times New Roman"/>
          <w:sz w:val="20"/>
          <w:szCs w:val="20"/>
          <w:rPrChange w:id="76" w:author="Rinie Mathew" w:date="2026-02-13T15:26:00Z" w16du:dateUtc="2026-02-13T09:56:00Z">
            <w:rPr>
              <w:rFonts w:ascii="Arial" w:hAnsi="Arial" w:cs="Arial"/>
              <w:b/>
              <w:bCs/>
              <w:sz w:val="20"/>
              <w:szCs w:val="20"/>
            </w:rPr>
          </w:rPrChange>
        </w:rPr>
        <w:t>&lt;Bank Account Number&gt;</w:t>
      </w:r>
    </w:p>
    <w:p w14:paraId="12B1D5B0" w14:textId="77777777" w:rsidR="00F40007" w:rsidRPr="00B15A2A" w:rsidRDefault="00F40007" w:rsidP="00F40007">
      <w:pPr>
        <w:pStyle w:val="NoSpacing"/>
        <w:numPr>
          <w:ilvl w:val="0"/>
          <w:numId w:val="13"/>
        </w:numPr>
        <w:jc w:val="both"/>
        <w:rPr>
          <w:rFonts w:ascii="Times New Roman" w:hAnsi="Times New Roman" w:cs="Times New Roman"/>
          <w:b/>
          <w:sz w:val="20"/>
          <w:szCs w:val="20"/>
          <w:rPrChange w:id="77" w:author="Rinie Mathew" w:date="2026-02-13T15:37:00Z" w16du:dateUtc="2026-02-13T10:07:00Z">
            <w:rPr>
              <w:rFonts w:ascii="Arial" w:hAnsi="Arial" w:cs="Arial"/>
              <w:b/>
              <w:bCs/>
              <w:sz w:val="20"/>
              <w:szCs w:val="20"/>
            </w:rPr>
          </w:rPrChange>
        </w:rPr>
      </w:pPr>
      <w:r w:rsidRPr="00B15A2A">
        <w:rPr>
          <w:rFonts w:ascii="Times New Roman" w:hAnsi="Times New Roman" w:cs="Times New Roman"/>
          <w:sz w:val="20"/>
          <w:szCs w:val="20"/>
        </w:rPr>
        <w:t>Bank Name: &lt;Bank Name&gt;</w:t>
      </w:r>
    </w:p>
    <w:p w14:paraId="4B5F7756" w14:textId="77777777" w:rsidR="00F40007" w:rsidRPr="00B15A2A" w:rsidRDefault="00F40007" w:rsidP="00F40007">
      <w:pPr>
        <w:pStyle w:val="NoSpacing"/>
        <w:numPr>
          <w:ilvl w:val="0"/>
          <w:numId w:val="13"/>
        </w:numPr>
        <w:jc w:val="both"/>
        <w:rPr>
          <w:rFonts w:ascii="Times New Roman" w:hAnsi="Times New Roman" w:cs="Times New Roman"/>
          <w:b/>
          <w:sz w:val="20"/>
          <w:szCs w:val="20"/>
          <w:rPrChange w:id="78" w:author="Rinie Mathew" w:date="2026-02-13T15:37:00Z" w16du:dateUtc="2026-02-13T10:07:00Z">
            <w:rPr>
              <w:rFonts w:ascii="Arial" w:hAnsi="Arial" w:cs="Arial"/>
              <w:b/>
              <w:bCs/>
              <w:sz w:val="20"/>
              <w:szCs w:val="20"/>
            </w:rPr>
          </w:rPrChange>
        </w:rPr>
      </w:pPr>
      <w:r w:rsidRPr="00B15A2A">
        <w:rPr>
          <w:rFonts w:ascii="Times New Roman" w:hAnsi="Times New Roman" w:cs="Times New Roman"/>
          <w:sz w:val="20"/>
          <w:szCs w:val="20"/>
        </w:rPr>
        <w:t>Branch Code:&lt;Branch Code&gt;</w:t>
      </w:r>
    </w:p>
    <w:p w14:paraId="2871F323" w14:textId="77777777" w:rsidR="00F40007" w:rsidRPr="00B15A2A" w:rsidRDefault="00F40007" w:rsidP="00F40007">
      <w:pPr>
        <w:pStyle w:val="NoSpacing"/>
        <w:numPr>
          <w:ilvl w:val="0"/>
          <w:numId w:val="13"/>
        </w:numPr>
        <w:jc w:val="both"/>
        <w:rPr>
          <w:rFonts w:ascii="Times New Roman" w:hAnsi="Times New Roman" w:cs="Times New Roman"/>
          <w:b/>
          <w:bCs/>
          <w:sz w:val="20"/>
          <w:szCs w:val="20"/>
        </w:rPr>
      </w:pPr>
      <w:r w:rsidRPr="00B15A2A">
        <w:rPr>
          <w:rFonts w:ascii="Times New Roman" w:hAnsi="Times New Roman" w:cs="Times New Roman"/>
          <w:sz w:val="20"/>
          <w:szCs w:val="20"/>
        </w:rPr>
        <w:t>IFSC: &lt;Code&gt;</w:t>
      </w:r>
    </w:p>
    <w:p w14:paraId="5EEDFFBF" w14:textId="7E2E34FF" w:rsidR="00997A83" w:rsidRPr="00E011AB" w:rsidRDefault="00997A83" w:rsidP="00997A83">
      <w:pPr>
        <w:pStyle w:val="NoSpacing"/>
        <w:jc w:val="both"/>
        <w:rPr>
          <w:rFonts w:ascii="Times New Roman" w:hAnsi="Times New Roman" w:cs="Times New Roman"/>
          <w:b/>
          <w:bCs/>
          <w:sz w:val="20"/>
          <w:szCs w:val="20"/>
          <w:lang w:val="en-IN"/>
        </w:rPr>
      </w:pPr>
      <w:r w:rsidRPr="00B15A2A">
        <w:rPr>
          <w:rFonts w:ascii="Times New Roman" w:hAnsi="Times New Roman" w:cs="Times New Roman"/>
          <w:sz w:val="20"/>
          <w:szCs w:val="20"/>
        </w:rPr>
        <w:t>12</w:t>
      </w:r>
      <w:r w:rsidRPr="00E011AB">
        <w:rPr>
          <w:rFonts w:ascii="Times New Roman" w:hAnsi="Times New Roman" w:cs="Times New Roman"/>
          <w:sz w:val="20"/>
          <w:szCs w:val="20"/>
        </w:rPr>
        <w:t xml:space="preserve">. </w:t>
      </w:r>
      <w:r w:rsidRPr="00E011AB">
        <w:rPr>
          <w:rFonts w:ascii="Times New Roman" w:hAnsi="Times New Roman" w:cs="Times New Roman"/>
          <w:b/>
          <w:bCs/>
          <w:sz w:val="20"/>
          <w:szCs w:val="20"/>
          <w:lang w:val="en-IN"/>
        </w:rPr>
        <w:t>Service Report Acknowledgment</w:t>
      </w:r>
    </w:p>
    <w:p w14:paraId="5DC5221D" w14:textId="52E50AC7" w:rsidR="00997A83" w:rsidRPr="00E011AB" w:rsidRDefault="0082510D" w:rsidP="00997A83">
      <w:pPr>
        <w:pStyle w:val="NoSpacing"/>
        <w:numPr>
          <w:ilvl w:val="0"/>
          <w:numId w:val="19"/>
        </w:numPr>
        <w:jc w:val="both"/>
        <w:rPr>
          <w:rFonts w:ascii="Times New Roman" w:hAnsi="Times New Roman" w:cs="Times New Roman"/>
          <w:sz w:val="20"/>
          <w:szCs w:val="20"/>
        </w:rPr>
      </w:pPr>
      <w:r w:rsidRPr="00E011AB">
        <w:rPr>
          <w:rFonts w:ascii="Times New Roman" w:hAnsi="Times New Roman" w:cs="Times New Roman"/>
          <w:sz w:val="20"/>
          <w:szCs w:val="20"/>
          <w:lang w:val="en-IN"/>
        </w:rPr>
        <w:t>The CLIENT shall sign and acknowledge the service report upon completion of each service visit as confirmation of the work performed.</w:t>
      </w:r>
    </w:p>
    <w:p w14:paraId="69590C61" w14:textId="043E6196" w:rsidR="007E33A7" w:rsidRPr="00E011AB" w:rsidRDefault="007E33A7" w:rsidP="007E33A7">
      <w:pPr>
        <w:pStyle w:val="NoSpacing"/>
        <w:jc w:val="both"/>
        <w:rPr>
          <w:rFonts w:ascii="Times New Roman" w:hAnsi="Times New Roman" w:cs="Times New Roman"/>
          <w:sz w:val="20"/>
          <w:szCs w:val="20"/>
        </w:rPr>
      </w:pPr>
      <w:r w:rsidRPr="00E011AB">
        <w:rPr>
          <w:rFonts w:ascii="Times New Roman" w:hAnsi="Times New Roman" w:cs="Times New Roman"/>
          <w:sz w:val="20"/>
          <w:szCs w:val="20"/>
          <w:lang w:val="en-IN"/>
        </w:rPr>
        <w:t xml:space="preserve">13. </w:t>
      </w:r>
      <w:r w:rsidRPr="00E011AB">
        <w:rPr>
          <w:rFonts w:ascii="Times New Roman" w:hAnsi="Times New Roman" w:cs="Times New Roman"/>
          <w:b/>
          <w:bCs/>
          <w:sz w:val="20"/>
          <w:szCs w:val="20"/>
          <w:lang w:val="en-IN"/>
        </w:rPr>
        <w:t>Addition of Equipment</w:t>
      </w:r>
    </w:p>
    <w:p w14:paraId="5C3A9DDD" w14:textId="5D755C36" w:rsidR="00CD05C2" w:rsidRPr="00E011AB" w:rsidRDefault="00455EEB" w:rsidP="007E33A7">
      <w:pPr>
        <w:pStyle w:val="ListParagraph"/>
        <w:numPr>
          <w:ilvl w:val="0"/>
          <w:numId w:val="19"/>
        </w:numPr>
        <w:tabs>
          <w:tab w:val="left" w:pos="142"/>
        </w:tabs>
        <w:ind w:right="430"/>
        <w:rPr>
          <w:sz w:val="20"/>
          <w:szCs w:val="20"/>
        </w:rPr>
      </w:pPr>
      <w:r w:rsidRPr="00E011AB">
        <w:rPr>
          <w:sz w:val="20"/>
          <w:szCs w:val="20"/>
          <w:lang w:val="en-IN"/>
        </w:rPr>
        <w:t xml:space="preserve">Any new equipment installed by the CLIENT during the contract period that is </w:t>
      </w:r>
      <w:r w:rsidRPr="00E011AB">
        <w:rPr>
          <w:b/>
          <w:bCs/>
          <w:sz w:val="20"/>
          <w:szCs w:val="20"/>
          <w:lang w:val="en-IN"/>
        </w:rPr>
        <w:t>not listed in Annexure-A</w:t>
      </w:r>
      <w:r w:rsidRPr="00E011AB">
        <w:rPr>
          <w:sz w:val="20"/>
          <w:szCs w:val="20"/>
          <w:lang w:val="en-IN"/>
        </w:rPr>
        <w:t xml:space="preserve"> shall not be covered under this agreement. Such equipment may be included in the contract </w:t>
      </w:r>
      <w:r w:rsidRPr="00E011AB">
        <w:rPr>
          <w:b/>
          <w:bCs/>
          <w:sz w:val="20"/>
          <w:szCs w:val="20"/>
          <w:lang w:val="en-IN"/>
        </w:rPr>
        <w:t>only upon mutual agreement</w:t>
      </w:r>
      <w:r w:rsidRPr="00E011AB">
        <w:rPr>
          <w:sz w:val="20"/>
          <w:szCs w:val="20"/>
          <w:lang w:val="en-IN"/>
        </w:rPr>
        <w:t>, subject to inspection and revision of contract charges through a written amendment or separate Purchase Order.</w:t>
      </w:r>
    </w:p>
    <w:p w14:paraId="34E10D7E" w14:textId="77777777" w:rsidR="000B61F7" w:rsidRPr="00B15A2A" w:rsidRDefault="000B61F7" w:rsidP="00D409B8">
      <w:pPr>
        <w:pStyle w:val="BodyText"/>
        <w:spacing w:before="1"/>
        <w:jc w:val="both"/>
        <w:rPr>
          <w:b/>
          <w:bCs/>
          <w:sz w:val="20"/>
          <w:szCs w:val="20"/>
        </w:rPr>
      </w:pPr>
    </w:p>
    <w:p w14:paraId="4AA797E2" w14:textId="7F521E36" w:rsidR="00D409B8" w:rsidRPr="00B15A2A" w:rsidRDefault="00F40007" w:rsidP="00D409B8">
      <w:pPr>
        <w:pStyle w:val="BodyText"/>
        <w:spacing w:before="1"/>
        <w:jc w:val="both"/>
        <w:rPr>
          <w:sz w:val="20"/>
          <w:szCs w:val="20"/>
        </w:rPr>
      </w:pPr>
      <w:r w:rsidRPr="00B15A2A">
        <w:rPr>
          <w:b/>
          <w:bCs/>
          <w:sz w:val="20"/>
          <w:szCs w:val="20"/>
        </w:rPr>
        <w:t>SECOND PARTY</w:t>
      </w:r>
      <w:r w:rsidR="00D409B8" w:rsidRPr="00B15A2A">
        <w:rPr>
          <w:sz w:val="20"/>
          <w:szCs w:val="20"/>
        </w:rPr>
        <w:t xml:space="preserve">                                                                                        </w:t>
      </w:r>
      <w:r w:rsidR="00D409B8" w:rsidRPr="00B15A2A">
        <w:rPr>
          <w:b/>
          <w:bCs/>
          <w:sz w:val="20"/>
          <w:szCs w:val="20"/>
        </w:rPr>
        <w:t>FIRST PARTY</w:t>
      </w:r>
      <w:r w:rsidR="00D409B8" w:rsidRPr="00B15A2A">
        <w:rPr>
          <w:sz w:val="20"/>
          <w:szCs w:val="20"/>
        </w:rPr>
        <w:t xml:space="preserve"> </w:t>
      </w:r>
    </w:p>
    <w:p w14:paraId="1A7A9C76" w14:textId="77777777" w:rsidR="00D409B8" w:rsidRPr="00B15A2A" w:rsidRDefault="00D409B8" w:rsidP="00D409B8">
      <w:pPr>
        <w:pStyle w:val="BodyText"/>
        <w:spacing w:before="1"/>
        <w:jc w:val="both"/>
        <w:rPr>
          <w:sz w:val="20"/>
          <w:szCs w:val="20"/>
        </w:rPr>
      </w:pPr>
      <w:r w:rsidRPr="00B15A2A">
        <w:rPr>
          <w:noProof/>
          <w:sz w:val="20"/>
          <w:szCs w:val="20"/>
        </w:rPr>
        <w:drawing>
          <wp:anchor distT="0" distB="0" distL="0" distR="0" simplePos="0" relativeHeight="251660288" behindDoc="1" locked="0" layoutInCell="1" allowOverlap="1" wp14:anchorId="5BFB8650" wp14:editId="5B5C9CBA">
            <wp:simplePos x="0" y="0"/>
            <wp:positionH relativeFrom="page">
              <wp:posOffset>5060950</wp:posOffset>
            </wp:positionH>
            <wp:positionV relativeFrom="paragraph">
              <wp:posOffset>85725</wp:posOffset>
            </wp:positionV>
            <wp:extent cx="726440" cy="600075"/>
            <wp:effectExtent l="0" t="0" r="0" b="9525"/>
            <wp:wrapNone/>
            <wp:docPr id="3" name="Image 3" descr="F:\OneDrive - CYRIX HEALTH CARE\CYRIX HEALTH CARE PVT_ LIMITEDS\signatur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F:\OneDrive - CYRIX HEALTH CARE\CYRIX HEALTH CARE PVT_ LIMITEDS\signature.PNG"/>
                    <pic:cNvPicPr/>
                  </pic:nvPicPr>
                  <pic:blipFill>
                    <a:blip r:embed="rId12" cstate="print"/>
                    <a:stretch>
                      <a:fillRect/>
                    </a:stretch>
                  </pic:blipFill>
                  <pic:spPr>
                    <a:xfrm>
                      <a:off x="0" y="0"/>
                      <a:ext cx="726440" cy="600075"/>
                    </a:xfrm>
                    <a:prstGeom prst="rect">
                      <a:avLst/>
                    </a:prstGeom>
                  </pic:spPr>
                </pic:pic>
              </a:graphicData>
            </a:graphic>
            <wp14:sizeRelH relativeFrom="margin">
              <wp14:pctWidth>0</wp14:pctWidth>
            </wp14:sizeRelH>
            <wp14:sizeRelV relativeFrom="margin">
              <wp14:pctHeight>0</wp14:pctHeight>
            </wp14:sizeRelV>
          </wp:anchor>
        </w:drawing>
      </w:r>
    </w:p>
    <w:p w14:paraId="6CD108CC" w14:textId="77777777" w:rsidR="00D409B8" w:rsidRPr="00B15A2A" w:rsidRDefault="00D409B8" w:rsidP="00D409B8">
      <w:pPr>
        <w:pStyle w:val="BodyText"/>
        <w:spacing w:before="1"/>
        <w:jc w:val="both"/>
        <w:rPr>
          <w:sz w:val="20"/>
          <w:szCs w:val="20"/>
        </w:rPr>
      </w:pPr>
    </w:p>
    <w:p w14:paraId="2A4B6136" w14:textId="77777777" w:rsidR="00D409B8" w:rsidRPr="00B15A2A" w:rsidRDefault="00D409B8" w:rsidP="00D409B8">
      <w:pPr>
        <w:pStyle w:val="BodyText"/>
        <w:jc w:val="both"/>
        <w:rPr>
          <w:sz w:val="20"/>
          <w:szCs w:val="20"/>
        </w:rPr>
      </w:pPr>
      <w:r w:rsidRPr="00B15A2A">
        <w:rPr>
          <w:sz w:val="20"/>
          <w:szCs w:val="20"/>
        </w:rPr>
        <w:t xml:space="preserve">      </w:t>
      </w:r>
    </w:p>
    <w:p w14:paraId="28DD2C0F" w14:textId="231233F0" w:rsidR="00D409B8" w:rsidRPr="00B15A2A" w:rsidRDefault="00D409B8" w:rsidP="00D409B8">
      <w:pPr>
        <w:pStyle w:val="BodyText"/>
        <w:rPr>
          <w:b/>
          <w:bCs/>
          <w:sz w:val="20"/>
          <w:szCs w:val="20"/>
        </w:rPr>
      </w:pPr>
      <w:r w:rsidRPr="00B15A2A">
        <w:rPr>
          <w:b/>
          <w:bCs/>
          <w:sz w:val="20"/>
          <w:szCs w:val="20"/>
          <w:highlight w:val="yellow"/>
        </w:rPr>
        <w:t>&lt;Customer Name &gt;</w:t>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t xml:space="preserve">         Cyrix</w:t>
      </w:r>
      <w:r w:rsidRPr="00B15A2A">
        <w:rPr>
          <w:b/>
          <w:bCs/>
          <w:spacing w:val="-5"/>
          <w:sz w:val="20"/>
          <w:szCs w:val="20"/>
        </w:rPr>
        <w:t xml:space="preserve"> </w:t>
      </w:r>
      <w:r w:rsidRPr="00B15A2A">
        <w:rPr>
          <w:b/>
          <w:bCs/>
          <w:sz w:val="20"/>
          <w:szCs w:val="20"/>
        </w:rPr>
        <w:t>Healthcare</w:t>
      </w:r>
      <w:r w:rsidRPr="00B15A2A">
        <w:rPr>
          <w:b/>
          <w:bCs/>
          <w:spacing w:val="-11"/>
          <w:sz w:val="20"/>
          <w:szCs w:val="20"/>
        </w:rPr>
        <w:t xml:space="preserve"> </w:t>
      </w:r>
      <w:r w:rsidRPr="00B15A2A">
        <w:rPr>
          <w:b/>
          <w:bCs/>
          <w:sz w:val="20"/>
          <w:szCs w:val="20"/>
        </w:rPr>
        <w:t>Pvt.</w:t>
      </w:r>
      <w:r w:rsidRPr="00B15A2A">
        <w:rPr>
          <w:b/>
          <w:bCs/>
          <w:spacing w:val="-2"/>
          <w:sz w:val="20"/>
          <w:szCs w:val="20"/>
        </w:rPr>
        <w:t xml:space="preserve"> </w:t>
      </w:r>
      <w:r w:rsidRPr="00B15A2A">
        <w:rPr>
          <w:b/>
          <w:bCs/>
          <w:spacing w:val="-4"/>
          <w:sz w:val="20"/>
          <w:szCs w:val="20"/>
        </w:rPr>
        <w:t>Ltd</w:t>
      </w:r>
    </w:p>
    <w:p w14:paraId="47F01450" w14:textId="70080843" w:rsidR="00D409B8" w:rsidRPr="00B15A2A" w:rsidRDefault="00D409B8" w:rsidP="00D409B8">
      <w:pPr>
        <w:pStyle w:val="BodyText"/>
        <w:rPr>
          <w:b/>
          <w:bCs/>
          <w:sz w:val="20"/>
          <w:szCs w:val="20"/>
        </w:rPr>
      </w:pPr>
      <w:r w:rsidRPr="00B15A2A">
        <w:rPr>
          <w:b/>
          <w:bCs/>
          <w:sz w:val="20"/>
          <w:szCs w:val="20"/>
          <w:highlight w:val="yellow"/>
        </w:rPr>
        <w:t>&lt;Address&gt;</w:t>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t xml:space="preserve">         30/641B, Petta, Poonithura           </w:t>
      </w:r>
    </w:p>
    <w:p w14:paraId="60482B3C" w14:textId="20C895B6" w:rsidR="00D409B8" w:rsidRPr="00B15A2A" w:rsidRDefault="00D409B8" w:rsidP="00D409B8">
      <w:pPr>
        <w:pStyle w:val="BodyText"/>
        <w:jc w:val="both"/>
        <w:rPr>
          <w:b/>
          <w:bCs/>
          <w:sz w:val="20"/>
          <w:szCs w:val="20"/>
        </w:rPr>
      </w:pP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t xml:space="preserve">        Ernakulam, Kerala</w:t>
      </w:r>
    </w:p>
    <w:p w14:paraId="4BAF8565" w14:textId="4A243AF6" w:rsidR="00D409B8" w:rsidRPr="00B15A2A" w:rsidRDefault="00D409B8" w:rsidP="00D409B8">
      <w:pPr>
        <w:pStyle w:val="BodyText"/>
        <w:jc w:val="both"/>
        <w:rPr>
          <w:b/>
          <w:bCs/>
          <w:sz w:val="20"/>
          <w:szCs w:val="20"/>
        </w:rPr>
      </w:pPr>
      <w:r w:rsidRPr="00B15A2A">
        <w:rPr>
          <w:b/>
          <w:bCs/>
          <w:sz w:val="20"/>
          <w:szCs w:val="20"/>
        </w:rPr>
        <w:t xml:space="preserve">     </w:t>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t xml:space="preserve">        India                           </w:t>
      </w:r>
    </w:p>
    <w:p w14:paraId="287C7BD6" w14:textId="279D6369" w:rsidR="00D409B8" w:rsidRPr="00B15A2A" w:rsidRDefault="00D409B8" w:rsidP="00D409B8">
      <w:pPr>
        <w:tabs>
          <w:tab w:val="left" w:pos="142"/>
        </w:tabs>
        <w:spacing w:before="240" w:line="240" w:lineRule="auto"/>
        <w:ind w:left="266" w:right="430"/>
        <w:jc w:val="both"/>
        <w:rPr>
          <w:rFonts w:ascii="Times New Roman" w:hAnsi="Times New Roman" w:cs="Times New Roman"/>
          <w:b/>
          <w:bCs/>
          <w:sz w:val="20"/>
          <w:szCs w:val="20"/>
        </w:rPr>
      </w:pPr>
      <w:r w:rsidRPr="00B15A2A">
        <w:rPr>
          <w:rFonts w:ascii="Times New Roman" w:hAnsi="Times New Roman" w:cs="Times New Roman"/>
          <w:sz w:val="20"/>
          <w:szCs w:val="20"/>
        </w:rPr>
        <w:t xml:space="preserve">                                                                                                   </w:t>
      </w:r>
      <w:r w:rsidRPr="00B15A2A">
        <w:rPr>
          <w:rFonts w:ascii="Times New Roman" w:hAnsi="Times New Roman" w:cs="Times New Roman"/>
          <w:spacing w:val="-2"/>
          <w:sz w:val="20"/>
          <w:szCs w:val="20"/>
        </w:rPr>
        <w:t xml:space="preserve">                                                                    </w:t>
      </w:r>
    </w:p>
    <w:p w14:paraId="0857EC9E" w14:textId="77777777" w:rsidR="000B61F7" w:rsidRPr="00B15A2A" w:rsidRDefault="00FA272B" w:rsidP="008A3006">
      <w:pPr>
        <w:pStyle w:val="BodyText"/>
        <w:spacing w:before="192" w:line="405" w:lineRule="auto"/>
        <w:ind w:right="59"/>
        <w:jc w:val="center"/>
        <w:rPr>
          <w:b/>
          <w:bCs/>
          <w:sz w:val="20"/>
          <w:szCs w:val="20"/>
        </w:rPr>
      </w:pPr>
      <w:r w:rsidRPr="00B15A2A">
        <w:rPr>
          <w:b/>
          <w:bCs/>
          <w:sz w:val="20"/>
          <w:szCs w:val="20"/>
        </w:rPr>
        <w:tab/>
      </w:r>
    </w:p>
    <w:p w14:paraId="24926419" w14:textId="38CF6B66" w:rsidR="008A3006" w:rsidRPr="00B15A2A" w:rsidRDefault="008458BE" w:rsidP="008A3006">
      <w:pPr>
        <w:pStyle w:val="BodyText"/>
        <w:spacing w:before="192" w:line="405" w:lineRule="auto"/>
        <w:ind w:right="59"/>
        <w:jc w:val="center"/>
        <w:rPr>
          <w:b/>
          <w:bCs/>
          <w:sz w:val="20"/>
          <w:szCs w:val="20"/>
          <w:u w:val="single"/>
        </w:rPr>
      </w:pPr>
      <w:r w:rsidRPr="00B15A2A">
        <w:rPr>
          <w:b/>
          <w:bCs/>
          <w:sz w:val="20"/>
          <w:szCs w:val="20"/>
          <w:u w:val="single"/>
          <w:lang w:val="en-IN"/>
        </w:rPr>
        <w:t>ANNEXURE – A</w:t>
      </w:r>
    </w:p>
    <w:tbl>
      <w:tblPr>
        <w:tblpPr w:leftFromText="180" w:rightFromText="180" w:vertAnchor="text" w:horzAnchor="margin" w:tblpXSpec="center" w:tblpY="61"/>
        <w:tblW w:w="9265" w:type="dxa"/>
        <w:tblLayout w:type="fixed"/>
        <w:tblLook w:val="04A0" w:firstRow="1" w:lastRow="0" w:firstColumn="1" w:lastColumn="0" w:noHBand="0" w:noVBand="1"/>
      </w:tblPr>
      <w:tblGrid>
        <w:gridCol w:w="805"/>
        <w:gridCol w:w="2790"/>
        <w:gridCol w:w="1530"/>
        <w:gridCol w:w="1391"/>
        <w:gridCol w:w="2749"/>
      </w:tblGrid>
      <w:tr w:rsidR="008A3006" w:rsidRPr="00B15A2A" w14:paraId="3E4939D4" w14:textId="77777777" w:rsidTr="00B16F7D">
        <w:trPr>
          <w:trHeight w:val="639"/>
        </w:trPr>
        <w:tc>
          <w:tcPr>
            <w:tcW w:w="805" w:type="dxa"/>
            <w:tcBorders>
              <w:top w:val="single" w:sz="4" w:space="0" w:color="auto"/>
              <w:left w:val="single" w:sz="4" w:space="0" w:color="auto"/>
              <w:bottom w:val="single" w:sz="4" w:space="0" w:color="auto"/>
              <w:right w:val="single" w:sz="4" w:space="0" w:color="auto"/>
            </w:tcBorders>
            <w:noWrap/>
            <w:vAlign w:val="center"/>
            <w:hideMark/>
          </w:tcPr>
          <w:p w14:paraId="0CA73453" w14:textId="77777777" w:rsidR="008A3006" w:rsidRPr="00B15A2A" w:rsidRDefault="008A3006" w:rsidP="00B16F7D">
            <w:pPr>
              <w:tabs>
                <w:tab w:val="left" w:pos="788"/>
              </w:tabs>
              <w:spacing w:line="276" w:lineRule="auto"/>
              <w:jc w:val="center"/>
              <w:rPr>
                <w:rFonts w:ascii="Times New Roman" w:hAnsi="Times New Roman" w:cs="Times New Roman"/>
                <w:b/>
                <w:bCs/>
                <w:sz w:val="20"/>
                <w:szCs w:val="20"/>
                <w:highlight w:val="yellow"/>
              </w:rPr>
            </w:pPr>
          </w:p>
          <w:p w14:paraId="1F16D03A" w14:textId="355B5A62" w:rsidR="008A3006" w:rsidRPr="00B15A2A" w:rsidRDefault="008A3006" w:rsidP="00B16F7D">
            <w:pPr>
              <w:tabs>
                <w:tab w:val="left" w:pos="788"/>
              </w:tabs>
              <w:spacing w:line="276" w:lineRule="auto"/>
              <w:jc w:val="center"/>
              <w:rPr>
                <w:rFonts w:ascii="Times New Roman" w:hAnsi="Times New Roman" w:cs="Times New Roman"/>
                <w:b/>
                <w:bCs/>
                <w:sz w:val="20"/>
                <w:szCs w:val="20"/>
                <w:highlight w:val="yellow"/>
              </w:rPr>
            </w:pPr>
            <w:r w:rsidRPr="00B15A2A">
              <w:rPr>
                <w:rFonts w:ascii="Times New Roman" w:hAnsi="Times New Roman" w:cs="Times New Roman"/>
                <w:b/>
                <w:bCs/>
                <w:sz w:val="20"/>
                <w:szCs w:val="20"/>
                <w:highlight w:val="yellow"/>
              </w:rPr>
              <w:t>SI No</w:t>
            </w:r>
          </w:p>
        </w:tc>
        <w:tc>
          <w:tcPr>
            <w:tcW w:w="2790" w:type="dxa"/>
            <w:tcBorders>
              <w:top w:val="single" w:sz="4" w:space="0" w:color="auto"/>
              <w:left w:val="nil"/>
              <w:bottom w:val="single" w:sz="4" w:space="0" w:color="auto"/>
              <w:right w:val="single" w:sz="4" w:space="0" w:color="auto"/>
            </w:tcBorders>
            <w:noWrap/>
            <w:vAlign w:val="center"/>
            <w:hideMark/>
          </w:tcPr>
          <w:p w14:paraId="493EFCF0" w14:textId="77777777" w:rsidR="008A3006" w:rsidRPr="00B15A2A" w:rsidRDefault="008A3006" w:rsidP="00B16F7D">
            <w:pPr>
              <w:tabs>
                <w:tab w:val="left" w:pos="788"/>
              </w:tabs>
              <w:jc w:val="center"/>
              <w:rPr>
                <w:rFonts w:ascii="Times New Roman" w:hAnsi="Times New Roman" w:cs="Times New Roman"/>
                <w:b/>
                <w:bCs/>
                <w:sz w:val="20"/>
                <w:szCs w:val="20"/>
                <w:highlight w:val="yellow"/>
              </w:rPr>
            </w:pPr>
          </w:p>
          <w:p w14:paraId="107A620D" w14:textId="77777777" w:rsidR="008A3006" w:rsidRPr="00B15A2A" w:rsidRDefault="008A3006" w:rsidP="00B16F7D">
            <w:pPr>
              <w:tabs>
                <w:tab w:val="left" w:pos="788"/>
              </w:tabs>
              <w:jc w:val="center"/>
              <w:rPr>
                <w:rFonts w:ascii="Times New Roman" w:hAnsi="Times New Roman" w:cs="Times New Roman"/>
                <w:b/>
                <w:bCs/>
                <w:sz w:val="20"/>
                <w:szCs w:val="20"/>
                <w:highlight w:val="yellow"/>
              </w:rPr>
            </w:pPr>
            <w:r w:rsidRPr="00B15A2A">
              <w:rPr>
                <w:rFonts w:ascii="Times New Roman" w:hAnsi="Times New Roman" w:cs="Times New Roman"/>
                <w:b/>
                <w:bCs/>
                <w:sz w:val="20"/>
                <w:szCs w:val="20"/>
                <w:highlight w:val="yellow"/>
              </w:rPr>
              <w:t>Equipment Name</w:t>
            </w:r>
          </w:p>
        </w:tc>
        <w:tc>
          <w:tcPr>
            <w:tcW w:w="1530" w:type="dxa"/>
            <w:tcBorders>
              <w:top w:val="single" w:sz="4" w:space="0" w:color="auto"/>
              <w:left w:val="nil"/>
              <w:bottom w:val="single" w:sz="4" w:space="0" w:color="auto"/>
              <w:right w:val="single" w:sz="4" w:space="0" w:color="auto"/>
            </w:tcBorders>
          </w:tcPr>
          <w:p w14:paraId="42103E8D" w14:textId="77777777" w:rsidR="008A3006" w:rsidRPr="00B15A2A" w:rsidRDefault="008A3006" w:rsidP="00B16F7D">
            <w:pPr>
              <w:tabs>
                <w:tab w:val="left" w:pos="788"/>
              </w:tabs>
              <w:spacing w:line="276" w:lineRule="auto"/>
              <w:jc w:val="center"/>
              <w:rPr>
                <w:rFonts w:ascii="Times New Roman" w:hAnsi="Times New Roman" w:cs="Times New Roman"/>
                <w:b/>
                <w:bCs/>
                <w:sz w:val="20"/>
                <w:szCs w:val="20"/>
                <w:highlight w:val="yellow"/>
              </w:rPr>
            </w:pPr>
          </w:p>
          <w:p w14:paraId="043C790C" w14:textId="77777777" w:rsidR="008A3006" w:rsidRPr="00B15A2A" w:rsidRDefault="008A3006" w:rsidP="00B16F7D">
            <w:pPr>
              <w:tabs>
                <w:tab w:val="left" w:pos="788"/>
              </w:tabs>
              <w:spacing w:line="276" w:lineRule="auto"/>
              <w:jc w:val="center"/>
              <w:rPr>
                <w:rFonts w:ascii="Times New Roman" w:hAnsi="Times New Roman" w:cs="Times New Roman"/>
                <w:b/>
                <w:bCs/>
                <w:sz w:val="20"/>
                <w:szCs w:val="20"/>
                <w:highlight w:val="yellow"/>
              </w:rPr>
            </w:pPr>
            <w:r w:rsidRPr="00B15A2A">
              <w:rPr>
                <w:rFonts w:ascii="Times New Roman" w:hAnsi="Times New Roman" w:cs="Times New Roman"/>
                <w:b/>
                <w:bCs/>
                <w:sz w:val="20"/>
                <w:szCs w:val="20"/>
                <w:highlight w:val="yellow"/>
              </w:rPr>
              <w:t>Quantity</w:t>
            </w:r>
          </w:p>
        </w:tc>
        <w:tc>
          <w:tcPr>
            <w:tcW w:w="1391" w:type="dxa"/>
            <w:tcBorders>
              <w:top w:val="single" w:sz="4" w:space="0" w:color="auto"/>
              <w:left w:val="single" w:sz="4" w:space="0" w:color="auto"/>
              <w:bottom w:val="single" w:sz="4" w:space="0" w:color="auto"/>
              <w:right w:val="single" w:sz="4" w:space="0" w:color="auto"/>
            </w:tcBorders>
          </w:tcPr>
          <w:p w14:paraId="1EFC8253" w14:textId="77777777" w:rsidR="008A3006" w:rsidRPr="00B15A2A" w:rsidRDefault="008A3006" w:rsidP="00B16F7D">
            <w:pPr>
              <w:tabs>
                <w:tab w:val="left" w:pos="788"/>
              </w:tabs>
              <w:spacing w:line="276" w:lineRule="auto"/>
              <w:jc w:val="center"/>
              <w:rPr>
                <w:rFonts w:ascii="Times New Roman" w:hAnsi="Times New Roman" w:cs="Times New Roman"/>
                <w:b/>
                <w:bCs/>
                <w:sz w:val="20"/>
                <w:szCs w:val="20"/>
                <w:highlight w:val="yellow"/>
              </w:rPr>
            </w:pPr>
          </w:p>
          <w:p w14:paraId="58207022" w14:textId="77777777" w:rsidR="008A3006" w:rsidRPr="00B15A2A" w:rsidRDefault="008A3006" w:rsidP="00B16F7D">
            <w:pPr>
              <w:tabs>
                <w:tab w:val="left" w:pos="788"/>
              </w:tabs>
              <w:spacing w:line="276" w:lineRule="auto"/>
              <w:jc w:val="center"/>
              <w:rPr>
                <w:rFonts w:ascii="Times New Roman" w:hAnsi="Times New Roman" w:cs="Times New Roman"/>
                <w:b/>
                <w:bCs/>
                <w:sz w:val="20"/>
                <w:szCs w:val="20"/>
                <w:highlight w:val="yellow"/>
              </w:rPr>
            </w:pPr>
            <w:r w:rsidRPr="00B15A2A">
              <w:rPr>
                <w:rFonts w:ascii="Times New Roman" w:hAnsi="Times New Roman" w:cs="Times New Roman"/>
                <w:b/>
                <w:bCs/>
                <w:sz w:val="20"/>
                <w:szCs w:val="20"/>
                <w:highlight w:val="yellow"/>
              </w:rPr>
              <w:t>Make</w:t>
            </w:r>
          </w:p>
        </w:tc>
        <w:tc>
          <w:tcPr>
            <w:tcW w:w="2749" w:type="dxa"/>
            <w:tcBorders>
              <w:top w:val="single" w:sz="4" w:space="0" w:color="auto"/>
              <w:left w:val="single" w:sz="4" w:space="0" w:color="auto"/>
              <w:bottom w:val="single" w:sz="4" w:space="0" w:color="auto"/>
              <w:right w:val="single" w:sz="4" w:space="0" w:color="auto"/>
            </w:tcBorders>
          </w:tcPr>
          <w:p w14:paraId="6F7ABB37" w14:textId="77777777" w:rsidR="008A3006" w:rsidRPr="00B15A2A" w:rsidRDefault="008A3006" w:rsidP="00B16F7D">
            <w:pPr>
              <w:tabs>
                <w:tab w:val="left" w:pos="788"/>
              </w:tabs>
              <w:spacing w:line="276" w:lineRule="auto"/>
              <w:jc w:val="center"/>
              <w:rPr>
                <w:rFonts w:ascii="Times New Roman" w:hAnsi="Times New Roman" w:cs="Times New Roman"/>
                <w:b/>
                <w:bCs/>
                <w:sz w:val="20"/>
                <w:szCs w:val="20"/>
                <w:highlight w:val="yellow"/>
              </w:rPr>
            </w:pPr>
          </w:p>
          <w:p w14:paraId="526D1847" w14:textId="77777777" w:rsidR="008A3006" w:rsidRPr="00B15A2A" w:rsidRDefault="008A3006" w:rsidP="00B16F7D">
            <w:pPr>
              <w:tabs>
                <w:tab w:val="left" w:pos="788"/>
              </w:tabs>
              <w:spacing w:line="276" w:lineRule="auto"/>
              <w:jc w:val="center"/>
              <w:rPr>
                <w:rFonts w:ascii="Times New Roman" w:hAnsi="Times New Roman" w:cs="Times New Roman"/>
                <w:b/>
                <w:bCs/>
                <w:sz w:val="20"/>
                <w:szCs w:val="20"/>
                <w:highlight w:val="yellow"/>
              </w:rPr>
            </w:pPr>
            <w:r w:rsidRPr="00B15A2A">
              <w:rPr>
                <w:rFonts w:ascii="Times New Roman" w:hAnsi="Times New Roman" w:cs="Times New Roman"/>
                <w:b/>
                <w:bCs/>
                <w:sz w:val="20"/>
                <w:szCs w:val="20"/>
                <w:highlight w:val="yellow"/>
              </w:rPr>
              <w:t>Model</w:t>
            </w:r>
          </w:p>
        </w:tc>
      </w:tr>
      <w:tr w:rsidR="008A3006" w:rsidRPr="00B15A2A" w14:paraId="1E40EDB8" w14:textId="77777777" w:rsidTr="00B16F7D">
        <w:trPr>
          <w:trHeight w:val="440"/>
        </w:trPr>
        <w:tc>
          <w:tcPr>
            <w:tcW w:w="805" w:type="dxa"/>
            <w:tcBorders>
              <w:top w:val="single" w:sz="4" w:space="0" w:color="auto"/>
              <w:left w:val="single" w:sz="4" w:space="0" w:color="auto"/>
              <w:bottom w:val="single" w:sz="4" w:space="0" w:color="auto"/>
              <w:right w:val="single" w:sz="4" w:space="0" w:color="auto"/>
            </w:tcBorders>
            <w:noWrap/>
            <w:vAlign w:val="center"/>
          </w:tcPr>
          <w:p w14:paraId="1A3C5249" w14:textId="698F3118" w:rsidR="008A3006" w:rsidRPr="00B15A2A" w:rsidRDefault="008A3006" w:rsidP="00B16F7D">
            <w:pPr>
              <w:jc w:val="center"/>
              <w:rPr>
                <w:rFonts w:ascii="Times New Roman" w:hAnsi="Times New Roman" w:cs="Times New Roman"/>
                <w:b/>
                <w:bCs/>
                <w:sz w:val="20"/>
                <w:szCs w:val="20"/>
              </w:rPr>
            </w:pPr>
          </w:p>
        </w:tc>
        <w:tc>
          <w:tcPr>
            <w:tcW w:w="2790" w:type="dxa"/>
            <w:tcBorders>
              <w:top w:val="single" w:sz="4" w:space="0" w:color="auto"/>
              <w:left w:val="nil"/>
              <w:bottom w:val="single" w:sz="4" w:space="0" w:color="auto"/>
              <w:right w:val="single" w:sz="4" w:space="0" w:color="auto"/>
            </w:tcBorders>
            <w:vAlign w:val="center"/>
          </w:tcPr>
          <w:p w14:paraId="172D6CF3" w14:textId="7F1F29B0" w:rsidR="008A3006" w:rsidRPr="00B15A2A" w:rsidRDefault="008A3006" w:rsidP="00B16F7D">
            <w:pPr>
              <w:rPr>
                <w:rFonts w:ascii="Times New Roman" w:hAnsi="Times New Roman" w:cs="Times New Roman"/>
                <w:color w:val="000000"/>
                <w:sz w:val="20"/>
                <w:szCs w:val="20"/>
              </w:rPr>
            </w:pPr>
          </w:p>
        </w:tc>
        <w:tc>
          <w:tcPr>
            <w:tcW w:w="1530" w:type="dxa"/>
            <w:tcBorders>
              <w:top w:val="single" w:sz="4" w:space="0" w:color="auto"/>
              <w:left w:val="nil"/>
              <w:bottom w:val="single" w:sz="4" w:space="0" w:color="auto"/>
              <w:right w:val="single" w:sz="4" w:space="0" w:color="auto"/>
            </w:tcBorders>
            <w:vAlign w:val="center"/>
          </w:tcPr>
          <w:p w14:paraId="44B9631F" w14:textId="2B97F1AC" w:rsidR="008A3006" w:rsidRPr="00B15A2A" w:rsidRDefault="008A3006" w:rsidP="00B16F7D">
            <w:pPr>
              <w:jc w:val="center"/>
              <w:rPr>
                <w:rFonts w:ascii="Times New Roman" w:hAnsi="Times New Roman" w:cs="Times New Roman"/>
                <w:color w:val="000000"/>
                <w:sz w:val="20"/>
                <w:szCs w:val="20"/>
              </w:rPr>
            </w:pPr>
          </w:p>
        </w:tc>
        <w:tc>
          <w:tcPr>
            <w:tcW w:w="1391" w:type="dxa"/>
            <w:tcBorders>
              <w:top w:val="single" w:sz="4" w:space="0" w:color="auto"/>
              <w:left w:val="single" w:sz="4" w:space="0" w:color="auto"/>
              <w:bottom w:val="single" w:sz="4" w:space="0" w:color="auto"/>
              <w:right w:val="single" w:sz="4" w:space="0" w:color="auto"/>
            </w:tcBorders>
            <w:vAlign w:val="center"/>
          </w:tcPr>
          <w:p w14:paraId="171C629F" w14:textId="23A92909" w:rsidR="008A3006" w:rsidRPr="00B15A2A" w:rsidRDefault="008A3006" w:rsidP="00B16F7D">
            <w:pPr>
              <w:jc w:val="center"/>
              <w:rPr>
                <w:rFonts w:ascii="Times New Roman" w:hAnsi="Times New Roman" w:cs="Times New Roman"/>
                <w:color w:val="000000"/>
                <w:sz w:val="20"/>
                <w:szCs w:val="20"/>
              </w:rPr>
            </w:pPr>
          </w:p>
        </w:tc>
        <w:tc>
          <w:tcPr>
            <w:tcW w:w="2749" w:type="dxa"/>
            <w:tcBorders>
              <w:top w:val="single" w:sz="4" w:space="0" w:color="auto"/>
              <w:left w:val="single" w:sz="4" w:space="0" w:color="auto"/>
              <w:bottom w:val="single" w:sz="4" w:space="0" w:color="auto"/>
              <w:right w:val="single" w:sz="4" w:space="0" w:color="auto"/>
            </w:tcBorders>
            <w:vAlign w:val="center"/>
          </w:tcPr>
          <w:p w14:paraId="370036BE" w14:textId="00B7BBB8" w:rsidR="008A3006" w:rsidRPr="00B15A2A" w:rsidRDefault="008A3006" w:rsidP="00B16F7D">
            <w:pPr>
              <w:jc w:val="center"/>
              <w:rPr>
                <w:rFonts w:ascii="Times New Roman" w:hAnsi="Times New Roman" w:cs="Times New Roman"/>
                <w:color w:val="000000"/>
                <w:sz w:val="20"/>
                <w:szCs w:val="20"/>
              </w:rPr>
            </w:pPr>
          </w:p>
        </w:tc>
      </w:tr>
    </w:tbl>
    <w:p w14:paraId="3E3BCE3F" w14:textId="3BEC6564" w:rsidR="00FA272B" w:rsidRPr="00B15A2A" w:rsidRDefault="00FA272B" w:rsidP="00FA272B">
      <w:pPr>
        <w:tabs>
          <w:tab w:val="left" w:pos="142"/>
        </w:tabs>
        <w:ind w:left="-454" w:right="430"/>
        <w:jc w:val="both"/>
        <w:rPr>
          <w:rFonts w:ascii="Times New Roman" w:hAnsi="Times New Roman" w:cs="Times New Roman"/>
          <w:b/>
          <w:bCs/>
          <w:sz w:val="20"/>
          <w:szCs w:val="20"/>
        </w:rPr>
      </w:pPr>
    </w:p>
    <w:p w14:paraId="382C0B95" w14:textId="77777777" w:rsidR="001F54A7" w:rsidRPr="00B15A2A" w:rsidRDefault="001F54A7" w:rsidP="00A57CAB">
      <w:pPr>
        <w:pStyle w:val="Heading1"/>
        <w:ind w:left="0"/>
        <w:rPr>
          <w:i/>
          <w:iCs/>
          <w:sz w:val="20"/>
          <w:szCs w:val="20"/>
          <w:u w:val="single"/>
        </w:rPr>
      </w:pPr>
    </w:p>
    <w:p w14:paraId="02836178" w14:textId="77777777" w:rsidR="001F54A7" w:rsidRPr="00B15A2A" w:rsidRDefault="001F54A7" w:rsidP="00A57CAB">
      <w:pPr>
        <w:pStyle w:val="Heading1"/>
        <w:ind w:left="0"/>
        <w:rPr>
          <w:i/>
          <w:iCs/>
          <w:sz w:val="20"/>
          <w:szCs w:val="20"/>
          <w:u w:val="single"/>
        </w:rPr>
      </w:pPr>
    </w:p>
    <w:p w14:paraId="5A355D3D" w14:textId="77777777" w:rsidR="001F54A7" w:rsidRPr="00B15A2A" w:rsidRDefault="001F54A7" w:rsidP="00A57CAB">
      <w:pPr>
        <w:pStyle w:val="Heading1"/>
        <w:ind w:left="0"/>
        <w:rPr>
          <w:i/>
          <w:iCs/>
          <w:sz w:val="20"/>
          <w:szCs w:val="20"/>
          <w:u w:val="single"/>
        </w:rPr>
      </w:pPr>
    </w:p>
    <w:p w14:paraId="54F4BBEB" w14:textId="77777777" w:rsidR="001F54A7" w:rsidRPr="00B15A2A" w:rsidRDefault="001F54A7" w:rsidP="00A57CAB">
      <w:pPr>
        <w:pStyle w:val="Heading1"/>
        <w:ind w:left="0"/>
        <w:rPr>
          <w:i/>
          <w:iCs/>
          <w:sz w:val="20"/>
          <w:szCs w:val="20"/>
          <w:u w:val="single"/>
        </w:rPr>
      </w:pPr>
    </w:p>
    <w:p w14:paraId="730FDB6F" w14:textId="1EDC7541" w:rsidR="00FA272B" w:rsidRPr="00B15A2A" w:rsidRDefault="00227FFB" w:rsidP="00A57CAB">
      <w:pPr>
        <w:pStyle w:val="Heading1"/>
        <w:ind w:left="0"/>
        <w:rPr>
          <w:i/>
          <w:iCs/>
          <w:sz w:val="20"/>
          <w:szCs w:val="20"/>
          <w:u w:val="single"/>
        </w:rPr>
      </w:pPr>
      <w:r w:rsidRPr="00B15A2A">
        <w:rPr>
          <w:i/>
          <w:iCs/>
          <w:sz w:val="20"/>
          <w:szCs w:val="20"/>
          <w:u w:val="single"/>
        </w:rPr>
        <w:t>CAMC</w:t>
      </w:r>
      <w:r w:rsidR="00BB6ECB" w:rsidRPr="00B15A2A">
        <w:rPr>
          <w:i/>
          <w:iCs/>
          <w:sz w:val="20"/>
          <w:szCs w:val="20"/>
          <w:u w:val="single"/>
        </w:rPr>
        <w:t xml:space="preserve"> QUOTATIONS </w:t>
      </w:r>
    </w:p>
    <w:p w14:paraId="7D87DF70" w14:textId="77777777" w:rsidR="00227FFB" w:rsidRPr="00B15A2A" w:rsidRDefault="00227FFB" w:rsidP="00A57CAB">
      <w:pPr>
        <w:pStyle w:val="Heading1"/>
        <w:ind w:left="0"/>
        <w:rPr>
          <w:sz w:val="20"/>
          <w:szCs w:val="20"/>
        </w:rPr>
      </w:pPr>
    </w:p>
    <w:p w14:paraId="0E290C59" w14:textId="77777777" w:rsidR="00227FFB" w:rsidRPr="00B15A2A" w:rsidRDefault="00227FFB" w:rsidP="00227FFB">
      <w:pPr>
        <w:tabs>
          <w:tab w:val="left" w:pos="142"/>
        </w:tabs>
        <w:spacing w:before="240" w:line="240" w:lineRule="auto"/>
        <w:ind w:right="430"/>
        <w:jc w:val="center"/>
        <w:rPr>
          <w:rFonts w:ascii="Times New Roman" w:hAnsi="Times New Roman" w:cs="Times New Roman"/>
          <w:b/>
          <w:bCs/>
          <w:sz w:val="20"/>
          <w:szCs w:val="20"/>
          <w:u w:val="single"/>
        </w:rPr>
      </w:pPr>
      <w:r w:rsidRPr="00B15A2A">
        <w:rPr>
          <w:rFonts w:ascii="Times New Roman" w:hAnsi="Times New Roman" w:cs="Times New Roman"/>
          <w:b/>
          <w:bCs/>
          <w:sz w:val="20"/>
          <w:szCs w:val="20"/>
          <w:u w:val="single"/>
        </w:rPr>
        <w:t xml:space="preserve">PROJECT COSTING </w:t>
      </w:r>
      <w:r w:rsidRPr="00B15A2A">
        <w:rPr>
          <w:rFonts w:ascii="Times New Roman" w:hAnsi="Times New Roman" w:cs="Times New Roman"/>
          <w:b/>
          <w:bCs/>
          <w:sz w:val="20"/>
          <w:szCs w:val="20"/>
          <w:highlight w:val="yellow"/>
          <w:u w:val="single"/>
        </w:rPr>
        <w:t>– &lt;VERTICAL&gt;</w:t>
      </w:r>
    </w:p>
    <w:tbl>
      <w:tblPr>
        <w:tblpPr w:leftFromText="180" w:rightFromText="180" w:vertAnchor="text" w:horzAnchor="margin" w:tblpXSpec="center" w:tblpY="45"/>
        <w:tblW w:w="10995" w:type="dxa"/>
        <w:tblLayout w:type="fixed"/>
        <w:tblLook w:val="04A0" w:firstRow="1" w:lastRow="0" w:firstColumn="1" w:lastColumn="0" w:noHBand="0" w:noVBand="1"/>
      </w:tblPr>
      <w:tblGrid>
        <w:gridCol w:w="836"/>
        <w:gridCol w:w="3645"/>
        <w:gridCol w:w="1823"/>
        <w:gridCol w:w="1402"/>
        <w:gridCol w:w="1413"/>
        <w:gridCol w:w="1876"/>
      </w:tblGrid>
      <w:tr w:rsidR="00227FFB" w:rsidRPr="00B15A2A" w14:paraId="6168EE57" w14:textId="77777777" w:rsidTr="00B16F7D">
        <w:trPr>
          <w:trHeight w:val="557"/>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57CB717F" w14:textId="77777777" w:rsidR="00227FFB" w:rsidRPr="00B15A2A" w:rsidRDefault="00227FFB" w:rsidP="00B16F7D">
            <w:pPr>
              <w:tabs>
                <w:tab w:val="left" w:pos="788"/>
              </w:tabs>
              <w:spacing w:line="276" w:lineRule="auto"/>
              <w:jc w:val="center"/>
              <w:rPr>
                <w:rFonts w:ascii="Times New Roman" w:hAnsi="Times New Roman" w:cs="Times New Roman"/>
                <w:b/>
                <w:bCs/>
                <w:sz w:val="20"/>
                <w:szCs w:val="20"/>
              </w:rPr>
            </w:pPr>
          </w:p>
          <w:p w14:paraId="32CDF3B3" w14:textId="77777777" w:rsidR="00227FFB" w:rsidRPr="00B15A2A" w:rsidRDefault="00227FFB" w:rsidP="00B16F7D">
            <w:pPr>
              <w:tabs>
                <w:tab w:val="left" w:pos="788"/>
              </w:tabs>
              <w:spacing w:line="276" w:lineRule="auto"/>
              <w:jc w:val="center"/>
              <w:rPr>
                <w:rFonts w:ascii="Times New Roman" w:hAnsi="Times New Roman" w:cs="Times New Roman"/>
                <w:b/>
                <w:bCs/>
                <w:sz w:val="20"/>
                <w:szCs w:val="20"/>
              </w:rPr>
            </w:pPr>
            <w:r w:rsidRPr="00B15A2A">
              <w:rPr>
                <w:rFonts w:ascii="Times New Roman" w:hAnsi="Times New Roman" w:cs="Times New Roman"/>
                <w:b/>
                <w:bCs/>
                <w:sz w:val="20"/>
                <w:szCs w:val="20"/>
              </w:rPr>
              <w:t>SI NO.</w:t>
            </w:r>
          </w:p>
        </w:tc>
        <w:tc>
          <w:tcPr>
            <w:tcW w:w="3645" w:type="dxa"/>
            <w:tcBorders>
              <w:top w:val="single" w:sz="4" w:space="0" w:color="auto"/>
              <w:left w:val="nil"/>
              <w:bottom w:val="single" w:sz="4" w:space="0" w:color="auto"/>
              <w:right w:val="single" w:sz="4" w:space="0" w:color="auto"/>
            </w:tcBorders>
            <w:noWrap/>
            <w:vAlign w:val="center"/>
            <w:hideMark/>
          </w:tcPr>
          <w:p w14:paraId="220AD659" w14:textId="77777777" w:rsidR="00227FFB" w:rsidRPr="00B15A2A" w:rsidRDefault="00227FFB" w:rsidP="00B16F7D">
            <w:pPr>
              <w:tabs>
                <w:tab w:val="left" w:pos="788"/>
              </w:tabs>
              <w:jc w:val="center"/>
              <w:rPr>
                <w:rFonts w:ascii="Times New Roman" w:hAnsi="Times New Roman" w:cs="Times New Roman"/>
                <w:b/>
                <w:bCs/>
                <w:sz w:val="20"/>
                <w:szCs w:val="20"/>
              </w:rPr>
            </w:pPr>
          </w:p>
          <w:p w14:paraId="14CDD047" w14:textId="77777777" w:rsidR="00227FFB" w:rsidRPr="00B15A2A" w:rsidRDefault="00227FFB" w:rsidP="00B16F7D">
            <w:pPr>
              <w:tabs>
                <w:tab w:val="left" w:pos="788"/>
              </w:tabs>
              <w:jc w:val="center"/>
              <w:rPr>
                <w:rFonts w:ascii="Times New Roman" w:hAnsi="Times New Roman" w:cs="Times New Roman"/>
                <w:b/>
                <w:bCs/>
                <w:sz w:val="20"/>
                <w:szCs w:val="20"/>
              </w:rPr>
            </w:pPr>
            <w:r w:rsidRPr="00B15A2A">
              <w:rPr>
                <w:rFonts w:ascii="Times New Roman" w:hAnsi="Times New Roman" w:cs="Times New Roman"/>
                <w:b/>
                <w:bCs/>
                <w:sz w:val="20"/>
                <w:szCs w:val="20"/>
              </w:rPr>
              <w:t>CONTRACT TYPE</w:t>
            </w:r>
          </w:p>
        </w:tc>
        <w:tc>
          <w:tcPr>
            <w:tcW w:w="1823" w:type="dxa"/>
            <w:tcBorders>
              <w:top w:val="single" w:sz="4" w:space="0" w:color="auto"/>
              <w:left w:val="single" w:sz="4" w:space="0" w:color="auto"/>
              <w:bottom w:val="single" w:sz="4" w:space="0" w:color="auto"/>
              <w:right w:val="single" w:sz="4" w:space="0" w:color="auto"/>
            </w:tcBorders>
          </w:tcPr>
          <w:p w14:paraId="36BBF342" w14:textId="77777777" w:rsidR="00227FFB" w:rsidRPr="00B15A2A" w:rsidRDefault="00227FFB" w:rsidP="00B16F7D">
            <w:pPr>
              <w:tabs>
                <w:tab w:val="left" w:pos="788"/>
              </w:tabs>
              <w:jc w:val="center"/>
              <w:rPr>
                <w:rFonts w:ascii="Times New Roman" w:hAnsi="Times New Roman" w:cs="Times New Roman"/>
                <w:b/>
                <w:bCs/>
                <w:sz w:val="20"/>
                <w:szCs w:val="20"/>
              </w:rPr>
            </w:pPr>
          </w:p>
          <w:p w14:paraId="636FFF0B" w14:textId="77777777" w:rsidR="00227FFB" w:rsidRPr="00B15A2A" w:rsidRDefault="00227FFB" w:rsidP="00B16F7D">
            <w:pPr>
              <w:tabs>
                <w:tab w:val="left" w:pos="788"/>
              </w:tabs>
              <w:jc w:val="center"/>
              <w:rPr>
                <w:rFonts w:ascii="Times New Roman" w:hAnsi="Times New Roman" w:cs="Times New Roman"/>
                <w:b/>
                <w:bCs/>
                <w:sz w:val="20"/>
                <w:szCs w:val="20"/>
              </w:rPr>
            </w:pPr>
            <w:r w:rsidRPr="00B15A2A">
              <w:rPr>
                <w:rFonts w:ascii="Times New Roman" w:hAnsi="Times New Roman" w:cs="Times New Roman"/>
                <w:b/>
                <w:bCs/>
                <w:sz w:val="20"/>
                <w:szCs w:val="20"/>
              </w:rPr>
              <w:t>RATE</w:t>
            </w:r>
          </w:p>
        </w:tc>
        <w:tc>
          <w:tcPr>
            <w:tcW w:w="1402" w:type="dxa"/>
            <w:tcBorders>
              <w:top w:val="single" w:sz="4" w:space="0" w:color="auto"/>
              <w:left w:val="single" w:sz="4" w:space="0" w:color="auto"/>
              <w:bottom w:val="single" w:sz="4" w:space="0" w:color="auto"/>
              <w:right w:val="single" w:sz="4" w:space="0" w:color="auto"/>
            </w:tcBorders>
          </w:tcPr>
          <w:p w14:paraId="5A98418E" w14:textId="77777777" w:rsidR="00227FFB" w:rsidRPr="00B15A2A" w:rsidRDefault="00227FFB" w:rsidP="00B16F7D">
            <w:pPr>
              <w:tabs>
                <w:tab w:val="left" w:pos="788"/>
              </w:tabs>
              <w:jc w:val="center"/>
              <w:rPr>
                <w:rFonts w:ascii="Times New Roman" w:hAnsi="Times New Roman" w:cs="Times New Roman"/>
                <w:b/>
                <w:bCs/>
                <w:sz w:val="20"/>
                <w:szCs w:val="20"/>
              </w:rPr>
            </w:pPr>
          </w:p>
          <w:p w14:paraId="1E17C865" w14:textId="77777777" w:rsidR="00227FFB" w:rsidRPr="00B15A2A" w:rsidRDefault="00227FFB" w:rsidP="00B16F7D">
            <w:pPr>
              <w:tabs>
                <w:tab w:val="left" w:pos="788"/>
              </w:tabs>
              <w:jc w:val="center"/>
              <w:rPr>
                <w:rFonts w:ascii="Times New Roman" w:hAnsi="Times New Roman" w:cs="Times New Roman"/>
                <w:b/>
                <w:bCs/>
                <w:sz w:val="20"/>
                <w:szCs w:val="20"/>
              </w:rPr>
            </w:pPr>
            <w:r w:rsidRPr="00B15A2A">
              <w:rPr>
                <w:rFonts w:ascii="Times New Roman" w:hAnsi="Times New Roman" w:cs="Times New Roman"/>
                <w:b/>
                <w:bCs/>
                <w:sz w:val="20"/>
                <w:szCs w:val="20"/>
              </w:rPr>
              <w:t>GST %</w:t>
            </w:r>
          </w:p>
        </w:tc>
        <w:tc>
          <w:tcPr>
            <w:tcW w:w="1413" w:type="dxa"/>
            <w:tcBorders>
              <w:top w:val="single" w:sz="4" w:space="0" w:color="auto"/>
              <w:left w:val="single" w:sz="4" w:space="0" w:color="auto"/>
              <w:bottom w:val="single" w:sz="4" w:space="0" w:color="auto"/>
              <w:right w:val="single" w:sz="4" w:space="0" w:color="auto"/>
            </w:tcBorders>
          </w:tcPr>
          <w:p w14:paraId="116F7C13" w14:textId="77777777" w:rsidR="00227FFB" w:rsidRPr="00B15A2A" w:rsidRDefault="00227FFB" w:rsidP="00B16F7D">
            <w:pPr>
              <w:tabs>
                <w:tab w:val="left" w:pos="788"/>
              </w:tabs>
              <w:jc w:val="center"/>
              <w:rPr>
                <w:rFonts w:ascii="Times New Roman" w:hAnsi="Times New Roman" w:cs="Times New Roman"/>
                <w:b/>
                <w:bCs/>
                <w:sz w:val="20"/>
                <w:szCs w:val="20"/>
              </w:rPr>
            </w:pPr>
          </w:p>
          <w:p w14:paraId="7CF78CE9" w14:textId="77777777" w:rsidR="00227FFB" w:rsidRPr="00B15A2A" w:rsidRDefault="00227FFB" w:rsidP="00B16F7D">
            <w:pPr>
              <w:tabs>
                <w:tab w:val="left" w:pos="788"/>
              </w:tabs>
              <w:jc w:val="center"/>
              <w:rPr>
                <w:rFonts w:ascii="Times New Roman" w:hAnsi="Times New Roman" w:cs="Times New Roman"/>
                <w:b/>
                <w:bCs/>
                <w:sz w:val="20"/>
                <w:szCs w:val="20"/>
              </w:rPr>
            </w:pPr>
            <w:r w:rsidRPr="00B15A2A">
              <w:rPr>
                <w:rFonts w:ascii="Times New Roman" w:hAnsi="Times New Roman" w:cs="Times New Roman"/>
                <w:b/>
                <w:bCs/>
                <w:sz w:val="20"/>
                <w:szCs w:val="20"/>
              </w:rPr>
              <w:t>GST RATE</w:t>
            </w:r>
          </w:p>
        </w:tc>
        <w:tc>
          <w:tcPr>
            <w:tcW w:w="1876" w:type="dxa"/>
            <w:tcBorders>
              <w:top w:val="single" w:sz="4" w:space="0" w:color="auto"/>
              <w:left w:val="single" w:sz="4" w:space="0" w:color="auto"/>
              <w:bottom w:val="single" w:sz="4" w:space="0" w:color="auto"/>
              <w:right w:val="single" w:sz="4" w:space="0" w:color="auto"/>
            </w:tcBorders>
          </w:tcPr>
          <w:p w14:paraId="3FE5C6B3" w14:textId="77777777" w:rsidR="00227FFB" w:rsidRPr="00B15A2A" w:rsidRDefault="00227FFB" w:rsidP="00B16F7D">
            <w:pPr>
              <w:tabs>
                <w:tab w:val="left" w:pos="788"/>
              </w:tabs>
              <w:jc w:val="center"/>
              <w:rPr>
                <w:rFonts w:ascii="Times New Roman" w:hAnsi="Times New Roman" w:cs="Times New Roman"/>
                <w:b/>
                <w:bCs/>
                <w:sz w:val="20"/>
                <w:szCs w:val="20"/>
              </w:rPr>
            </w:pPr>
          </w:p>
          <w:p w14:paraId="6D0484D6" w14:textId="77777777" w:rsidR="00227FFB" w:rsidRPr="00B15A2A" w:rsidRDefault="00227FFB" w:rsidP="00B16F7D">
            <w:pPr>
              <w:tabs>
                <w:tab w:val="left" w:pos="788"/>
              </w:tabs>
              <w:jc w:val="center"/>
              <w:rPr>
                <w:rFonts w:ascii="Times New Roman" w:hAnsi="Times New Roman" w:cs="Times New Roman"/>
                <w:b/>
                <w:bCs/>
                <w:sz w:val="20"/>
                <w:szCs w:val="20"/>
              </w:rPr>
            </w:pPr>
            <w:r w:rsidRPr="00B15A2A">
              <w:rPr>
                <w:rFonts w:ascii="Times New Roman" w:hAnsi="Times New Roman" w:cs="Times New Roman"/>
                <w:b/>
                <w:bCs/>
                <w:sz w:val="20"/>
                <w:szCs w:val="20"/>
              </w:rPr>
              <w:t xml:space="preserve">TOTAL </w:t>
            </w:r>
          </w:p>
        </w:tc>
      </w:tr>
      <w:tr w:rsidR="00227FFB" w:rsidRPr="00B15A2A" w14:paraId="083BC38D" w14:textId="77777777" w:rsidTr="00B16F7D">
        <w:trPr>
          <w:trHeight w:val="835"/>
        </w:trPr>
        <w:tc>
          <w:tcPr>
            <w:tcW w:w="836" w:type="dxa"/>
            <w:tcBorders>
              <w:top w:val="single" w:sz="4" w:space="0" w:color="auto"/>
              <w:left w:val="single" w:sz="4" w:space="0" w:color="auto"/>
              <w:bottom w:val="single" w:sz="4" w:space="0" w:color="auto"/>
              <w:right w:val="single" w:sz="4" w:space="0" w:color="auto"/>
            </w:tcBorders>
            <w:noWrap/>
            <w:vAlign w:val="center"/>
          </w:tcPr>
          <w:p w14:paraId="118C6F54" w14:textId="77777777" w:rsidR="00227FFB" w:rsidRPr="00B15A2A" w:rsidRDefault="00227FFB" w:rsidP="00B16F7D">
            <w:pPr>
              <w:tabs>
                <w:tab w:val="left" w:pos="788"/>
              </w:tabs>
              <w:spacing w:line="276" w:lineRule="auto"/>
              <w:jc w:val="center"/>
              <w:rPr>
                <w:rFonts w:ascii="Times New Roman" w:hAnsi="Times New Roman" w:cs="Times New Roman"/>
                <w:b/>
                <w:bCs/>
                <w:sz w:val="20"/>
                <w:szCs w:val="20"/>
              </w:rPr>
            </w:pPr>
            <w:r w:rsidRPr="00B15A2A">
              <w:rPr>
                <w:rFonts w:ascii="Times New Roman" w:hAnsi="Times New Roman" w:cs="Times New Roman"/>
                <w:sz w:val="20"/>
                <w:szCs w:val="20"/>
              </w:rPr>
              <w:lastRenderedPageBreak/>
              <w:t>1.</w:t>
            </w:r>
          </w:p>
        </w:tc>
        <w:tc>
          <w:tcPr>
            <w:tcW w:w="3645" w:type="dxa"/>
            <w:tcBorders>
              <w:top w:val="single" w:sz="4" w:space="0" w:color="auto"/>
              <w:left w:val="nil"/>
              <w:bottom w:val="single" w:sz="4" w:space="0" w:color="auto"/>
              <w:right w:val="single" w:sz="4" w:space="0" w:color="auto"/>
            </w:tcBorders>
            <w:noWrap/>
            <w:vAlign w:val="center"/>
          </w:tcPr>
          <w:p w14:paraId="53979652" w14:textId="77777777" w:rsidR="00227FFB" w:rsidRPr="00B15A2A" w:rsidRDefault="00227FFB" w:rsidP="00B16F7D">
            <w:pPr>
              <w:spacing w:after="0"/>
              <w:jc w:val="center"/>
              <w:rPr>
                <w:rFonts w:ascii="Times New Roman" w:hAnsi="Times New Roman" w:cs="Times New Roman"/>
                <w:b/>
                <w:bCs/>
                <w:sz w:val="20"/>
                <w:szCs w:val="20"/>
              </w:rPr>
            </w:pPr>
          </w:p>
          <w:p w14:paraId="5E20FE09" w14:textId="77777777" w:rsidR="00ED30D3" w:rsidRPr="00B15A2A" w:rsidRDefault="00ED30D3" w:rsidP="00B16F7D">
            <w:pPr>
              <w:spacing w:after="0"/>
              <w:jc w:val="center"/>
              <w:rPr>
                <w:rFonts w:ascii="Times New Roman" w:hAnsi="Times New Roman" w:cs="Times New Roman"/>
                <w:b/>
                <w:bCs/>
                <w:sz w:val="20"/>
                <w:szCs w:val="20"/>
              </w:rPr>
            </w:pPr>
            <w:r w:rsidRPr="00B15A2A">
              <w:rPr>
                <w:rFonts w:ascii="Times New Roman" w:hAnsi="Times New Roman" w:cs="Times New Roman"/>
                <w:b/>
                <w:bCs/>
                <w:sz w:val="20"/>
                <w:szCs w:val="20"/>
              </w:rPr>
              <w:t>Comprehensive Annual Maintenance Contract (CAMC)</w:t>
            </w:r>
          </w:p>
          <w:p w14:paraId="27CD8609" w14:textId="3E7308AF" w:rsidR="00227FFB" w:rsidRPr="00B15A2A" w:rsidRDefault="00227FFB" w:rsidP="00B16F7D">
            <w:pPr>
              <w:spacing w:after="0"/>
              <w:jc w:val="center"/>
              <w:rPr>
                <w:rFonts w:ascii="Times New Roman" w:hAnsi="Times New Roman" w:cs="Times New Roman"/>
                <w:b/>
                <w:bCs/>
                <w:sz w:val="20"/>
                <w:szCs w:val="20"/>
              </w:rPr>
            </w:pPr>
            <w:r w:rsidRPr="00B15A2A">
              <w:rPr>
                <w:rFonts w:ascii="Times New Roman" w:hAnsi="Times New Roman" w:cs="Times New Roman"/>
                <w:b/>
                <w:bCs/>
                <w:sz w:val="20"/>
                <w:szCs w:val="20"/>
                <w:highlight w:val="yellow"/>
              </w:rPr>
              <w:t>(Annexure A List of Equipment)</w:t>
            </w:r>
          </w:p>
          <w:p w14:paraId="129BDA85" w14:textId="77777777" w:rsidR="00227FFB" w:rsidRPr="00B15A2A" w:rsidRDefault="00227FFB" w:rsidP="00B16F7D">
            <w:pPr>
              <w:spacing w:after="0"/>
              <w:jc w:val="center"/>
              <w:rPr>
                <w:rFonts w:ascii="Times New Roman" w:hAnsi="Times New Roman" w:cs="Times New Roman"/>
                <w:b/>
                <w:bCs/>
                <w:sz w:val="20"/>
                <w:szCs w:val="20"/>
              </w:rPr>
            </w:pPr>
          </w:p>
        </w:tc>
        <w:tc>
          <w:tcPr>
            <w:tcW w:w="1823" w:type="dxa"/>
            <w:tcBorders>
              <w:top w:val="single" w:sz="4" w:space="0" w:color="auto"/>
              <w:left w:val="single" w:sz="4" w:space="0" w:color="auto"/>
              <w:bottom w:val="single" w:sz="4" w:space="0" w:color="auto"/>
              <w:right w:val="single" w:sz="4" w:space="0" w:color="auto"/>
            </w:tcBorders>
          </w:tcPr>
          <w:p w14:paraId="001ACC3B" w14:textId="77777777" w:rsidR="00227FFB" w:rsidRPr="00B15A2A" w:rsidRDefault="00227FFB" w:rsidP="00B16F7D">
            <w:pPr>
              <w:tabs>
                <w:tab w:val="left" w:pos="788"/>
              </w:tabs>
              <w:rPr>
                <w:rFonts w:ascii="Times New Roman" w:hAnsi="Times New Roman" w:cs="Times New Roman"/>
                <w:b/>
                <w:bCs/>
                <w:sz w:val="20"/>
                <w:szCs w:val="20"/>
              </w:rPr>
            </w:pPr>
          </w:p>
          <w:p w14:paraId="1F19917B" w14:textId="77777777" w:rsidR="00227FFB" w:rsidRPr="00B15A2A" w:rsidRDefault="00227FFB" w:rsidP="00B16F7D">
            <w:pPr>
              <w:jc w:val="center"/>
              <w:rPr>
                <w:rFonts w:ascii="Times New Roman" w:hAnsi="Times New Roman" w:cs="Times New Roman"/>
                <w:b/>
                <w:bCs/>
                <w:sz w:val="20"/>
                <w:szCs w:val="20"/>
              </w:rPr>
            </w:pPr>
            <w:r w:rsidRPr="00B15A2A">
              <w:rPr>
                <w:rFonts w:ascii="Times New Roman" w:hAnsi="Times New Roman" w:cs="Times New Roman"/>
                <w:b/>
                <w:bCs/>
                <w:color w:val="000000"/>
                <w:sz w:val="20"/>
                <w:szCs w:val="20"/>
                <w:highlight w:val="yellow"/>
              </w:rPr>
              <w:t>000</w:t>
            </w:r>
          </w:p>
        </w:tc>
        <w:tc>
          <w:tcPr>
            <w:tcW w:w="1402" w:type="dxa"/>
            <w:tcBorders>
              <w:top w:val="single" w:sz="4" w:space="0" w:color="auto"/>
              <w:left w:val="single" w:sz="4" w:space="0" w:color="auto"/>
              <w:bottom w:val="single" w:sz="4" w:space="0" w:color="auto"/>
              <w:right w:val="single" w:sz="4" w:space="0" w:color="auto"/>
            </w:tcBorders>
          </w:tcPr>
          <w:p w14:paraId="32EEEF4E" w14:textId="77777777" w:rsidR="00227FFB" w:rsidRPr="00B15A2A" w:rsidRDefault="00227FFB" w:rsidP="00B16F7D">
            <w:pPr>
              <w:rPr>
                <w:rFonts w:ascii="Times New Roman" w:hAnsi="Times New Roman" w:cs="Times New Roman"/>
                <w:b/>
                <w:bCs/>
                <w:sz w:val="20"/>
                <w:szCs w:val="20"/>
              </w:rPr>
            </w:pPr>
          </w:p>
          <w:p w14:paraId="135F607A" w14:textId="77777777" w:rsidR="00227FFB" w:rsidRPr="00B15A2A" w:rsidRDefault="00227FFB" w:rsidP="00B16F7D">
            <w:pPr>
              <w:tabs>
                <w:tab w:val="left" w:pos="788"/>
              </w:tabs>
              <w:jc w:val="center"/>
              <w:rPr>
                <w:rFonts w:ascii="Times New Roman" w:hAnsi="Times New Roman" w:cs="Times New Roman"/>
                <w:b/>
                <w:bCs/>
                <w:sz w:val="20"/>
                <w:szCs w:val="20"/>
              </w:rPr>
            </w:pPr>
            <w:r w:rsidRPr="00B15A2A">
              <w:rPr>
                <w:rFonts w:ascii="Times New Roman" w:hAnsi="Times New Roman" w:cs="Times New Roman"/>
                <w:b/>
                <w:bCs/>
                <w:sz w:val="20"/>
                <w:szCs w:val="20"/>
              </w:rPr>
              <w:t>18%</w:t>
            </w:r>
          </w:p>
        </w:tc>
        <w:tc>
          <w:tcPr>
            <w:tcW w:w="1413" w:type="dxa"/>
            <w:tcBorders>
              <w:top w:val="single" w:sz="4" w:space="0" w:color="auto"/>
              <w:left w:val="single" w:sz="4" w:space="0" w:color="auto"/>
              <w:bottom w:val="single" w:sz="4" w:space="0" w:color="auto"/>
              <w:right w:val="single" w:sz="4" w:space="0" w:color="auto"/>
            </w:tcBorders>
          </w:tcPr>
          <w:p w14:paraId="4D04D354" w14:textId="77777777" w:rsidR="00227FFB" w:rsidRPr="00B15A2A" w:rsidRDefault="00227FFB" w:rsidP="00B16F7D">
            <w:pPr>
              <w:tabs>
                <w:tab w:val="left" w:pos="788"/>
              </w:tabs>
              <w:rPr>
                <w:rFonts w:ascii="Times New Roman" w:hAnsi="Times New Roman" w:cs="Times New Roman"/>
                <w:b/>
                <w:bCs/>
                <w:sz w:val="20"/>
                <w:szCs w:val="20"/>
              </w:rPr>
            </w:pPr>
          </w:p>
          <w:p w14:paraId="4D2C2165" w14:textId="77777777" w:rsidR="00227FFB" w:rsidRPr="00B15A2A" w:rsidRDefault="00227FFB" w:rsidP="00B16F7D">
            <w:pPr>
              <w:tabs>
                <w:tab w:val="left" w:pos="788"/>
              </w:tabs>
              <w:jc w:val="center"/>
              <w:rPr>
                <w:rFonts w:ascii="Times New Roman" w:hAnsi="Times New Roman" w:cs="Times New Roman"/>
                <w:b/>
                <w:bCs/>
                <w:sz w:val="20"/>
                <w:szCs w:val="20"/>
              </w:rPr>
            </w:pPr>
            <w:r w:rsidRPr="00B15A2A">
              <w:rPr>
                <w:rFonts w:ascii="Times New Roman" w:hAnsi="Times New Roman" w:cs="Times New Roman"/>
                <w:b/>
                <w:bCs/>
                <w:color w:val="000000"/>
                <w:sz w:val="20"/>
                <w:szCs w:val="20"/>
                <w:highlight w:val="yellow"/>
              </w:rPr>
              <w:t>000</w:t>
            </w:r>
          </w:p>
        </w:tc>
        <w:tc>
          <w:tcPr>
            <w:tcW w:w="1876" w:type="dxa"/>
            <w:tcBorders>
              <w:top w:val="single" w:sz="4" w:space="0" w:color="auto"/>
              <w:left w:val="single" w:sz="4" w:space="0" w:color="auto"/>
              <w:bottom w:val="single" w:sz="4" w:space="0" w:color="auto"/>
              <w:right w:val="single" w:sz="4" w:space="0" w:color="auto"/>
            </w:tcBorders>
          </w:tcPr>
          <w:p w14:paraId="3109FE67" w14:textId="77777777" w:rsidR="00227FFB" w:rsidRPr="00B15A2A" w:rsidRDefault="00227FFB" w:rsidP="00B16F7D">
            <w:pPr>
              <w:tabs>
                <w:tab w:val="left" w:pos="788"/>
              </w:tabs>
              <w:rPr>
                <w:rFonts w:ascii="Times New Roman" w:hAnsi="Times New Roman" w:cs="Times New Roman"/>
                <w:b/>
                <w:bCs/>
                <w:sz w:val="20"/>
                <w:szCs w:val="20"/>
              </w:rPr>
            </w:pPr>
          </w:p>
          <w:p w14:paraId="67717FAB" w14:textId="77777777" w:rsidR="00227FFB" w:rsidRPr="00B15A2A" w:rsidRDefault="00227FFB" w:rsidP="00B16F7D">
            <w:pPr>
              <w:tabs>
                <w:tab w:val="left" w:pos="788"/>
              </w:tabs>
              <w:jc w:val="center"/>
              <w:rPr>
                <w:rFonts w:ascii="Times New Roman" w:hAnsi="Times New Roman" w:cs="Times New Roman"/>
                <w:b/>
                <w:bCs/>
                <w:sz w:val="20"/>
                <w:szCs w:val="20"/>
              </w:rPr>
            </w:pPr>
            <w:r w:rsidRPr="00B15A2A">
              <w:rPr>
                <w:rFonts w:ascii="Times New Roman" w:hAnsi="Times New Roman" w:cs="Times New Roman"/>
                <w:b/>
                <w:bCs/>
                <w:color w:val="000000"/>
                <w:sz w:val="20"/>
                <w:szCs w:val="20"/>
                <w:highlight w:val="yellow"/>
              </w:rPr>
              <w:t>000</w:t>
            </w:r>
          </w:p>
        </w:tc>
      </w:tr>
      <w:tr w:rsidR="00227FFB" w:rsidRPr="00B15A2A" w14:paraId="10B56DB8" w14:textId="77777777" w:rsidTr="00B16F7D">
        <w:trPr>
          <w:trHeight w:val="396"/>
        </w:trPr>
        <w:tc>
          <w:tcPr>
            <w:tcW w:w="10995" w:type="dxa"/>
            <w:gridSpan w:val="6"/>
            <w:tcBorders>
              <w:top w:val="single" w:sz="4" w:space="0" w:color="auto"/>
              <w:left w:val="single" w:sz="4" w:space="0" w:color="auto"/>
              <w:bottom w:val="single" w:sz="4" w:space="0" w:color="auto"/>
              <w:right w:val="single" w:sz="4" w:space="0" w:color="auto"/>
            </w:tcBorders>
            <w:noWrap/>
            <w:vAlign w:val="center"/>
          </w:tcPr>
          <w:p w14:paraId="77C9B86F" w14:textId="156CC0D7" w:rsidR="00227FFB" w:rsidRPr="00B15A2A" w:rsidRDefault="00227FFB" w:rsidP="00B16F7D">
            <w:pPr>
              <w:jc w:val="center"/>
              <w:rPr>
                <w:rFonts w:ascii="Times New Roman" w:hAnsi="Times New Roman" w:cs="Times New Roman"/>
                <w:b/>
                <w:bCs/>
                <w:sz w:val="20"/>
                <w:szCs w:val="20"/>
              </w:rPr>
            </w:pPr>
            <w:r w:rsidRPr="00B15A2A">
              <w:rPr>
                <w:rFonts w:ascii="Times New Roman" w:hAnsi="Times New Roman" w:cs="Times New Roman"/>
                <w:b/>
                <w:bCs/>
                <w:sz w:val="20"/>
                <w:szCs w:val="20"/>
              </w:rPr>
              <w:t xml:space="preserve">Contract Period: -   </w:t>
            </w:r>
            <w:r w:rsidRPr="00B15A2A">
              <w:rPr>
                <w:rFonts w:ascii="Times New Roman" w:hAnsi="Times New Roman" w:cs="Times New Roman"/>
                <w:b/>
                <w:bCs/>
                <w:sz w:val="20"/>
                <w:szCs w:val="20"/>
                <w:highlight w:val="yellow"/>
              </w:rPr>
              <w:t xml:space="preserve">01/01/2026 to </w:t>
            </w:r>
            <w:r w:rsidR="003D34D5" w:rsidRPr="00B15A2A">
              <w:rPr>
                <w:rFonts w:ascii="Times New Roman" w:hAnsi="Times New Roman" w:cs="Times New Roman"/>
                <w:b/>
                <w:bCs/>
                <w:sz w:val="20"/>
                <w:szCs w:val="20"/>
                <w:highlight w:val="yellow"/>
              </w:rPr>
              <w:t>31</w:t>
            </w:r>
            <w:r w:rsidRPr="00B15A2A">
              <w:rPr>
                <w:rFonts w:ascii="Times New Roman" w:hAnsi="Times New Roman" w:cs="Times New Roman"/>
                <w:b/>
                <w:bCs/>
                <w:sz w:val="20"/>
                <w:szCs w:val="20"/>
                <w:highlight w:val="yellow"/>
              </w:rPr>
              <w:t>/</w:t>
            </w:r>
            <w:r w:rsidR="003D34D5" w:rsidRPr="00B15A2A">
              <w:rPr>
                <w:rFonts w:ascii="Times New Roman" w:hAnsi="Times New Roman" w:cs="Times New Roman"/>
                <w:b/>
                <w:bCs/>
                <w:sz w:val="20"/>
                <w:szCs w:val="20"/>
                <w:highlight w:val="yellow"/>
              </w:rPr>
              <w:t>12</w:t>
            </w:r>
            <w:r w:rsidRPr="00B15A2A">
              <w:rPr>
                <w:rFonts w:ascii="Times New Roman" w:hAnsi="Times New Roman" w:cs="Times New Roman"/>
                <w:b/>
                <w:bCs/>
                <w:sz w:val="20"/>
                <w:szCs w:val="20"/>
                <w:highlight w:val="yellow"/>
              </w:rPr>
              <w:t>/202</w:t>
            </w:r>
            <w:r w:rsidR="003D34D5" w:rsidRPr="00B15A2A">
              <w:rPr>
                <w:rFonts w:ascii="Times New Roman" w:hAnsi="Times New Roman" w:cs="Times New Roman"/>
                <w:b/>
                <w:bCs/>
                <w:sz w:val="20"/>
                <w:szCs w:val="20"/>
              </w:rPr>
              <w:t>6</w:t>
            </w:r>
          </w:p>
        </w:tc>
      </w:tr>
    </w:tbl>
    <w:p w14:paraId="27314BAA" w14:textId="77777777" w:rsidR="006B0956" w:rsidRPr="00B15A2A" w:rsidRDefault="006B0956" w:rsidP="006B0956">
      <w:pPr>
        <w:pStyle w:val="Heading1"/>
        <w:rPr>
          <w:sz w:val="20"/>
          <w:szCs w:val="20"/>
          <w:u w:val="single"/>
          <w:lang w:val="en-IN"/>
        </w:rPr>
      </w:pPr>
      <w:r w:rsidRPr="00B15A2A">
        <w:rPr>
          <w:sz w:val="20"/>
          <w:szCs w:val="20"/>
          <w:highlight w:val="yellow"/>
          <w:u w:val="single"/>
          <w:lang w:val="en-IN"/>
        </w:rPr>
        <w:t>***Note: If required</w:t>
      </w:r>
    </w:p>
    <w:p w14:paraId="1E6119D7" w14:textId="77777777" w:rsidR="00227FFB" w:rsidRPr="00B15A2A" w:rsidRDefault="00227FFB" w:rsidP="00A57CAB">
      <w:pPr>
        <w:pStyle w:val="Heading1"/>
        <w:ind w:left="0"/>
        <w:rPr>
          <w:sz w:val="20"/>
          <w:szCs w:val="20"/>
        </w:rPr>
      </w:pPr>
    </w:p>
    <w:p w14:paraId="039DD3F8" w14:textId="77777777" w:rsidR="000B61F7" w:rsidRPr="00B15A2A" w:rsidRDefault="000B61F7" w:rsidP="000B61F7">
      <w:pPr>
        <w:pStyle w:val="Heading1"/>
        <w:jc w:val="center"/>
        <w:rPr>
          <w:sz w:val="20"/>
          <w:szCs w:val="20"/>
          <w:u w:val="single"/>
          <w:lang w:val="en-IN"/>
        </w:rPr>
      </w:pPr>
      <w:r w:rsidRPr="00B15A2A">
        <w:rPr>
          <w:sz w:val="20"/>
          <w:szCs w:val="20"/>
          <w:u w:val="single"/>
          <w:lang w:val="en-IN"/>
        </w:rPr>
        <w:t>TERMS &amp; CONDITIONS</w:t>
      </w:r>
    </w:p>
    <w:p w14:paraId="58D99341" w14:textId="77777777" w:rsidR="000B61F7" w:rsidRPr="00B15A2A" w:rsidRDefault="000B61F7" w:rsidP="000B61F7">
      <w:pPr>
        <w:tabs>
          <w:tab w:val="left" w:pos="142"/>
        </w:tabs>
        <w:spacing w:before="240" w:after="0" w:line="240" w:lineRule="auto"/>
        <w:ind w:right="430"/>
        <w:rPr>
          <w:rFonts w:ascii="Times New Roman" w:hAnsi="Times New Roman" w:cs="Times New Roman"/>
          <w:b/>
          <w:bCs/>
          <w:sz w:val="20"/>
          <w:szCs w:val="20"/>
        </w:rPr>
      </w:pPr>
      <w:r w:rsidRPr="00B15A2A">
        <w:rPr>
          <w:rFonts w:ascii="Times New Roman" w:hAnsi="Times New Roman" w:cs="Times New Roman"/>
          <w:b/>
          <w:bCs/>
          <w:sz w:val="20"/>
          <w:szCs w:val="20"/>
        </w:rPr>
        <w:t>1. Scope of Services</w:t>
      </w:r>
    </w:p>
    <w:p w14:paraId="74419BD6" w14:textId="3E54D19A" w:rsidR="009D126B" w:rsidRPr="009D126B" w:rsidRDefault="009D126B" w:rsidP="009D126B">
      <w:pPr>
        <w:pStyle w:val="Heading1"/>
        <w:numPr>
          <w:ilvl w:val="0"/>
          <w:numId w:val="16"/>
        </w:numPr>
        <w:rPr>
          <w:b w:val="0"/>
          <w:bCs w:val="0"/>
          <w:sz w:val="20"/>
          <w:szCs w:val="20"/>
          <w:lang w:val="en-IN"/>
        </w:rPr>
      </w:pPr>
      <w:r w:rsidRPr="00B15A2A">
        <w:rPr>
          <w:b w:val="0"/>
          <w:bCs w:val="0"/>
          <w:sz w:val="20"/>
          <w:szCs w:val="20"/>
          <w:lang w:val="en-IN"/>
        </w:rPr>
        <w:t>All internal electronic and mechanical spare parts, labour, and service charges included.</w:t>
      </w:r>
    </w:p>
    <w:p w14:paraId="2DF30D5D" w14:textId="03627C27" w:rsidR="000B61F7" w:rsidRPr="00B15A2A" w:rsidRDefault="000B61F7" w:rsidP="000B61F7">
      <w:pPr>
        <w:pStyle w:val="ListParagraph"/>
        <w:numPr>
          <w:ilvl w:val="0"/>
          <w:numId w:val="16"/>
        </w:numPr>
        <w:tabs>
          <w:tab w:val="left" w:pos="142"/>
        </w:tabs>
        <w:ind w:right="430"/>
        <w:rPr>
          <w:sz w:val="20"/>
          <w:szCs w:val="20"/>
        </w:rPr>
      </w:pPr>
      <w:r w:rsidRPr="00B15A2A">
        <w:rPr>
          <w:b/>
          <w:bCs/>
          <w:sz w:val="20"/>
          <w:szCs w:val="20"/>
        </w:rPr>
        <w:t>Breakdown Support:</w:t>
      </w:r>
      <w:r w:rsidRPr="00B15A2A">
        <w:rPr>
          <w:sz w:val="20"/>
          <w:szCs w:val="20"/>
        </w:rPr>
        <w:t xml:space="preserve"> Attendance for major or complete system breakdown within </w:t>
      </w:r>
      <w:r w:rsidRPr="00B15A2A">
        <w:rPr>
          <w:b/>
          <w:bCs/>
          <w:sz w:val="20"/>
          <w:szCs w:val="20"/>
        </w:rPr>
        <w:t>48 hours</w:t>
      </w:r>
      <w:r w:rsidRPr="00B15A2A">
        <w:rPr>
          <w:sz w:val="20"/>
          <w:szCs w:val="20"/>
        </w:rPr>
        <w:t xml:space="preserve"> of complaint registration.</w:t>
      </w:r>
    </w:p>
    <w:p w14:paraId="60548013" w14:textId="77777777" w:rsidR="000B61F7" w:rsidRPr="00B15A2A" w:rsidRDefault="000B61F7" w:rsidP="000B61F7">
      <w:pPr>
        <w:pStyle w:val="ListParagraph"/>
        <w:numPr>
          <w:ilvl w:val="0"/>
          <w:numId w:val="16"/>
        </w:numPr>
        <w:tabs>
          <w:tab w:val="left" w:pos="142"/>
        </w:tabs>
        <w:ind w:right="430"/>
        <w:rPr>
          <w:sz w:val="20"/>
          <w:szCs w:val="20"/>
        </w:rPr>
      </w:pPr>
      <w:r w:rsidRPr="00B15A2A">
        <w:rPr>
          <w:b/>
          <w:bCs/>
          <w:sz w:val="20"/>
          <w:szCs w:val="20"/>
        </w:rPr>
        <w:t>Preventive Maintenance:</w:t>
      </w:r>
      <w:r w:rsidRPr="00B15A2A">
        <w:rPr>
          <w:sz w:val="20"/>
          <w:szCs w:val="20"/>
        </w:rPr>
        <w:t xml:space="preserve"> </w:t>
      </w:r>
      <w:r w:rsidRPr="00B15A2A">
        <w:rPr>
          <w:b/>
          <w:bCs/>
          <w:sz w:val="20"/>
          <w:szCs w:val="20"/>
        </w:rPr>
        <w:t>Two (2) Preventive Maintenance visits per year</w:t>
      </w:r>
      <w:r w:rsidRPr="00B15A2A">
        <w:rPr>
          <w:sz w:val="20"/>
          <w:szCs w:val="20"/>
        </w:rPr>
        <w:t xml:space="preserve"> to ensure optimal performance and reliability.</w:t>
      </w:r>
    </w:p>
    <w:p w14:paraId="24C24A32" w14:textId="77777777" w:rsidR="000B61F7" w:rsidRPr="00B15A2A" w:rsidRDefault="000B61F7" w:rsidP="000B61F7">
      <w:pPr>
        <w:pStyle w:val="ListParagraph"/>
        <w:numPr>
          <w:ilvl w:val="0"/>
          <w:numId w:val="16"/>
        </w:numPr>
        <w:tabs>
          <w:tab w:val="left" w:pos="142"/>
        </w:tabs>
        <w:ind w:right="430"/>
        <w:rPr>
          <w:sz w:val="20"/>
          <w:szCs w:val="20"/>
          <w:highlight w:val="yellow"/>
        </w:rPr>
      </w:pPr>
      <w:r w:rsidRPr="00B15A2A">
        <w:rPr>
          <w:b/>
          <w:bCs/>
          <w:sz w:val="20"/>
          <w:szCs w:val="20"/>
          <w:highlight w:val="yellow"/>
        </w:rPr>
        <w:t>User Training:</w:t>
      </w:r>
      <w:r w:rsidRPr="00B15A2A">
        <w:rPr>
          <w:sz w:val="20"/>
          <w:szCs w:val="20"/>
          <w:highlight w:val="yellow"/>
        </w:rPr>
        <w:t xml:space="preserve"> Basic operational training for end users during the contract period.</w:t>
      </w:r>
    </w:p>
    <w:p w14:paraId="4CA52C37" w14:textId="77777777" w:rsidR="000B61F7" w:rsidRPr="00B15A2A" w:rsidRDefault="000B61F7" w:rsidP="000B61F7">
      <w:pPr>
        <w:pStyle w:val="ListParagraph"/>
        <w:numPr>
          <w:ilvl w:val="0"/>
          <w:numId w:val="16"/>
        </w:numPr>
        <w:tabs>
          <w:tab w:val="left" w:pos="142"/>
        </w:tabs>
        <w:ind w:right="430"/>
        <w:rPr>
          <w:sz w:val="20"/>
          <w:szCs w:val="20"/>
          <w:highlight w:val="yellow"/>
        </w:rPr>
      </w:pPr>
      <w:r w:rsidRPr="00B15A2A">
        <w:rPr>
          <w:b/>
          <w:bCs/>
          <w:sz w:val="20"/>
          <w:szCs w:val="20"/>
          <w:highlight w:val="yellow"/>
        </w:rPr>
        <w:t>Asset Digital Inventory:</w:t>
      </w:r>
      <w:r w:rsidRPr="00B15A2A">
        <w:rPr>
          <w:sz w:val="20"/>
          <w:szCs w:val="20"/>
          <w:highlight w:val="yellow"/>
        </w:rPr>
        <w:t xml:space="preserve"> Maintenance of digital asset records for tracking and service history documentation.</w:t>
      </w:r>
    </w:p>
    <w:p w14:paraId="779E21D4" w14:textId="77777777" w:rsidR="000B61F7" w:rsidRPr="00B15A2A" w:rsidRDefault="000B61F7" w:rsidP="000B61F7">
      <w:pPr>
        <w:pStyle w:val="ListParagraph"/>
        <w:numPr>
          <w:ilvl w:val="0"/>
          <w:numId w:val="16"/>
        </w:numPr>
        <w:tabs>
          <w:tab w:val="left" w:pos="142"/>
        </w:tabs>
        <w:ind w:right="430"/>
        <w:rPr>
          <w:sz w:val="20"/>
          <w:szCs w:val="20"/>
          <w:highlight w:val="yellow"/>
        </w:rPr>
      </w:pPr>
      <w:r w:rsidRPr="00B15A2A">
        <w:rPr>
          <w:b/>
          <w:bCs/>
          <w:sz w:val="20"/>
          <w:szCs w:val="20"/>
          <w:highlight w:val="yellow"/>
        </w:rPr>
        <w:t>Yearly Calibration:</w:t>
      </w:r>
      <w:r w:rsidRPr="00B15A2A">
        <w:rPr>
          <w:sz w:val="20"/>
          <w:szCs w:val="20"/>
          <w:highlight w:val="yellow"/>
        </w:rPr>
        <w:t xml:space="preserve"> One annual calibration as per applicable standards.</w:t>
      </w:r>
    </w:p>
    <w:p w14:paraId="16E2D5D1" w14:textId="77777777" w:rsidR="003847AF" w:rsidRPr="00B15A2A" w:rsidRDefault="003847AF" w:rsidP="003847AF">
      <w:pPr>
        <w:tabs>
          <w:tab w:val="left" w:pos="142"/>
        </w:tabs>
        <w:ind w:left="360" w:right="430"/>
        <w:rPr>
          <w:rFonts w:ascii="Times New Roman" w:hAnsi="Times New Roman" w:cs="Times New Roman"/>
          <w:sz w:val="20"/>
          <w:szCs w:val="20"/>
          <w:highlight w:val="yellow"/>
        </w:rPr>
      </w:pPr>
    </w:p>
    <w:p w14:paraId="0884B8C8" w14:textId="77777777" w:rsidR="000B61F7" w:rsidRPr="00B15A2A" w:rsidRDefault="000B61F7" w:rsidP="000B61F7">
      <w:pPr>
        <w:tabs>
          <w:tab w:val="left" w:pos="142"/>
        </w:tabs>
        <w:ind w:right="430"/>
        <w:rPr>
          <w:rFonts w:ascii="Times New Roman" w:hAnsi="Times New Roman" w:cs="Times New Roman"/>
          <w:b/>
          <w:bCs/>
          <w:sz w:val="20"/>
          <w:szCs w:val="20"/>
          <w:highlight w:val="yellow"/>
        </w:rPr>
      </w:pPr>
      <w:r w:rsidRPr="00B15A2A">
        <w:rPr>
          <w:rFonts w:ascii="Times New Roman" w:hAnsi="Times New Roman" w:cs="Times New Roman"/>
          <w:b/>
          <w:bCs/>
          <w:sz w:val="20"/>
          <w:szCs w:val="20"/>
        </w:rPr>
        <w:t>2. Exclusions</w:t>
      </w:r>
    </w:p>
    <w:p w14:paraId="4297247D" w14:textId="6EDFA02B" w:rsidR="000B61F7" w:rsidRPr="00B15A2A" w:rsidRDefault="000B61F7" w:rsidP="003847AF">
      <w:pPr>
        <w:tabs>
          <w:tab w:val="left" w:pos="142"/>
        </w:tabs>
        <w:spacing w:before="240" w:after="0" w:line="240" w:lineRule="auto"/>
        <w:ind w:right="430"/>
        <w:rPr>
          <w:rFonts w:ascii="Times New Roman" w:hAnsi="Times New Roman" w:cs="Times New Roman"/>
          <w:b/>
          <w:bCs/>
          <w:sz w:val="20"/>
          <w:szCs w:val="20"/>
        </w:rPr>
      </w:pPr>
      <w:r w:rsidRPr="00B15A2A">
        <w:rPr>
          <w:rFonts w:ascii="Times New Roman" w:hAnsi="Times New Roman" w:cs="Times New Roman"/>
          <w:b/>
          <w:bCs/>
          <w:sz w:val="20"/>
          <w:szCs w:val="20"/>
        </w:rPr>
        <w:t xml:space="preserve">The </w:t>
      </w:r>
      <w:r w:rsidR="003847AF" w:rsidRPr="00B15A2A">
        <w:rPr>
          <w:rFonts w:ascii="Times New Roman" w:hAnsi="Times New Roman" w:cs="Times New Roman"/>
          <w:b/>
          <w:bCs/>
          <w:sz w:val="20"/>
          <w:szCs w:val="20"/>
        </w:rPr>
        <w:t>C</w:t>
      </w:r>
      <w:r w:rsidRPr="00B15A2A">
        <w:rPr>
          <w:rFonts w:ascii="Times New Roman" w:hAnsi="Times New Roman" w:cs="Times New Roman"/>
          <w:b/>
          <w:bCs/>
          <w:sz w:val="20"/>
          <w:szCs w:val="20"/>
        </w:rPr>
        <w:t>AMC does not cover:</w:t>
      </w:r>
    </w:p>
    <w:p w14:paraId="497A21A8" w14:textId="71D4018D" w:rsidR="00134AB0" w:rsidRPr="00E011AB" w:rsidRDefault="00134AB0" w:rsidP="00134AB0">
      <w:pPr>
        <w:pStyle w:val="ListParagraph"/>
        <w:numPr>
          <w:ilvl w:val="0"/>
          <w:numId w:val="6"/>
        </w:numPr>
        <w:spacing w:before="100" w:beforeAutospacing="1" w:after="100" w:afterAutospacing="1"/>
        <w:rPr>
          <w:sz w:val="20"/>
          <w:szCs w:val="20"/>
          <w:lang w:eastAsia="en-IN"/>
        </w:rPr>
      </w:pPr>
      <w:r w:rsidRPr="00E011AB">
        <w:rPr>
          <w:sz w:val="20"/>
          <w:szCs w:val="20"/>
          <w:lang w:eastAsia="en-IN"/>
        </w:rPr>
        <w:t xml:space="preserve">Consumables and accessories such as probes, cables, batteries, cuffs, tubing, printer cartridges, sensors, and similar items are </w:t>
      </w:r>
      <w:r w:rsidRPr="00E011AB">
        <w:rPr>
          <w:b/>
          <w:bCs/>
          <w:sz w:val="20"/>
          <w:szCs w:val="20"/>
          <w:lang w:eastAsia="en-IN"/>
        </w:rPr>
        <w:t>not included under CAMC</w:t>
      </w:r>
      <w:r w:rsidRPr="00E011AB">
        <w:rPr>
          <w:sz w:val="20"/>
          <w:szCs w:val="20"/>
          <w:lang w:eastAsia="en-IN"/>
        </w:rPr>
        <w:t>.</w:t>
      </w:r>
    </w:p>
    <w:p w14:paraId="6D69F974" w14:textId="0FD4DE9C" w:rsidR="00134AB0" w:rsidRPr="00E011AB" w:rsidRDefault="00134AB0" w:rsidP="00134AB0">
      <w:pPr>
        <w:pStyle w:val="ListParagraph"/>
        <w:numPr>
          <w:ilvl w:val="0"/>
          <w:numId w:val="6"/>
        </w:numPr>
        <w:spacing w:before="100" w:beforeAutospacing="1" w:after="100" w:afterAutospacing="1"/>
        <w:rPr>
          <w:sz w:val="20"/>
          <w:szCs w:val="20"/>
          <w:lang w:eastAsia="en-IN"/>
        </w:rPr>
      </w:pPr>
      <w:r w:rsidRPr="00E011AB">
        <w:rPr>
          <w:sz w:val="20"/>
          <w:szCs w:val="20"/>
          <w:lang w:eastAsia="en-IN"/>
        </w:rPr>
        <w:t xml:space="preserve">Software upgrades, updates, licenses, or application software are </w:t>
      </w:r>
      <w:r w:rsidRPr="00E011AB">
        <w:rPr>
          <w:b/>
          <w:bCs/>
          <w:sz w:val="20"/>
          <w:szCs w:val="20"/>
          <w:lang w:eastAsia="en-IN"/>
        </w:rPr>
        <w:t>not covered under this CAMC</w:t>
      </w:r>
      <w:r w:rsidRPr="00E011AB">
        <w:rPr>
          <w:sz w:val="20"/>
          <w:szCs w:val="20"/>
          <w:lang w:eastAsia="en-IN"/>
        </w:rPr>
        <w:t xml:space="preserve"> unless specifically mentioned in the contract.</w:t>
      </w:r>
    </w:p>
    <w:p w14:paraId="3B5FB709" w14:textId="77777777" w:rsidR="000B61F7" w:rsidRPr="00E011AB" w:rsidRDefault="000B61F7" w:rsidP="000B61F7">
      <w:pPr>
        <w:numPr>
          <w:ilvl w:val="0"/>
          <w:numId w:val="6"/>
        </w:numPr>
        <w:tabs>
          <w:tab w:val="left" w:pos="142"/>
        </w:tabs>
        <w:spacing w:after="0" w:line="240" w:lineRule="auto"/>
        <w:ind w:right="430"/>
        <w:rPr>
          <w:rFonts w:ascii="Times New Roman" w:hAnsi="Times New Roman" w:cs="Times New Roman"/>
          <w:sz w:val="20"/>
          <w:szCs w:val="20"/>
        </w:rPr>
      </w:pPr>
      <w:r w:rsidRPr="00E011AB">
        <w:rPr>
          <w:rFonts w:ascii="Times New Roman" w:hAnsi="Times New Roman" w:cs="Times New Roman"/>
          <w:sz w:val="20"/>
          <w:szCs w:val="20"/>
        </w:rPr>
        <w:t>Physical/accidental damage, fire, flood, electrical surge, rodent damage, corrosion, tampering, or misuse.</w:t>
      </w:r>
    </w:p>
    <w:p w14:paraId="61FDB620" w14:textId="77777777" w:rsidR="000B61F7" w:rsidRPr="00E011AB" w:rsidRDefault="000B61F7" w:rsidP="000B61F7">
      <w:pPr>
        <w:numPr>
          <w:ilvl w:val="0"/>
          <w:numId w:val="6"/>
        </w:numPr>
        <w:tabs>
          <w:tab w:val="left" w:pos="142"/>
        </w:tabs>
        <w:spacing w:after="0" w:line="240" w:lineRule="auto"/>
        <w:ind w:right="430"/>
        <w:rPr>
          <w:rFonts w:ascii="Times New Roman" w:hAnsi="Times New Roman" w:cs="Times New Roman"/>
          <w:sz w:val="20"/>
          <w:szCs w:val="20"/>
        </w:rPr>
      </w:pPr>
      <w:r w:rsidRPr="00E011AB">
        <w:rPr>
          <w:rFonts w:ascii="Times New Roman" w:hAnsi="Times New Roman" w:cs="Times New Roman"/>
          <w:sz w:val="20"/>
          <w:szCs w:val="20"/>
        </w:rPr>
        <w:t>Failures due to improper earthing, voltage fluctuation, or faulty power supply.</w:t>
      </w:r>
    </w:p>
    <w:p w14:paraId="5D40CC01" w14:textId="77777777" w:rsidR="000B61F7" w:rsidRPr="00E011AB" w:rsidRDefault="000B61F7" w:rsidP="000B61F7">
      <w:pPr>
        <w:numPr>
          <w:ilvl w:val="0"/>
          <w:numId w:val="6"/>
        </w:numPr>
        <w:tabs>
          <w:tab w:val="left" w:pos="142"/>
        </w:tabs>
        <w:spacing w:after="0" w:line="240" w:lineRule="auto"/>
        <w:ind w:right="430"/>
        <w:rPr>
          <w:rFonts w:ascii="Times New Roman" w:hAnsi="Times New Roman" w:cs="Times New Roman"/>
          <w:sz w:val="20"/>
          <w:szCs w:val="20"/>
        </w:rPr>
      </w:pPr>
      <w:r w:rsidRPr="00E011AB">
        <w:rPr>
          <w:rFonts w:ascii="Times New Roman" w:hAnsi="Times New Roman" w:cs="Times New Roman"/>
          <w:sz w:val="20"/>
          <w:szCs w:val="20"/>
        </w:rPr>
        <w:t>Equipment shifting, dismantling, reinstallation, relocation, or major overhauls.</w:t>
      </w:r>
    </w:p>
    <w:p w14:paraId="09E8B564" w14:textId="7E743F0D" w:rsidR="00EF193B" w:rsidRPr="00E011AB" w:rsidRDefault="00EF193B" w:rsidP="000B61F7">
      <w:pPr>
        <w:numPr>
          <w:ilvl w:val="0"/>
          <w:numId w:val="6"/>
        </w:numPr>
        <w:tabs>
          <w:tab w:val="left" w:pos="142"/>
        </w:tabs>
        <w:spacing w:after="0" w:line="240" w:lineRule="auto"/>
        <w:ind w:right="430"/>
        <w:rPr>
          <w:rFonts w:ascii="Times New Roman" w:hAnsi="Times New Roman" w:cs="Times New Roman"/>
          <w:sz w:val="20"/>
          <w:szCs w:val="20"/>
        </w:rPr>
      </w:pPr>
      <w:r w:rsidRPr="00E011AB">
        <w:rPr>
          <w:rFonts w:ascii="Times New Roman" w:hAnsi="Times New Roman" w:cs="Times New Roman"/>
          <w:sz w:val="20"/>
          <w:szCs w:val="20"/>
        </w:rPr>
        <w:t xml:space="preserve">Any failure or service interruption due to the CLIENT’s non-compliance with statutory or regulatory requirements (such as </w:t>
      </w:r>
      <w:r w:rsidRPr="00E011AB">
        <w:rPr>
          <w:rFonts w:ascii="Times New Roman" w:hAnsi="Times New Roman" w:cs="Times New Roman"/>
          <w:b/>
          <w:bCs/>
          <w:sz w:val="20"/>
          <w:szCs w:val="20"/>
        </w:rPr>
        <w:t>AERB, PC-PNDT, etc.</w:t>
      </w:r>
      <w:r w:rsidRPr="00E011AB">
        <w:rPr>
          <w:rFonts w:ascii="Times New Roman" w:hAnsi="Times New Roman" w:cs="Times New Roman"/>
          <w:sz w:val="20"/>
          <w:szCs w:val="20"/>
        </w:rPr>
        <w:t>) will not be covered under this CAMC.</w:t>
      </w:r>
    </w:p>
    <w:p w14:paraId="222107D8" w14:textId="4DC00E78" w:rsidR="000B61F7" w:rsidRPr="00E011AB" w:rsidRDefault="000B61F7" w:rsidP="000D7536">
      <w:pPr>
        <w:tabs>
          <w:tab w:val="left" w:pos="142"/>
        </w:tabs>
        <w:spacing w:before="240" w:after="0" w:line="240" w:lineRule="auto"/>
        <w:ind w:right="430"/>
        <w:rPr>
          <w:rFonts w:ascii="Times New Roman" w:hAnsi="Times New Roman" w:cs="Times New Roman"/>
          <w:b/>
          <w:bCs/>
          <w:sz w:val="20"/>
          <w:szCs w:val="20"/>
        </w:rPr>
      </w:pPr>
      <w:r w:rsidRPr="00E011AB">
        <w:rPr>
          <w:rFonts w:ascii="Times New Roman" w:hAnsi="Times New Roman" w:cs="Times New Roman"/>
          <w:b/>
          <w:bCs/>
          <w:sz w:val="20"/>
          <w:szCs w:val="20"/>
        </w:rPr>
        <w:t>3. Contract Period</w:t>
      </w:r>
    </w:p>
    <w:p w14:paraId="53ACB85A" w14:textId="77777777" w:rsidR="002B0083" w:rsidRPr="00E011AB" w:rsidRDefault="002B0083" w:rsidP="002B0083">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E011AB">
        <w:rPr>
          <w:rFonts w:ascii="Times New Roman" w:eastAsia="Times New Roman" w:hAnsi="Times New Roman" w:cs="Times New Roman"/>
          <w:sz w:val="20"/>
          <w:szCs w:val="20"/>
          <w:lang w:eastAsia="en-IN"/>
        </w:rPr>
        <w:t xml:space="preserve">The contract shall be valid for a period of </w:t>
      </w:r>
      <w:r w:rsidRPr="00E011AB">
        <w:rPr>
          <w:rFonts w:ascii="Times New Roman" w:eastAsia="Times New Roman" w:hAnsi="Times New Roman" w:cs="Times New Roman"/>
          <w:b/>
          <w:bCs/>
          <w:sz w:val="20"/>
          <w:szCs w:val="20"/>
          <w:lang w:eastAsia="en-IN"/>
        </w:rPr>
        <w:t>one year</w:t>
      </w:r>
      <w:r w:rsidRPr="00E011AB">
        <w:rPr>
          <w:rFonts w:ascii="Times New Roman" w:eastAsia="Times New Roman" w:hAnsi="Times New Roman" w:cs="Times New Roman"/>
          <w:sz w:val="20"/>
          <w:szCs w:val="20"/>
          <w:lang w:eastAsia="en-IN"/>
        </w:rPr>
        <w:t>, or for such duration as may be mutually agreed upon by both parties.</w:t>
      </w:r>
    </w:p>
    <w:p w14:paraId="16D8ABEB" w14:textId="77777777" w:rsidR="000B61F7" w:rsidRPr="00B15A2A" w:rsidRDefault="000B61F7" w:rsidP="000B61F7">
      <w:pPr>
        <w:numPr>
          <w:ilvl w:val="0"/>
          <w:numId w:val="7"/>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 xml:space="preserve">Cyrix Healthcare Pvt. Ltd. agrees to provide maintenance services for the equipment listed in </w:t>
      </w:r>
      <w:r w:rsidRPr="00B15A2A">
        <w:rPr>
          <w:rFonts w:ascii="Times New Roman" w:hAnsi="Times New Roman" w:cs="Times New Roman"/>
          <w:b/>
          <w:bCs/>
          <w:sz w:val="20"/>
          <w:szCs w:val="20"/>
        </w:rPr>
        <w:t>Annexure-A</w:t>
      </w:r>
      <w:r w:rsidRPr="00B15A2A">
        <w:rPr>
          <w:rFonts w:ascii="Times New Roman" w:hAnsi="Times New Roman" w:cs="Times New Roman"/>
          <w:sz w:val="20"/>
          <w:szCs w:val="20"/>
        </w:rPr>
        <w:t xml:space="preserve"> installed at the CLIENT premises.</w:t>
      </w:r>
    </w:p>
    <w:p w14:paraId="11481983" w14:textId="77777777" w:rsidR="000B61F7" w:rsidRPr="00B15A2A" w:rsidRDefault="000B61F7" w:rsidP="000B61F7">
      <w:pPr>
        <w:numPr>
          <w:ilvl w:val="0"/>
          <w:numId w:val="7"/>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Renewable annually with 5% escalation, up to five years, subject to mutual agreement.</w:t>
      </w:r>
    </w:p>
    <w:p w14:paraId="1607607A" w14:textId="77777777" w:rsidR="000B61F7" w:rsidRPr="00B15A2A" w:rsidRDefault="000B61F7" w:rsidP="000B61F7">
      <w:pPr>
        <w:tabs>
          <w:tab w:val="left" w:pos="142"/>
        </w:tabs>
        <w:spacing w:after="0" w:line="240" w:lineRule="auto"/>
        <w:ind w:right="430"/>
        <w:rPr>
          <w:rFonts w:ascii="Times New Roman" w:hAnsi="Times New Roman" w:cs="Times New Roman"/>
          <w:b/>
          <w:bCs/>
          <w:sz w:val="20"/>
          <w:szCs w:val="20"/>
        </w:rPr>
      </w:pPr>
      <w:r w:rsidRPr="00B15A2A">
        <w:rPr>
          <w:rFonts w:ascii="Times New Roman" w:hAnsi="Times New Roman" w:cs="Times New Roman"/>
          <w:b/>
          <w:bCs/>
          <w:sz w:val="20"/>
          <w:szCs w:val="20"/>
        </w:rPr>
        <w:t>4. Payment Terms</w:t>
      </w:r>
    </w:p>
    <w:p w14:paraId="340CF067" w14:textId="77777777" w:rsidR="000B61F7" w:rsidRPr="00B15A2A" w:rsidRDefault="000B61F7" w:rsidP="000B61F7">
      <w:pPr>
        <w:tabs>
          <w:tab w:val="left" w:pos="142"/>
        </w:tabs>
        <w:spacing w:after="0" w:line="240" w:lineRule="auto"/>
        <w:ind w:right="430"/>
        <w:rPr>
          <w:rFonts w:ascii="Times New Roman" w:hAnsi="Times New Roman" w:cs="Times New Roman"/>
          <w:sz w:val="20"/>
          <w:szCs w:val="20"/>
        </w:rPr>
      </w:pPr>
    </w:p>
    <w:p w14:paraId="6F6F6F37" w14:textId="77777777" w:rsidR="000B61F7" w:rsidRPr="00B15A2A" w:rsidRDefault="000B61F7" w:rsidP="000B61F7">
      <w:pPr>
        <w:pStyle w:val="ListParagraph"/>
        <w:numPr>
          <w:ilvl w:val="0"/>
          <w:numId w:val="19"/>
        </w:numPr>
        <w:tabs>
          <w:tab w:val="left" w:pos="142"/>
        </w:tabs>
        <w:ind w:right="430"/>
        <w:rPr>
          <w:sz w:val="20"/>
          <w:szCs w:val="20"/>
        </w:rPr>
      </w:pPr>
      <w:r w:rsidRPr="00B15A2A">
        <w:rPr>
          <w:sz w:val="20"/>
          <w:szCs w:val="20"/>
          <w:highlight w:val="yellow"/>
        </w:rPr>
        <w:t>&lt;100 % along with the work order&gt;</w:t>
      </w:r>
    </w:p>
    <w:p w14:paraId="210A7BFB" w14:textId="77777777" w:rsidR="000B61F7" w:rsidRPr="00B15A2A" w:rsidRDefault="000B61F7" w:rsidP="000B61F7">
      <w:pPr>
        <w:tabs>
          <w:tab w:val="left" w:pos="142"/>
        </w:tabs>
        <w:ind w:right="430"/>
        <w:rPr>
          <w:rFonts w:ascii="Times New Roman" w:hAnsi="Times New Roman" w:cs="Times New Roman"/>
          <w:sz w:val="20"/>
          <w:szCs w:val="20"/>
        </w:rPr>
      </w:pPr>
      <w:r w:rsidRPr="00B15A2A">
        <w:rPr>
          <w:rFonts w:ascii="Times New Roman" w:hAnsi="Times New Roman" w:cs="Times New Roman"/>
          <w:b/>
          <w:bCs/>
          <w:sz w:val="20"/>
          <w:szCs w:val="20"/>
        </w:rPr>
        <w:t>5. Service Conditions</w:t>
      </w:r>
    </w:p>
    <w:p w14:paraId="2A430E59" w14:textId="77777777" w:rsidR="000B61F7" w:rsidRPr="00B15A2A" w:rsidRDefault="000B61F7" w:rsidP="000B61F7">
      <w:pPr>
        <w:numPr>
          <w:ilvl w:val="0"/>
          <w:numId w:val="9"/>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Service hours: 9:00 AM – 5:00 PM (Monday–Saturday), excluding holidays.</w:t>
      </w:r>
    </w:p>
    <w:p w14:paraId="698A2EB7" w14:textId="77777777" w:rsidR="000B61F7" w:rsidRPr="00B15A2A" w:rsidRDefault="000B61F7" w:rsidP="000B61F7">
      <w:pPr>
        <w:numPr>
          <w:ilvl w:val="0"/>
          <w:numId w:val="9"/>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lastRenderedPageBreak/>
        <w:t>Emergency calls outside working hours are chargeable.</w:t>
      </w:r>
    </w:p>
    <w:p w14:paraId="752F2022" w14:textId="77777777" w:rsidR="000B61F7" w:rsidRPr="00B15A2A" w:rsidRDefault="000B61F7" w:rsidP="000B61F7">
      <w:pPr>
        <w:numPr>
          <w:ilvl w:val="0"/>
          <w:numId w:val="9"/>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Delays due to non-availability of spares, natural calamities, strikes, or circumstances beyond control shall not be the responsibility of the service provider.</w:t>
      </w:r>
    </w:p>
    <w:p w14:paraId="2BF0A9A5" w14:textId="77777777" w:rsidR="000B61F7" w:rsidRPr="00B15A2A" w:rsidRDefault="000B61F7" w:rsidP="000B61F7">
      <w:pPr>
        <w:numPr>
          <w:ilvl w:val="0"/>
          <w:numId w:val="9"/>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Equipment may be shifted to workshop for repair if required, at CLIENT’s risk.</w:t>
      </w:r>
    </w:p>
    <w:p w14:paraId="4AA8EAFE" w14:textId="77777777" w:rsidR="000B61F7" w:rsidRPr="00B15A2A" w:rsidRDefault="000B61F7" w:rsidP="000B61F7">
      <w:pPr>
        <w:tabs>
          <w:tab w:val="left" w:pos="142"/>
        </w:tabs>
        <w:spacing w:after="0" w:line="240" w:lineRule="auto"/>
        <w:ind w:right="430"/>
        <w:rPr>
          <w:rFonts w:ascii="Times New Roman" w:hAnsi="Times New Roman" w:cs="Times New Roman"/>
          <w:b/>
          <w:bCs/>
          <w:sz w:val="20"/>
          <w:szCs w:val="20"/>
        </w:rPr>
      </w:pPr>
      <w:r w:rsidRPr="00B15A2A">
        <w:rPr>
          <w:rFonts w:ascii="Times New Roman" w:hAnsi="Times New Roman" w:cs="Times New Roman"/>
          <w:b/>
          <w:bCs/>
          <w:sz w:val="20"/>
          <w:szCs w:val="20"/>
        </w:rPr>
        <w:t>6. Client Responsibilities</w:t>
      </w:r>
    </w:p>
    <w:p w14:paraId="4D4BFA20" w14:textId="77777777" w:rsidR="000B61F7" w:rsidRPr="00B15A2A" w:rsidRDefault="000B61F7" w:rsidP="000B61F7">
      <w:pPr>
        <w:tabs>
          <w:tab w:val="left" w:pos="142"/>
        </w:tabs>
        <w:spacing w:after="0" w:line="240" w:lineRule="auto"/>
        <w:ind w:right="430"/>
        <w:rPr>
          <w:rFonts w:ascii="Times New Roman" w:hAnsi="Times New Roman" w:cs="Times New Roman"/>
          <w:sz w:val="20"/>
          <w:szCs w:val="20"/>
        </w:rPr>
      </w:pPr>
    </w:p>
    <w:p w14:paraId="76C76E05" w14:textId="77777777" w:rsidR="000B61F7" w:rsidRPr="00B15A2A" w:rsidRDefault="000B61F7" w:rsidP="000B61F7">
      <w:pPr>
        <w:numPr>
          <w:ilvl w:val="0"/>
          <w:numId w:val="10"/>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Provide proper electrical supply, earthing, UPS, and stabilizer.</w:t>
      </w:r>
    </w:p>
    <w:p w14:paraId="5BD4B232" w14:textId="77777777" w:rsidR="000B61F7" w:rsidRPr="00B15A2A" w:rsidRDefault="000B61F7" w:rsidP="000B61F7">
      <w:pPr>
        <w:numPr>
          <w:ilvl w:val="0"/>
          <w:numId w:val="10"/>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Ensure suitable environmental conditions as per manufacturer guidelines.</w:t>
      </w:r>
    </w:p>
    <w:p w14:paraId="09C51616" w14:textId="77777777" w:rsidR="000B61F7" w:rsidRPr="00B15A2A" w:rsidRDefault="000B61F7" w:rsidP="000B61F7">
      <w:pPr>
        <w:numPr>
          <w:ilvl w:val="0"/>
          <w:numId w:val="10"/>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Provide full access to equipment and nominate a single point of contact.</w:t>
      </w:r>
    </w:p>
    <w:p w14:paraId="68ED0F60" w14:textId="77777777" w:rsidR="000B61F7" w:rsidRPr="00B15A2A" w:rsidRDefault="000B61F7" w:rsidP="000B61F7">
      <w:pPr>
        <w:tabs>
          <w:tab w:val="left" w:pos="142"/>
        </w:tabs>
        <w:spacing w:after="0" w:line="240" w:lineRule="auto"/>
        <w:ind w:right="430"/>
        <w:rPr>
          <w:rFonts w:ascii="Times New Roman" w:hAnsi="Times New Roman" w:cs="Times New Roman"/>
          <w:b/>
          <w:bCs/>
          <w:sz w:val="20"/>
          <w:szCs w:val="20"/>
        </w:rPr>
      </w:pPr>
      <w:r w:rsidRPr="00B15A2A">
        <w:rPr>
          <w:rFonts w:ascii="Times New Roman" w:hAnsi="Times New Roman" w:cs="Times New Roman"/>
          <w:b/>
          <w:bCs/>
          <w:sz w:val="20"/>
          <w:szCs w:val="20"/>
        </w:rPr>
        <w:t>7. Limitations of Liability</w:t>
      </w:r>
    </w:p>
    <w:p w14:paraId="6973B75B" w14:textId="77777777" w:rsidR="000B61F7" w:rsidRPr="00B15A2A" w:rsidRDefault="000B61F7" w:rsidP="000B61F7">
      <w:pPr>
        <w:tabs>
          <w:tab w:val="left" w:pos="142"/>
        </w:tabs>
        <w:spacing w:after="0" w:line="240" w:lineRule="auto"/>
        <w:ind w:right="430"/>
        <w:rPr>
          <w:rFonts w:ascii="Times New Roman" w:hAnsi="Times New Roman" w:cs="Times New Roman"/>
          <w:b/>
          <w:bCs/>
          <w:sz w:val="20"/>
          <w:szCs w:val="20"/>
        </w:rPr>
      </w:pPr>
    </w:p>
    <w:p w14:paraId="174E03F7" w14:textId="77777777" w:rsidR="000B61F7" w:rsidRPr="00B15A2A" w:rsidRDefault="000B61F7" w:rsidP="000B61F7">
      <w:pPr>
        <w:numPr>
          <w:ilvl w:val="0"/>
          <w:numId w:val="11"/>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Not liable for misuse, unauthorized repairs, natural disasters, power failures, or normal wear and tear.</w:t>
      </w:r>
    </w:p>
    <w:p w14:paraId="26FACF68" w14:textId="77777777" w:rsidR="000B61F7" w:rsidRPr="00B15A2A" w:rsidRDefault="000B61F7" w:rsidP="000B61F7">
      <w:pPr>
        <w:numPr>
          <w:ilvl w:val="0"/>
          <w:numId w:val="11"/>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Equipment declared irreparable (spare cost exceeding 60% of equipment value) will not be covered.</w:t>
      </w:r>
    </w:p>
    <w:p w14:paraId="7EF396DA" w14:textId="77777777" w:rsidR="000B61F7" w:rsidRPr="00B15A2A" w:rsidRDefault="000B61F7" w:rsidP="000B61F7">
      <w:pPr>
        <w:numPr>
          <w:ilvl w:val="0"/>
          <w:numId w:val="11"/>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No liability for indirect or consequential losses.</w:t>
      </w:r>
    </w:p>
    <w:p w14:paraId="731F1DCB" w14:textId="77777777" w:rsidR="001F54A7" w:rsidRPr="00B15A2A" w:rsidRDefault="001F54A7" w:rsidP="001F54A7">
      <w:pPr>
        <w:tabs>
          <w:tab w:val="left" w:pos="142"/>
        </w:tabs>
        <w:ind w:right="430"/>
        <w:rPr>
          <w:rFonts w:ascii="Times New Roman" w:hAnsi="Times New Roman" w:cs="Times New Roman"/>
          <w:b/>
          <w:bCs/>
          <w:sz w:val="20"/>
          <w:szCs w:val="20"/>
        </w:rPr>
      </w:pPr>
      <w:r w:rsidRPr="00B15A2A">
        <w:rPr>
          <w:rFonts w:ascii="Times New Roman" w:hAnsi="Times New Roman" w:cs="Times New Roman"/>
          <w:b/>
          <w:bCs/>
          <w:sz w:val="20"/>
          <w:szCs w:val="20"/>
        </w:rPr>
        <w:t>8. ACCEPTANCE OF QUOTATION</w:t>
      </w:r>
    </w:p>
    <w:p w14:paraId="6B763706" w14:textId="5BC4AF7C" w:rsidR="001F54A7" w:rsidRPr="00B15A2A" w:rsidRDefault="001F54A7" w:rsidP="001F54A7">
      <w:pPr>
        <w:pStyle w:val="NoSpacing"/>
        <w:numPr>
          <w:ilvl w:val="0"/>
          <w:numId w:val="11"/>
        </w:numPr>
        <w:rPr>
          <w:rFonts w:ascii="Times New Roman" w:hAnsi="Times New Roman" w:cs="Times New Roman"/>
          <w:sz w:val="20"/>
          <w:szCs w:val="20"/>
        </w:rPr>
      </w:pPr>
      <w:r w:rsidRPr="00B15A2A">
        <w:rPr>
          <w:rFonts w:ascii="Times New Roman" w:hAnsi="Times New Roman" w:cs="Times New Roman"/>
          <w:sz w:val="20"/>
          <w:szCs w:val="20"/>
          <w:lang w:val="en-IN"/>
        </w:rPr>
        <w:t>The quotation shall be considered accepted upon issuance of a formal Purchase Order or written confirmation by the CLIENT. Acceptance of the quotation shall constitute agreement to all terms and conditions mentioned herein.</w:t>
      </w:r>
    </w:p>
    <w:p w14:paraId="3129D120" w14:textId="77777777" w:rsidR="001F54A7" w:rsidRPr="00B15A2A" w:rsidRDefault="001F54A7" w:rsidP="001F54A7">
      <w:pPr>
        <w:tabs>
          <w:tab w:val="left" w:pos="142"/>
        </w:tabs>
        <w:spacing w:after="0" w:line="240" w:lineRule="auto"/>
        <w:ind w:right="430"/>
        <w:rPr>
          <w:rFonts w:ascii="Times New Roman" w:hAnsi="Times New Roman" w:cs="Times New Roman"/>
          <w:b/>
          <w:bCs/>
          <w:sz w:val="20"/>
          <w:szCs w:val="20"/>
        </w:rPr>
      </w:pPr>
      <w:r w:rsidRPr="00B15A2A">
        <w:rPr>
          <w:rFonts w:ascii="Times New Roman" w:hAnsi="Times New Roman" w:cs="Times New Roman"/>
          <w:b/>
          <w:bCs/>
          <w:sz w:val="20"/>
          <w:szCs w:val="20"/>
        </w:rPr>
        <w:t>9.  Termination</w:t>
      </w:r>
    </w:p>
    <w:p w14:paraId="2C487A7D" w14:textId="77777777" w:rsidR="001F54A7" w:rsidRPr="00B15A2A" w:rsidRDefault="001F54A7" w:rsidP="001F54A7">
      <w:pPr>
        <w:tabs>
          <w:tab w:val="left" w:pos="142"/>
        </w:tabs>
        <w:spacing w:after="0" w:line="240" w:lineRule="auto"/>
        <w:ind w:right="430"/>
        <w:rPr>
          <w:rFonts w:ascii="Times New Roman" w:hAnsi="Times New Roman" w:cs="Times New Roman"/>
          <w:b/>
          <w:bCs/>
          <w:sz w:val="20"/>
          <w:szCs w:val="20"/>
        </w:rPr>
      </w:pPr>
    </w:p>
    <w:p w14:paraId="738FDA49" w14:textId="77777777" w:rsidR="001F54A7" w:rsidRPr="00B15A2A" w:rsidRDefault="001F54A7" w:rsidP="001F54A7">
      <w:pPr>
        <w:numPr>
          <w:ilvl w:val="0"/>
          <w:numId w:val="12"/>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Either party may terminate with 30 days’ written notice for valid reasons.</w:t>
      </w:r>
    </w:p>
    <w:p w14:paraId="70B60A4B" w14:textId="77777777" w:rsidR="001F54A7" w:rsidRPr="00B15A2A" w:rsidRDefault="001F54A7" w:rsidP="001F54A7">
      <w:pPr>
        <w:numPr>
          <w:ilvl w:val="0"/>
          <w:numId w:val="12"/>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Termination for convenience requires 90 days’ written notice.</w:t>
      </w:r>
    </w:p>
    <w:p w14:paraId="12B5CF1E" w14:textId="77777777" w:rsidR="001F54A7" w:rsidRPr="00B15A2A" w:rsidRDefault="001F54A7" w:rsidP="001F54A7">
      <w:pPr>
        <w:tabs>
          <w:tab w:val="left" w:pos="142"/>
        </w:tabs>
        <w:spacing w:after="0" w:line="240" w:lineRule="auto"/>
        <w:ind w:right="430"/>
        <w:rPr>
          <w:rFonts w:ascii="Times New Roman" w:hAnsi="Times New Roman" w:cs="Times New Roman"/>
          <w:b/>
          <w:bCs/>
          <w:sz w:val="20"/>
          <w:szCs w:val="20"/>
        </w:rPr>
      </w:pPr>
      <w:r w:rsidRPr="00B15A2A">
        <w:rPr>
          <w:rFonts w:ascii="Times New Roman" w:hAnsi="Times New Roman" w:cs="Times New Roman"/>
          <w:b/>
          <w:bCs/>
          <w:sz w:val="20"/>
          <w:szCs w:val="20"/>
        </w:rPr>
        <w:t>10. Arbitration &amp; Jurisdiction</w:t>
      </w:r>
    </w:p>
    <w:p w14:paraId="63D76CB7" w14:textId="77777777" w:rsidR="001F54A7" w:rsidRPr="00B15A2A" w:rsidRDefault="001F54A7" w:rsidP="001F54A7">
      <w:pPr>
        <w:tabs>
          <w:tab w:val="left" w:pos="142"/>
        </w:tabs>
        <w:spacing w:after="0" w:line="240" w:lineRule="auto"/>
        <w:ind w:right="430"/>
        <w:rPr>
          <w:rFonts w:ascii="Times New Roman" w:hAnsi="Times New Roman" w:cs="Times New Roman"/>
          <w:b/>
          <w:bCs/>
          <w:sz w:val="20"/>
          <w:szCs w:val="20"/>
        </w:rPr>
      </w:pPr>
    </w:p>
    <w:p w14:paraId="5A7298DF" w14:textId="77777777" w:rsidR="001F54A7" w:rsidRPr="00B15A2A" w:rsidRDefault="001F54A7" w:rsidP="001F54A7">
      <w:pPr>
        <w:numPr>
          <w:ilvl w:val="0"/>
          <w:numId w:val="13"/>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Disputes shall be resolved through arbitration under the Arbitration and Conciliation Act, 1996.</w:t>
      </w:r>
    </w:p>
    <w:p w14:paraId="795F8E88" w14:textId="77777777" w:rsidR="001F54A7" w:rsidRPr="00B15A2A" w:rsidRDefault="001F54A7" w:rsidP="001F54A7">
      <w:pPr>
        <w:numPr>
          <w:ilvl w:val="0"/>
          <w:numId w:val="13"/>
        </w:num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Jurisdiction: Cochin, Kerala.</w:t>
      </w:r>
    </w:p>
    <w:p w14:paraId="61EBEA58" w14:textId="77777777" w:rsidR="001F54A7" w:rsidRPr="00B15A2A" w:rsidRDefault="001F54A7" w:rsidP="001F54A7">
      <w:pPr>
        <w:tabs>
          <w:tab w:val="left" w:pos="142"/>
        </w:tabs>
        <w:spacing w:after="0" w:line="240" w:lineRule="auto"/>
        <w:ind w:right="430"/>
        <w:rPr>
          <w:rFonts w:ascii="Times New Roman" w:hAnsi="Times New Roman" w:cs="Times New Roman"/>
          <w:sz w:val="20"/>
          <w:szCs w:val="20"/>
        </w:rPr>
      </w:pPr>
      <w:r w:rsidRPr="00B15A2A">
        <w:rPr>
          <w:rFonts w:ascii="Times New Roman" w:hAnsi="Times New Roman" w:cs="Times New Roman"/>
          <w:sz w:val="20"/>
          <w:szCs w:val="20"/>
        </w:rPr>
        <w:t xml:space="preserve">11. </w:t>
      </w:r>
      <w:r w:rsidRPr="00B15A2A">
        <w:rPr>
          <w:rFonts w:ascii="Times New Roman" w:hAnsi="Times New Roman" w:cs="Times New Roman"/>
          <w:b/>
          <w:bCs/>
          <w:spacing w:val="-1"/>
          <w:sz w:val="20"/>
          <w:szCs w:val="20"/>
        </w:rPr>
        <w:t xml:space="preserve">BANK </w:t>
      </w:r>
      <w:r w:rsidRPr="00B15A2A">
        <w:rPr>
          <w:rFonts w:ascii="Times New Roman" w:hAnsi="Times New Roman" w:cs="Times New Roman"/>
          <w:b/>
          <w:bCs/>
          <w:sz w:val="20"/>
          <w:szCs w:val="20"/>
        </w:rPr>
        <w:t>DETAILS:</w:t>
      </w:r>
    </w:p>
    <w:p w14:paraId="328A2463" w14:textId="77777777" w:rsidR="001F54A7" w:rsidRPr="00B15A2A" w:rsidRDefault="001F54A7" w:rsidP="001F54A7">
      <w:pPr>
        <w:pStyle w:val="NoSpacing"/>
        <w:numPr>
          <w:ilvl w:val="0"/>
          <w:numId w:val="13"/>
        </w:numPr>
        <w:jc w:val="both"/>
        <w:rPr>
          <w:rFonts w:ascii="Times New Roman" w:hAnsi="Times New Roman" w:cs="Times New Roman"/>
          <w:sz w:val="20"/>
          <w:szCs w:val="20"/>
          <w:rPrChange w:id="79" w:author="Rinie Mathew" w:date="2026-02-13T15:26:00Z" w16du:dateUtc="2026-02-13T09:56:00Z">
            <w:rPr>
              <w:rFonts w:ascii="Arial" w:hAnsi="Arial" w:cs="Arial"/>
              <w:b/>
              <w:bCs/>
              <w:sz w:val="20"/>
              <w:szCs w:val="20"/>
            </w:rPr>
          </w:rPrChange>
        </w:rPr>
      </w:pPr>
      <w:r w:rsidRPr="00B15A2A">
        <w:rPr>
          <w:rFonts w:ascii="Times New Roman" w:hAnsi="Times New Roman" w:cs="Times New Roman"/>
          <w:sz w:val="20"/>
          <w:szCs w:val="20"/>
        </w:rPr>
        <w:t>A/C Number</w:t>
      </w:r>
      <w:r w:rsidRPr="00B15A2A">
        <w:rPr>
          <w:rFonts w:ascii="Times New Roman" w:hAnsi="Times New Roman" w:cs="Times New Roman"/>
          <w:sz w:val="20"/>
          <w:szCs w:val="20"/>
          <w:rPrChange w:id="80" w:author="Rinie Mathew" w:date="2026-02-13T15:26:00Z" w16du:dateUtc="2026-02-13T09:56:00Z">
            <w:rPr>
              <w:rFonts w:ascii="Arial" w:hAnsi="Arial" w:cs="Arial"/>
              <w:b/>
              <w:sz w:val="20"/>
              <w:szCs w:val="20"/>
            </w:rPr>
          </w:rPrChange>
        </w:rPr>
        <w:t xml:space="preserve">: </w:t>
      </w:r>
      <w:r w:rsidRPr="00B15A2A">
        <w:rPr>
          <w:rFonts w:ascii="Times New Roman" w:hAnsi="Times New Roman" w:cs="Times New Roman"/>
          <w:sz w:val="20"/>
          <w:szCs w:val="20"/>
          <w:rPrChange w:id="81" w:author="Rinie Mathew" w:date="2026-02-13T15:26:00Z" w16du:dateUtc="2026-02-13T09:56:00Z">
            <w:rPr>
              <w:rFonts w:ascii="Arial" w:hAnsi="Arial" w:cs="Arial"/>
              <w:b/>
              <w:bCs/>
              <w:sz w:val="20"/>
              <w:szCs w:val="20"/>
            </w:rPr>
          </w:rPrChange>
        </w:rPr>
        <w:t>&lt;Bank Account Number&gt;</w:t>
      </w:r>
    </w:p>
    <w:p w14:paraId="78A2AB73" w14:textId="77777777" w:rsidR="001F54A7" w:rsidRPr="00B15A2A" w:rsidRDefault="001F54A7" w:rsidP="001F54A7">
      <w:pPr>
        <w:pStyle w:val="NoSpacing"/>
        <w:numPr>
          <w:ilvl w:val="0"/>
          <w:numId w:val="13"/>
        </w:numPr>
        <w:jc w:val="both"/>
        <w:rPr>
          <w:rFonts w:ascii="Times New Roman" w:hAnsi="Times New Roman" w:cs="Times New Roman"/>
          <w:b/>
          <w:sz w:val="20"/>
          <w:szCs w:val="20"/>
          <w:rPrChange w:id="82" w:author="Rinie Mathew" w:date="2026-02-13T15:37:00Z" w16du:dateUtc="2026-02-13T10:07:00Z">
            <w:rPr>
              <w:rFonts w:ascii="Arial" w:hAnsi="Arial" w:cs="Arial"/>
              <w:b/>
              <w:bCs/>
              <w:sz w:val="20"/>
              <w:szCs w:val="20"/>
            </w:rPr>
          </w:rPrChange>
        </w:rPr>
      </w:pPr>
      <w:r w:rsidRPr="00B15A2A">
        <w:rPr>
          <w:rFonts w:ascii="Times New Roman" w:hAnsi="Times New Roman" w:cs="Times New Roman"/>
          <w:sz w:val="20"/>
          <w:szCs w:val="20"/>
        </w:rPr>
        <w:t>Bank Name: &lt;Bank Name&gt;</w:t>
      </w:r>
    </w:p>
    <w:p w14:paraId="1398518B" w14:textId="77777777" w:rsidR="001F54A7" w:rsidRPr="00E011AB" w:rsidRDefault="001F54A7" w:rsidP="001F54A7">
      <w:pPr>
        <w:pStyle w:val="NoSpacing"/>
        <w:numPr>
          <w:ilvl w:val="0"/>
          <w:numId w:val="13"/>
        </w:numPr>
        <w:jc w:val="both"/>
        <w:rPr>
          <w:rFonts w:ascii="Times New Roman" w:hAnsi="Times New Roman" w:cs="Times New Roman"/>
          <w:b/>
          <w:sz w:val="20"/>
          <w:szCs w:val="20"/>
          <w:rPrChange w:id="83" w:author="Rinie Mathew" w:date="2026-02-13T15:37:00Z" w16du:dateUtc="2026-02-13T10:07:00Z">
            <w:rPr>
              <w:rFonts w:ascii="Arial" w:hAnsi="Arial" w:cs="Arial"/>
              <w:b/>
              <w:bCs/>
              <w:sz w:val="20"/>
              <w:szCs w:val="20"/>
            </w:rPr>
          </w:rPrChange>
        </w:rPr>
      </w:pPr>
      <w:r w:rsidRPr="00E011AB">
        <w:rPr>
          <w:rFonts w:ascii="Times New Roman" w:hAnsi="Times New Roman" w:cs="Times New Roman"/>
          <w:sz w:val="20"/>
          <w:szCs w:val="20"/>
        </w:rPr>
        <w:t>Branch Code:&lt;Branch Code&gt;</w:t>
      </w:r>
    </w:p>
    <w:p w14:paraId="557CF139" w14:textId="77777777" w:rsidR="001F54A7" w:rsidRPr="00E011AB" w:rsidRDefault="001F54A7" w:rsidP="001F54A7">
      <w:pPr>
        <w:pStyle w:val="NoSpacing"/>
        <w:numPr>
          <w:ilvl w:val="0"/>
          <w:numId w:val="13"/>
        </w:numPr>
        <w:jc w:val="both"/>
        <w:rPr>
          <w:rFonts w:ascii="Times New Roman" w:hAnsi="Times New Roman" w:cs="Times New Roman"/>
          <w:b/>
          <w:bCs/>
          <w:sz w:val="20"/>
          <w:szCs w:val="20"/>
        </w:rPr>
      </w:pPr>
      <w:r w:rsidRPr="00E011AB">
        <w:rPr>
          <w:rFonts w:ascii="Times New Roman" w:hAnsi="Times New Roman" w:cs="Times New Roman"/>
          <w:sz w:val="20"/>
          <w:szCs w:val="20"/>
        </w:rPr>
        <w:t>IFSC: &lt;Code&gt;</w:t>
      </w:r>
    </w:p>
    <w:p w14:paraId="772320DA" w14:textId="77777777" w:rsidR="00455EEB" w:rsidRPr="00E011AB" w:rsidRDefault="00455EEB" w:rsidP="00455EEB">
      <w:pPr>
        <w:pStyle w:val="NoSpacing"/>
        <w:jc w:val="both"/>
        <w:rPr>
          <w:rFonts w:ascii="Times New Roman" w:hAnsi="Times New Roman" w:cs="Times New Roman"/>
          <w:b/>
          <w:bCs/>
          <w:sz w:val="20"/>
          <w:szCs w:val="20"/>
          <w:lang w:val="en-IN"/>
        </w:rPr>
      </w:pPr>
      <w:r w:rsidRPr="00E011AB">
        <w:rPr>
          <w:rFonts w:ascii="Times New Roman" w:hAnsi="Times New Roman" w:cs="Times New Roman"/>
          <w:sz w:val="20"/>
          <w:szCs w:val="20"/>
        </w:rPr>
        <w:t xml:space="preserve">12. </w:t>
      </w:r>
      <w:r w:rsidRPr="00E011AB">
        <w:rPr>
          <w:rFonts w:ascii="Times New Roman" w:hAnsi="Times New Roman" w:cs="Times New Roman"/>
          <w:b/>
          <w:bCs/>
          <w:sz w:val="20"/>
          <w:szCs w:val="20"/>
          <w:lang w:val="en-IN"/>
        </w:rPr>
        <w:t>Service Report Acknowledgment</w:t>
      </w:r>
    </w:p>
    <w:p w14:paraId="19B0397E" w14:textId="77777777" w:rsidR="00455EEB" w:rsidRPr="00E011AB" w:rsidRDefault="00455EEB" w:rsidP="00455EEB">
      <w:pPr>
        <w:pStyle w:val="NoSpacing"/>
        <w:numPr>
          <w:ilvl w:val="0"/>
          <w:numId w:val="19"/>
        </w:numPr>
        <w:jc w:val="both"/>
        <w:rPr>
          <w:rFonts w:ascii="Times New Roman" w:hAnsi="Times New Roman" w:cs="Times New Roman"/>
          <w:sz w:val="20"/>
          <w:szCs w:val="20"/>
        </w:rPr>
      </w:pPr>
      <w:r w:rsidRPr="00E011AB">
        <w:rPr>
          <w:rFonts w:ascii="Times New Roman" w:hAnsi="Times New Roman" w:cs="Times New Roman"/>
          <w:sz w:val="20"/>
          <w:szCs w:val="20"/>
          <w:lang w:val="en-IN"/>
        </w:rPr>
        <w:t>The CLIENT shall sign and acknowledge the service report upon completion of each service visit as confirmation of the work performed.</w:t>
      </w:r>
    </w:p>
    <w:p w14:paraId="189A58A3" w14:textId="77777777" w:rsidR="00455EEB" w:rsidRPr="00E011AB" w:rsidRDefault="00455EEB" w:rsidP="00455EEB">
      <w:pPr>
        <w:pStyle w:val="NoSpacing"/>
        <w:jc w:val="both"/>
        <w:rPr>
          <w:rFonts w:ascii="Times New Roman" w:hAnsi="Times New Roman" w:cs="Times New Roman"/>
          <w:sz w:val="20"/>
          <w:szCs w:val="20"/>
        </w:rPr>
      </w:pPr>
      <w:r w:rsidRPr="00E011AB">
        <w:rPr>
          <w:rFonts w:ascii="Times New Roman" w:hAnsi="Times New Roman" w:cs="Times New Roman"/>
          <w:sz w:val="20"/>
          <w:szCs w:val="20"/>
          <w:lang w:val="en-IN"/>
        </w:rPr>
        <w:t xml:space="preserve">13. </w:t>
      </w:r>
      <w:r w:rsidRPr="00E011AB">
        <w:rPr>
          <w:rFonts w:ascii="Times New Roman" w:hAnsi="Times New Roman" w:cs="Times New Roman"/>
          <w:b/>
          <w:bCs/>
          <w:sz w:val="20"/>
          <w:szCs w:val="20"/>
          <w:lang w:val="en-IN"/>
        </w:rPr>
        <w:t>Addition of Equipment</w:t>
      </w:r>
    </w:p>
    <w:p w14:paraId="74473217" w14:textId="77777777" w:rsidR="00455EEB" w:rsidRPr="00E011AB" w:rsidRDefault="00455EEB" w:rsidP="00455EEB">
      <w:pPr>
        <w:pStyle w:val="ListParagraph"/>
        <w:numPr>
          <w:ilvl w:val="0"/>
          <w:numId w:val="19"/>
        </w:numPr>
        <w:tabs>
          <w:tab w:val="left" w:pos="142"/>
        </w:tabs>
        <w:ind w:right="430"/>
        <w:rPr>
          <w:sz w:val="20"/>
          <w:szCs w:val="20"/>
        </w:rPr>
      </w:pPr>
      <w:r w:rsidRPr="00E011AB">
        <w:rPr>
          <w:sz w:val="20"/>
          <w:szCs w:val="20"/>
          <w:lang w:val="en-IN"/>
        </w:rPr>
        <w:t xml:space="preserve">Any new equipment installed by the CLIENT during the contract period that is </w:t>
      </w:r>
      <w:r w:rsidRPr="00E011AB">
        <w:rPr>
          <w:b/>
          <w:bCs/>
          <w:sz w:val="20"/>
          <w:szCs w:val="20"/>
          <w:lang w:val="en-IN"/>
        </w:rPr>
        <w:t>not listed in Annexure-A</w:t>
      </w:r>
      <w:r w:rsidRPr="00E011AB">
        <w:rPr>
          <w:sz w:val="20"/>
          <w:szCs w:val="20"/>
          <w:lang w:val="en-IN"/>
        </w:rPr>
        <w:t xml:space="preserve"> shall not be covered under this agreement. Such equipment may be included in the contract </w:t>
      </w:r>
      <w:r w:rsidRPr="00E011AB">
        <w:rPr>
          <w:b/>
          <w:bCs/>
          <w:sz w:val="20"/>
          <w:szCs w:val="20"/>
          <w:lang w:val="en-IN"/>
        </w:rPr>
        <w:t>only upon mutual agreement</w:t>
      </w:r>
      <w:r w:rsidRPr="00E011AB">
        <w:rPr>
          <w:sz w:val="20"/>
          <w:szCs w:val="20"/>
          <w:lang w:val="en-IN"/>
        </w:rPr>
        <w:t>, subject to inspection and revision of contract charges through a written amendment or separate Purchase Order.</w:t>
      </w:r>
    </w:p>
    <w:p w14:paraId="37D81179" w14:textId="77777777" w:rsidR="00455EEB" w:rsidRPr="00B15A2A" w:rsidRDefault="00455EEB" w:rsidP="00455EEB">
      <w:pPr>
        <w:pStyle w:val="NoSpacing"/>
        <w:jc w:val="both"/>
        <w:rPr>
          <w:rFonts w:ascii="Times New Roman" w:hAnsi="Times New Roman" w:cs="Times New Roman"/>
          <w:b/>
          <w:bCs/>
          <w:sz w:val="20"/>
          <w:szCs w:val="20"/>
        </w:rPr>
      </w:pPr>
    </w:p>
    <w:p w14:paraId="2E7532B9" w14:textId="77777777" w:rsidR="00F40007" w:rsidRPr="00B15A2A" w:rsidRDefault="00F40007" w:rsidP="00F40007">
      <w:pPr>
        <w:tabs>
          <w:tab w:val="left" w:pos="142"/>
        </w:tabs>
        <w:spacing w:after="0" w:line="240" w:lineRule="auto"/>
        <w:ind w:right="430"/>
        <w:rPr>
          <w:rFonts w:ascii="Times New Roman" w:hAnsi="Times New Roman" w:cs="Times New Roman"/>
          <w:sz w:val="20"/>
          <w:szCs w:val="20"/>
        </w:rPr>
      </w:pPr>
    </w:p>
    <w:p w14:paraId="7BFB6AAB" w14:textId="77777777" w:rsidR="000B61F7" w:rsidRPr="00B15A2A" w:rsidRDefault="000B61F7" w:rsidP="000B61F7">
      <w:pPr>
        <w:tabs>
          <w:tab w:val="left" w:pos="142"/>
        </w:tabs>
        <w:spacing w:line="240" w:lineRule="auto"/>
        <w:ind w:right="430"/>
        <w:rPr>
          <w:rFonts w:ascii="Times New Roman" w:hAnsi="Times New Roman" w:cs="Times New Roman"/>
          <w:sz w:val="20"/>
          <w:szCs w:val="20"/>
        </w:rPr>
      </w:pPr>
    </w:p>
    <w:p w14:paraId="29C1E592" w14:textId="29CE9598" w:rsidR="00BB6ECB" w:rsidRDefault="00BB6ECB" w:rsidP="000B61F7">
      <w:pPr>
        <w:tabs>
          <w:tab w:val="left" w:pos="142"/>
        </w:tabs>
        <w:spacing w:line="240" w:lineRule="auto"/>
        <w:ind w:right="430"/>
        <w:rPr>
          <w:rFonts w:ascii="Times New Roman" w:hAnsi="Times New Roman" w:cs="Times New Roman"/>
          <w:sz w:val="20"/>
          <w:szCs w:val="20"/>
        </w:rPr>
      </w:pPr>
    </w:p>
    <w:p w14:paraId="4051AB32" w14:textId="77777777" w:rsidR="009A050A" w:rsidRPr="00B15A2A" w:rsidRDefault="009A050A" w:rsidP="000B61F7">
      <w:pPr>
        <w:tabs>
          <w:tab w:val="left" w:pos="142"/>
        </w:tabs>
        <w:spacing w:line="240" w:lineRule="auto"/>
        <w:ind w:right="430"/>
        <w:rPr>
          <w:rFonts w:ascii="Times New Roman" w:hAnsi="Times New Roman" w:cs="Times New Roman"/>
          <w:sz w:val="20"/>
          <w:szCs w:val="20"/>
        </w:rPr>
      </w:pPr>
    </w:p>
    <w:p w14:paraId="64872895" w14:textId="77777777" w:rsidR="00BB6ECB" w:rsidRPr="00B15A2A" w:rsidRDefault="00BB6ECB" w:rsidP="000B61F7">
      <w:pPr>
        <w:tabs>
          <w:tab w:val="left" w:pos="142"/>
        </w:tabs>
        <w:spacing w:line="240" w:lineRule="auto"/>
        <w:ind w:right="430"/>
        <w:rPr>
          <w:rFonts w:ascii="Times New Roman" w:hAnsi="Times New Roman" w:cs="Times New Roman"/>
          <w:sz w:val="20"/>
          <w:szCs w:val="20"/>
        </w:rPr>
      </w:pPr>
    </w:p>
    <w:p w14:paraId="77381AC1" w14:textId="77777777" w:rsidR="000B61F7" w:rsidRPr="00B15A2A" w:rsidRDefault="000B61F7" w:rsidP="000B61F7">
      <w:pPr>
        <w:pStyle w:val="BodyText"/>
        <w:spacing w:before="1"/>
        <w:jc w:val="both"/>
        <w:rPr>
          <w:b/>
          <w:bCs/>
          <w:sz w:val="20"/>
          <w:szCs w:val="20"/>
        </w:rPr>
      </w:pPr>
    </w:p>
    <w:p w14:paraId="1946B2D3" w14:textId="77777777" w:rsidR="000B61F7" w:rsidRPr="00B15A2A" w:rsidRDefault="000B61F7" w:rsidP="000B61F7">
      <w:pPr>
        <w:pStyle w:val="BodyText"/>
        <w:spacing w:before="1"/>
        <w:jc w:val="both"/>
        <w:rPr>
          <w:b/>
          <w:bCs/>
          <w:sz w:val="20"/>
          <w:szCs w:val="20"/>
        </w:rPr>
      </w:pPr>
    </w:p>
    <w:p w14:paraId="3E674909" w14:textId="2AFEEFEA" w:rsidR="000B61F7" w:rsidRPr="00B15A2A" w:rsidRDefault="00097DA9" w:rsidP="000B61F7">
      <w:pPr>
        <w:pStyle w:val="BodyText"/>
        <w:spacing w:before="1"/>
        <w:jc w:val="both"/>
        <w:rPr>
          <w:sz w:val="20"/>
          <w:szCs w:val="20"/>
        </w:rPr>
      </w:pPr>
      <w:r w:rsidRPr="00B15A2A">
        <w:rPr>
          <w:b/>
          <w:bCs/>
          <w:sz w:val="20"/>
          <w:szCs w:val="20"/>
        </w:rPr>
        <w:t xml:space="preserve">SECOND </w:t>
      </w:r>
      <w:r w:rsidR="00854138" w:rsidRPr="00B15A2A">
        <w:rPr>
          <w:b/>
          <w:bCs/>
          <w:sz w:val="20"/>
          <w:szCs w:val="20"/>
        </w:rPr>
        <w:t>PARTY</w:t>
      </w:r>
      <w:r w:rsidR="000B61F7" w:rsidRPr="00B15A2A">
        <w:rPr>
          <w:sz w:val="20"/>
          <w:szCs w:val="20"/>
        </w:rPr>
        <w:t xml:space="preserve">                                                                                                </w:t>
      </w:r>
      <w:r w:rsidR="000B61F7" w:rsidRPr="00B15A2A">
        <w:rPr>
          <w:b/>
          <w:bCs/>
          <w:sz w:val="20"/>
          <w:szCs w:val="20"/>
        </w:rPr>
        <w:t>FIRST PARTY</w:t>
      </w:r>
      <w:r w:rsidR="000B61F7" w:rsidRPr="00B15A2A">
        <w:rPr>
          <w:sz w:val="20"/>
          <w:szCs w:val="20"/>
        </w:rPr>
        <w:t xml:space="preserve"> </w:t>
      </w:r>
    </w:p>
    <w:p w14:paraId="1B69BFE7" w14:textId="77777777" w:rsidR="000B61F7" w:rsidRPr="00B15A2A" w:rsidRDefault="000B61F7" w:rsidP="000B61F7">
      <w:pPr>
        <w:pStyle w:val="BodyText"/>
        <w:spacing w:before="1"/>
        <w:jc w:val="both"/>
        <w:rPr>
          <w:sz w:val="20"/>
          <w:szCs w:val="20"/>
        </w:rPr>
      </w:pPr>
      <w:r w:rsidRPr="00B15A2A">
        <w:rPr>
          <w:noProof/>
          <w:sz w:val="20"/>
          <w:szCs w:val="20"/>
        </w:rPr>
        <w:drawing>
          <wp:anchor distT="0" distB="0" distL="0" distR="0" simplePos="0" relativeHeight="251662336" behindDoc="1" locked="0" layoutInCell="1" allowOverlap="1" wp14:anchorId="06E55CCB" wp14:editId="28258C33">
            <wp:simplePos x="0" y="0"/>
            <wp:positionH relativeFrom="page">
              <wp:posOffset>5060950</wp:posOffset>
            </wp:positionH>
            <wp:positionV relativeFrom="paragraph">
              <wp:posOffset>85725</wp:posOffset>
            </wp:positionV>
            <wp:extent cx="726440" cy="600075"/>
            <wp:effectExtent l="0" t="0" r="0" b="9525"/>
            <wp:wrapNone/>
            <wp:docPr id="814991730" name="Image 3" descr="F:\OneDrive - CYRIX HEALTH CARE\CYRIX HEALTH CARE PVT_ LIMITEDS\signatur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F:\OneDrive - CYRIX HEALTH CARE\CYRIX HEALTH CARE PVT_ LIMITEDS\signature.PNG"/>
                    <pic:cNvPicPr/>
                  </pic:nvPicPr>
                  <pic:blipFill>
                    <a:blip r:embed="rId12" cstate="print"/>
                    <a:stretch>
                      <a:fillRect/>
                    </a:stretch>
                  </pic:blipFill>
                  <pic:spPr>
                    <a:xfrm>
                      <a:off x="0" y="0"/>
                      <a:ext cx="726440" cy="600075"/>
                    </a:xfrm>
                    <a:prstGeom prst="rect">
                      <a:avLst/>
                    </a:prstGeom>
                  </pic:spPr>
                </pic:pic>
              </a:graphicData>
            </a:graphic>
            <wp14:sizeRelH relativeFrom="margin">
              <wp14:pctWidth>0</wp14:pctWidth>
            </wp14:sizeRelH>
            <wp14:sizeRelV relativeFrom="margin">
              <wp14:pctHeight>0</wp14:pctHeight>
            </wp14:sizeRelV>
          </wp:anchor>
        </w:drawing>
      </w:r>
    </w:p>
    <w:p w14:paraId="42F3CE65" w14:textId="77777777" w:rsidR="000B61F7" w:rsidRPr="00B15A2A" w:rsidRDefault="000B61F7" w:rsidP="000B61F7">
      <w:pPr>
        <w:pStyle w:val="BodyText"/>
        <w:spacing w:before="1"/>
        <w:jc w:val="both"/>
        <w:rPr>
          <w:sz w:val="20"/>
          <w:szCs w:val="20"/>
        </w:rPr>
      </w:pPr>
    </w:p>
    <w:p w14:paraId="1E41CB7D" w14:textId="77777777" w:rsidR="000B61F7" w:rsidRPr="00B15A2A" w:rsidRDefault="000B61F7" w:rsidP="000B61F7">
      <w:pPr>
        <w:pStyle w:val="BodyText"/>
        <w:jc w:val="both"/>
        <w:rPr>
          <w:sz w:val="20"/>
          <w:szCs w:val="20"/>
        </w:rPr>
      </w:pPr>
      <w:r w:rsidRPr="00B15A2A">
        <w:rPr>
          <w:sz w:val="20"/>
          <w:szCs w:val="20"/>
        </w:rPr>
        <w:t xml:space="preserve">      </w:t>
      </w:r>
    </w:p>
    <w:p w14:paraId="5D28493C" w14:textId="77777777" w:rsidR="000B61F7" w:rsidRPr="00B15A2A" w:rsidRDefault="000B61F7" w:rsidP="000B61F7">
      <w:pPr>
        <w:pStyle w:val="BodyText"/>
        <w:rPr>
          <w:b/>
          <w:bCs/>
          <w:sz w:val="20"/>
          <w:szCs w:val="20"/>
        </w:rPr>
      </w:pPr>
      <w:r w:rsidRPr="00B15A2A">
        <w:rPr>
          <w:b/>
          <w:bCs/>
          <w:sz w:val="20"/>
          <w:szCs w:val="20"/>
          <w:highlight w:val="yellow"/>
        </w:rPr>
        <w:t>&lt;Customer Name &gt;</w:t>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t xml:space="preserve">         Cyrix</w:t>
      </w:r>
      <w:r w:rsidRPr="00B15A2A">
        <w:rPr>
          <w:b/>
          <w:bCs/>
          <w:spacing w:val="-5"/>
          <w:sz w:val="20"/>
          <w:szCs w:val="20"/>
        </w:rPr>
        <w:t xml:space="preserve"> </w:t>
      </w:r>
      <w:r w:rsidRPr="00B15A2A">
        <w:rPr>
          <w:b/>
          <w:bCs/>
          <w:sz w:val="20"/>
          <w:szCs w:val="20"/>
        </w:rPr>
        <w:t>Healthcare</w:t>
      </w:r>
      <w:r w:rsidRPr="00B15A2A">
        <w:rPr>
          <w:b/>
          <w:bCs/>
          <w:spacing w:val="-11"/>
          <w:sz w:val="20"/>
          <w:szCs w:val="20"/>
        </w:rPr>
        <w:t xml:space="preserve"> </w:t>
      </w:r>
      <w:r w:rsidRPr="00B15A2A">
        <w:rPr>
          <w:b/>
          <w:bCs/>
          <w:sz w:val="20"/>
          <w:szCs w:val="20"/>
        </w:rPr>
        <w:t>Pvt.</w:t>
      </w:r>
      <w:r w:rsidRPr="00B15A2A">
        <w:rPr>
          <w:b/>
          <w:bCs/>
          <w:spacing w:val="-2"/>
          <w:sz w:val="20"/>
          <w:szCs w:val="20"/>
        </w:rPr>
        <w:t xml:space="preserve"> </w:t>
      </w:r>
      <w:r w:rsidRPr="00B15A2A">
        <w:rPr>
          <w:b/>
          <w:bCs/>
          <w:spacing w:val="-4"/>
          <w:sz w:val="20"/>
          <w:szCs w:val="20"/>
        </w:rPr>
        <w:t>Ltd</w:t>
      </w:r>
    </w:p>
    <w:p w14:paraId="6D8E5FEE" w14:textId="77777777" w:rsidR="000B61F7" w:rsidRPr="00B15A2A" w:rsidRDefault="000B61F7" w:rsidP="000B61F7">
      <w:pPr>
        <w:pStyle w:val="BodyText"/>
        <w:rPr>
          <w:b/>
          <w:bCs/>
          <w:sz w:val="20"/>
          <w:szCs w:val="20"/>
        </w:rPr>
      </w:pPr>
      <w:r w:rsidRPr="00B15A2A">
        <w:rPr>
          <w:b/>
          <w:bCs/>
          <w:sz w:val="20"/>
          <w:szCs w:val="20"/>
          <w:highlight w:val="yellow"/>
        </w:rPr>
        <w:t>&lt;Address&gt;</w:t>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t xml:space="preserve">         30/641B, Petta, Poonithura           </w:t>
      </w:r>
    </w:p>
    <w:p w14:paraId="0A032533" w14:textId="77777777" w:rsidR="000B61F7" w:rsidRPr="00B15A2A" w:rsidRDefault="000B61F7" w:rsidP="000B61F7">
      <w:pPr>
        <w:pStyle w:val="BodyText"/>
        <w:jc w:val="both"/>
        <w:rPr>
          <w:b/>
          <w:bCs/>
          <w:sz w:val="20"/>
          <w:szCs w:val="20"/>
        </w:rPr>
      </w:pP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t xml:space="preserve">        Ernakulam, Kerala</w:t>
      </w:r>
    </w:p>
    <w:p w14:paraId="35B6D332" w14:textId="77777777" w:rsidR="000B61F7" w:rsidRPr="00B15A2A" w:rsidRDefault="000B61F7" w:rsidP="000B61F7">
      <w:pPr>
        <w:pStyle w:val="BodyText"/>
        <w:jc w:val="both"/>
        <w:rPr>
          <w:b/>
          <w:bCs/>
          <w:sz w:val="20"/>
          <w:szCs w:val="20"/>
        </w:rPr>
      </w:pPr>
      <w:r w:rsidRPr="00B15A2A">
        <w:rPr>
          <w:b/>
          <w:bCs/>
          <w:sz w:val="20"/>
          <w:szCs w:val="20"/>
        </w:rPr>
        <w:t xml:space="preserve">     </w:t>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r>
      <w:r w:rsidRPr="00B15A2A">
        <w:rPr>
          <w:b/>
          <w:bCs/>
          <w:sz w:val="20"/>
          <w:szCs w:val="20"/>
        </w:rPr>
        <w:tab/>
        <w:t xml:space="preserve">        India                           </w:t>
      </w:r>
    </w:p>
    <w:p w14:paraId="29325235" w14:textId="77777777" w:rsidR="000B61F7" w:rsidRPr="00B15A2A" w:rsidRDefault="000B61F7" w:rsidP="000B61F7">
      <w:pPr>
        <w:tabs>
          <w:tab w:val="left" w:pos="142"/>
        </w:tabs>
        <w:spacing w:before="240" w:line="240" w:lineRule="auto"/>
        <w:ind w:left="266" w:right="430"/>
        <w:jc w:val="both"/>
        <w:rPr>
          <w:rFonts w:ascii="Times New Roman" w:hAnsi="Times New Roman" w:cs="Times New Roman"/>
          <w:sz w:val="20"/>
          <w:szCs w:val="20"/>
        </w:rPr>
      </w:pPr>
      <w:r w:rsidRPr="00B15A2A">
        <w:rPr>
          <w:rFonts w:ascii="Times New Roman" w:hAnsi="Times New Roman" w:cs="Times New Roman"/>
          <w:sz w:val="20"/>
          <w:szCs w:val="20"/>
        </w:rPr>
        <w:t xml:space="preserve">                                                </w:t>
      </w:r>
    </w:p>
    <w:p w14:paraId="33C9D708" w14:textId="77777777" w:rsidR="000B61F7" w:rsidRPr="00B15A2A" w:rsidRDefault="000B61F7" w:rsidP="000B61F7">
      <w:pPr>
        <w:tabs>
          <w:tab w:val="left" w:pos="142"/>
        </w:tabs>
        <w:spacing w:before="240" w:line="240" w:lineRule="auto"/>
        <w:ind w:left="266" w:right="430"/>
        <w:jc w:val="both"/>
        <w:rPr>
          <w:rFonts w:ascii="Times New Roman" w:hAnsi="Times New Roman" w:cs="Times New Roman"/>
          <w:sz w:val="20"/>
          <w:szCs w:val="20"/>
        </w:rPr>
      </w:pPr>
    </w:p>
    <w:p w14:paraId="7629CE94" w14:textId="77777777" w:rsidR="00BB6ECB" w:rsidRPr="00B15A2A" w:rsidRDefault="000B61F7" w:rsidP="00BB6ECB">
      <w:pPr>
        <w:pStyle w:val="BodyText"/>
        <w:spacing w:before="192" w:line="405" w:lineRule="auto"/>
        <w:ind w:right="59"/>
        <w:jc w:val="center"/>
        <w:rPr>
          <w:b/>
          <w:bCs/>
          <w:sz w:val="20"/>
          <w:szCs w:val="20"/>
          <w:u w:val="single"/>
        </w:rPr>
      </w:pPr>
      <w:r w:rsidRPr="00B15A2A">
        <w:rPr>
          <w:sz w:val="20"/>
          <w:szCs w:val="20"/>
        </w:rPr>
        <w:t xml:space="preserve">      </w:t>
      </w:r>
      <w:r w:rsidR="00BB6ECB" w:rsidRPr="00B15A2A">
        <w:rPr>
          <w:b/>
          <w:bCs/>
          <w:sz w:val="20"/>
          <w:szCs w:val="20"/>
          <w:u w:val="single"/>
          <w:lang w:val="en-IN"/>
        </w:rPr>
        <w:t>ANNEXURE – A</w:t>
      </w:r>
    </w:p>
    <w:tbl>
      <w:tblPr>
        <w:tblpPr w:leftFromText="180" w:rightFromText="180" w:vertAnchor="text" w:horzAnchor="margin" w:tblpXSpec="center" w:tblpY="61"/>
        <w:tblW w:w="9265" w:type="dxa"/>
        <w:tblLayout w:type="fixed"/>
        <w:tblLook w:val="04A0" w:firstRow="1" w:lastRow="0" w:firstColumn="1" w:lastColumn="0" w:noHBand="0" w:noVBand="1"/>
      </w:tblPr>
      <w:tblGrid>
        <w:gridCol w:w="805"/>
        <w:gridCol w:w="2790"/>
        <w:gridCol w:w="1530"/>
        <w:gridCol w:w="1391"/>
        <w:gridCol w:w="2749"/>
      </w:tblGrid>
      <w:tr w:rsidR="00BB6ECB" w:rsidRPr="00B15A2A" w14:paraId="28FEAFCB" w14:textId="77777777" w:rsidTr="00B16F7D">
        <w:trPr>
          <w:trHeight w:val="639"/>
        </w:trPr>
        <w:tc>
          <w:tcPr>
            <w:tcW w:w="805" w:type="dxa"/>
            <w:tcBorders>
              <w:top w:val="single" w:sz="4" w:space="0" w:color="auto"/>
              <w:left w:val="single" w:sz="4" w:space="0" w:color="auto"/>
              <w:bottom w:val="single" w:sz="4" w:space="0" w:color="auto"/>
              <w:right w:val="single" w:sz="4" w:space="0" w:color="auto"/>
            </w:tcBorders>
            <w:noWrap/>
            <w:vAlign w:val="center"/>
            <w:hideMark/>
          </w:tcPr>
          <w:p w14:paraId="3CE6EFBD" w14:textId="77777777" w:rsidR="00BB6ECB" w:rsidRPr="00B15A2A" w:rsidRDefault="00BB6ECB" w:rsidP="00B16F7D">
            <w:pPr>
              <w:tabs>
                <w:tab w:val="left" w:pos="788"/>
              </w:tabs>
              <w:spacing w:line="276" w:lineRule="auto"/>
              <w:jc w:val="center"/>
              <w:rPr>
                <w:rFonts w:ascii="Times New Roman" w:hAnsi="Times New Roman" w:cs="Times New Roman"/>
                <w:b/>
                <w:bCs/>
                <w:sz w:val="20"/>
                <w:szCs w:val="20"/>
                <w:highlight w:val="yellow"/>
              </w:rPr>
            </w:pPr>
          </w:p>
          <w:p w14:paraId="0287F5C3" w14:textId="77777777" w:rsidR="00BB6ECB" w:rsidRPr="00B15A2A" w:rsidRDefault="00BB6ECB" w:rsidP="00B16F7D">
            <w:pPr>
              <w:tabs>
                <w:tab w:val="left" w:pos="788"/>
              </w:tabs>
              <w:spacing w:line="276" w:lineRule="auto"/>
              <w:jc w:val="center"/>
              <w:rPr>
                <w:rFonts w:ascii="Times New Roman" w:hAnsi="Times New Roman" w:cs="Times New Roman"/>
                <w:b/>
                <w:bCs/>
                <w:sz w:val="20"/>
                <w:szCs w:val="20"/>
                <w:highlight w:val="yellow"/>
              </w:rPr>
            </w:pPr>
            <w:r w:rsidRPr="00B15A2A">
              <w:rPr>
                <w:rFonts w:ascii="Times New Roman" w:hAnsi="Times New Roman" w:cs="Times New Roman"/>
                <w:b/>
                <w:bCs/>
                <w:sz w:val="20"/>
                <w:szCs w:val="20"/>
                <w:highlight w:val="yellow"/>
              </w:rPr>
              <w:t>SI No</w:t>
            </w:r>
          </w:p>
        </w:tc>
        <w:tc>
          <w:tcPr>
            <w:tcW w:w="2790" w:type="dxa"/>
            <w:tcBorders>
              <w:top w:val="single" w:sz="4" w:space="0" w:color="auto"/>
              <w:left w:val="nil"/>
              <w:bottom w:val="single" w:sz="4" w:space="0" w:color="auto"/>
              <w:right w:val="single" w:sz="4" w:space="0" w:color="auto"/>
            </w:tcBorders>
            <w:noWrap/>
            <w:vAlign w:val="center"/>
            <w:hideMark/>
          </w:tcPr>
          <w:p w14:paraId="34EBF3FC" w14:textId="77777777" w:rsidR="00BB6ECB" w:rsidRPr="00B15A2A" w:rsidRDefault="00BB6ECB" w:rsidP="00B16F7D">
            <w:pPr>
              <w:tabs>
                <w:tab w:val="left" w:pos="788"/>
              </w:tabs>
              <w:jc w:val="center"/>
              <w:rPr>
                <w:rFonts w:ascii="Times New Roman" w:hAnsi="Times New Roman" w:cs="Times New Roman"/>
                <w:b/>
                <w:bCs/>
                <w:sz w:val="20"/>
                <w:szCs w:val="20"/>
                <w:highlight w:val="yellow"/>
              </w:rPr>
            </w:pPr>
          </w:p>
          <w:p w14:paraId="5AFBE297" w14:textId="77777777" w:rsidR="00BB6ECB" w:rsidRPr="00B15A2A" w:rsidRDefault="00BB6ECB" w:rsidP="00B16F7D">
            <w:pPr>
              <w:tabs>
                <w:tab w:val="left" w:pos="788"/>
              </w:tabs>
              <w:jc w:val="center"/>
              <w:rPr>
                <w:rFonts w:ascii="Times New Roman" w:hAnsi="Times New Roman" w:cs="Times New Roman"/>
                <w:b/>
                <w:bCs/>
                <w:sz w:val="20"/>
                <w:szCs w:val="20"/>
                <w:highlight w:val="yellow"/>
              </w:rPr>
            </w:pPr>
            <w:r w:rsidRPr="00B15A2A">
              <w:rPr>
                <w:rFonts w:ascii="Times New Roman" w:hAnsi="Times New Roman" w:cs="Times New Roman"/>
                <w:b/>
                <w:bCs/>
                <w:sz w:val="20"/>
                <w:szCs w:val="20"/>
                <w:highlight w:val="yellow"/>
              </w:rPr>
              <w:t>Equipment Name</w:t>
            </w:r>
          </w:p>
        </w:tc>
        <w:tc>
          <w:tcPr>
            <w:tcW w:w="1530" w:type="dxa"/>
            <w:tcBorders>
              <w:top w:val="single" w:sz="4" w:space="0" w:color="auto"/>
              <w:left w:val="nil"/>
              <w:bottom w:val="single" w:sz="4" w:space="0" w:color="auto"/>
              <w:right w:val="single" w:sz="4" w:space="0" w:color="auto"/>
            </w:tcBorders>
          </w:tcPr>
          <w:p w14:paraId="0C3095BF" w14:textId="77777777" w:rsidR="00BB6ECB" w:rsidRPr="00B15A2A" w:rsidRDefault="00BB6ECB" w:rsidP="00B16F7D">
            <w:pPr>
              <w:tabs>
                <w:tab w:val="left" w:pos="788"/>
              </w:tabs>
              <w:spacing w:line="276" w:lineRule="auto"/>
              <w:jc w:val="center"/>
              <w:rPr>
                <w:rFonts w:ascii="Times New Roman" w:hAnsi="Times New Roman" w:cs="Times New Roman"/>
                <w:b/>
                <w:bCs/>
                <w:sz w:val="20"/>
                <w:szCs w:val="20"/>
                <w:highlight w:val="yellow"/>
              </w:rPr>
            </w:pPr>
          </w:p>
          <w:p w14:paraId="3EED8087" w14:textId="77777777" w:rsidR="00BB6ECB" w:rsidRPr="00B15A2A" w:rsidRDefault="00BB6ECB" w:rsidP="00B16F7D">
            <w:pPr>
              <w:tabs>
                <w:tab w:val="left" w:pos="788"/>
              </w:tabs>
              <w:spacing w:line="276" w:lineRule="auto"/>
              <w:jc w:val="center"/>
              <w:rPr>
                <w:rFonts w:ascii="Times New Roman" w:hAnsi="Times New Roman" w:cs="Times New Roman"/>
                <w:b/>
                <w:bCs/>
                <w:sz w:val="20"/>
                <w:szCs w:val="20"/>
                <w:highlight w:val="yellow"/>
              </w:rPr>
            </w:pPr>
            <w:r w:rsidRPr="00B15A2A">
              <w:rPr>
                <w:rFonts w:ascii="Times New Roman" w:hAnsi="Times New Roman" w:cs="Times New Roman"/>
                <w:b/>
                <w:bCs/>
                <w:sz w:val="20"/>
                <w:szCs w:val="20"/>
                <w:highlight w:val="yellow"/>
              </w:rPr>
              <w:t>Quantity</w:t>
            </w:r>
          </w:p>
        </w:tc>
        <w:tc>
          <w:tcPr>
            <w:tcW w:w="1391" w:type="dxa"/>
            <w:tcBorders>
              <w:top w:val="single" w:sz="4" w:space="0" w:color="auto"/>
              <w:left w:val="single" w:sz="4" w:space="0" w:color="auto"/>
              <w:bottom w:val="single" w:sz="4" w:space="0" w:color="auto"/>
              <w:right w:val="single" w:sz="4" w:space="0" w:color="auto"/>
            </w:tcBorders>
          </w:tcPr>
          <w:p w14:paraId="3868811A" w14:textId="77777777" w:rsidR="00BB6ECB" w:rsidRPr="00B15A2A" w:rsidRDefault="00BB6ECB" w:rsidP="00B16F7D">
            <w:pPr>
              <w:tabs>
                <w:tab w:val="left" w:pos="788"/>
              </w:tabs>
              <w:spacing w:line="276" w:lineRule="auto"/>
              <w:jc w:val="center"/>
              <w:rPr>
                <w:rFonts w:ascii="Times New Roman" w:hAnsi="Times New Roman" w:cs="Times New Roman"/>
                <w:b/>
                <w:bCs/>
                <w:sz w:val="20"/>
                <w:szCs w:val="20"/>
                <w:highlight w:val="yellow"/>
              </w:rPr>
            </w:pPr>
          </w:p>
          <w:p w14:paraId="1C2D95EB" w14:textId="77777777" w:rsidR="00BB6ECB" w:rsidRPr="00B15A2A" w:rsidRDefault="00BB6ECB" w:rsidP="00B16F7D">
            <w:pPr>
              <w:tabs>
                <w:tab w:val="left" w:pos="788"/>
              </w:tabs>
              <w:spacing w:line="276" w:lineRule="auto"/>
              <w:jc w:val="center"/>
              <w:rPr>
                <w:rFonts w:ascii="Times New Roman" w:hAnsi="Times New Roman" w:cs="Times New Roman"/>
                <w:b/>
                <w:bCs/>
                <w:sz w:val="20"/>
                <w:szCs w:val="20"/>
                <w:highlight w:val="yellow"/>
              </w:rPr>
            </w:pPr>
            <w:r w:rsidRPr="00B15A2A">
              <w:rPr>
                <w:rFonts w:ascii="Times New Roman" w:hAnsi="Times New Roman" w:cs="Times New Roman"/>
                <w:b/>
                <w:bCs/>
                <w:sz w:val="20"/>
                <w:szCs w:val="20"/>
                <w:highlight w:val="yellow"/>
              </w:rPr>
              <w:t>Make</w:t>
            </w:r>
          </w:p>
        </w:tc>
        <w:tc>
          <w:tcPr>
            <w:tcW w:w="2749" w:type="dxa"/>
            <w:tcBorders>
              <w:top w:val="single" w:sz="4" w:space="0" w:color="auto"/>
              <w:left w:val="single" w:sz="4" w:space="0" w:color="auto"/>
              <w:bottom w:val="single" w:sz="4" w:space="0" w:color="auto"/>
              <w:right w:val="single" w:sz="4" w:space="0" w:color="auto"/>
            </w:tcBorders>
          </w:tcPr>
          <w:p w14:paraId="1BDD1930" w14:textId="77777777" w:rsidR="00BB6ECB" w:rsidRPr="00B15A2A" w:rsidRDefault="00BB6ECB" w:rsidP="00B16F7D">
            <w:pPr>
              <w:tabs>
                <w:tab w:val="left" w:pos="788"/>
              </w:tabs>
              <w:spacing w:line="276" w:lineRule="auto"/>
              <w:jc w:val="center"/>
              <w:rPr>
                <w:rFonts w:ascii="Times New Roman" w:hAnsi="Times New Roman" w:cs="Times New Roman"/>
                <w:b/>
                <w:bCs/>
                <w:sz w:val="20"/>
                <w:szCs w:val="20"/>
                <w:highlight w:val="yellow"/>
              </w:rPr>
            </w:pPr>
          </w:p>
          <w:p w14:paraId="0C1BFE7D" w14:textId="77777777" w:rsidR="00BB6ECB" w:rsidRPr="00B15A2A" w:rsidRDefault="00BB6ECB" w:rsidP="00B16F7D">
            <w:pPr>
              <w:tabs>
                <w:tab w:val="left" w:pos="788"/>
              </w:tabs>
              <w:spacing w:line="276" w:lineRule="auto"/>
              <w:jc w:val="center"/>
              <w:rPr>
                <w:rFonts w:ascii="Times New Roman" w:hAnsi="Times New Roman" w:cs="Times New Roman"/>
                <w:b/>
                <w:bCs/>
                <w:sz w:val="20"/>
                <w:szCs w:val="20"/>
                <w:highlight w:val="yellow"/>
              </w:rPr>
            </w:pPr>
            <w:r w:rsidRPr="00B15A2A">
              <w:rPr>
                <w:rFonts w:ascii="Times New Roman" w:hAnsi="Times New Roman" w:cs="Times New Roman"/>
                <w:b/>
                <w:bCs/>
                <w:sz w:val="20"/>
                <w:szCs w:val="20"/>
                <w:highlight w:val="yellow"/>
              </w:rPr>
              <w:t>Model</w:t>
            </w:r>
          </w:p>
        </w:tc>
      </w:tr>
      <w:tr w:rsidR="00BB6ECB" w:rsidRPr="00B15A2A" w14:paraId="4C19F7C8" w14:textId="77777777" w:rsidTr="00B16F7D">
        <w:trPr>
          <w:trHeight w:val="440"/>
        </w:trPr>
        <w:tc>
          <w:tcPr>
            <w:tcW w:w="805" w:type="dxa"/>
            <w:tcBorders>
              <w:top w:val="single" w:sz="4" w:space="0" w:color="auto"/>
              <w:left w:val="single" w:sz="4" w:space="0" w:color="auto"/>
              <w:bottom w:val="single" w:sz="4" w:space="0" w:color="auto"/>
              <w:right w:val="single" w:sz="4" w:space="0" w:color="auto"/>
            </w:tcBorders>
            <w:noWrap/>
            <w:vAlign w:val="center"/>
          </w:tcPr>
          <w:p w14:paraId="4DAAC2EE" w14:textId="77777777" w:rsidR="00BB6ECB" w:rsidRPr="00B15A2A" w:rsidRDefault="00BB6ECB" w:rsidP="00B16F7D">
            <w:pPr>
              <w:jc w:val="center"/>
              <w:rPr>
                <w:rFonts w:ascii="Times New Roman" w:hAnsi="Times New Roman" w:cs="Times New Roman"/>
                <w:b/>
                <w:bCs/>
                <w:sz w:val="20"/>
                <w:szCs w:val="20"/>
              </w:rPr>
            </w:pPr>
          </w:p>
        </w:tc>
        <w:tc>
          <w:tcPr>
            <w:tcW w:w="2790" w:type="dxa"/>
            <w:tcBorders>
              <w:top w:val="single" w:sz="4" w:space="0" w:color="auto"/>
              <w:left w:val="nil"/>
              <w:bottom w:val="single" w:sz="4" w:space="0" w:color="auto"/>
              <w:right w:val="single" w:sz="4" w:space="0" w:color="auto"/>
            </w:tcBorders>
            <w:vAlign w:val="center"/>
          </w:tcPr>
          <w:p w14:paraId="2B05098A" w14:textId="77777777" w:rsidR="00BB6ECB" w:rsidRPr="00B15A2A" w:rsidRDefault="00BB6ECB" w:rsidP="00B16F7D">
            <w:pPr>
              <w:rPr>
                <w:rFonts w:ascii="Times New Roman" w:hAnsi="Times New Roman" w:cs="Times New Roman"/>
                <w:color w:val="000000"/>
                <w:sz w:val="20"/>
                <w:szCs w:val="20"/>
              </w:rPr>
            </w:pPr>
          </w:p>
        </w:tc>
        <w:tc>
          <w:tcPr>
            <w:tcW w:w="1530" w:type="dxa"/>
            <w:tcBorders>
              <w:top w:val="single" w:sz="4" w:space="0" w:color="auto"/>
              <w:left w:val="nil"/>
              <w:bottom w:val="single" w:sz="4" w:space="0" w:color="auto"/>
              <w:right w:val="single" w:sz="4" w:space="0" w:color="auto"/>
            </w:tcBorders>
            <w:vAlign w:val="center"/>
          </w:tcPr>
          <w:p w14:paraId="7B4BCE3E" w14:textId="77777777" w:rsidR="00BB6ECB" w:rsidRPr="00B15A2A" w:rsidRDefault="00BB6ECB" w:rsidP="00B16F7D">
            <w:pPr>
              <w:jc w:val="center"/>
              <w:rPr>
                <w:rFonts w:ascii="Times New Roman" w:hAnsi="Times New Roman" w:cs="Times New Roman"/>
                <w:color w:val="000000"/>
                <w:sz w:val="20"/>
                <w:szCs w:val="20"/>
              </w:rPr>
            </w:pPr>
          </w:p>
        </w:tc>
        <w:tc>
          <w:tcPr>
            <w:tcW w:w="1391" w:type="dxa"/>
            <w:tcBorders>
              <w:top w:val="single" w:sz="4" w:space="0" w:color="auto"/>
              <w:left w:val="single" w:sz="4" w:space="0" w:color="auto"/>
              <w:bottom w:val="single" w:sz="4" w:space="0" w:color="auto"/>
              <w:right w:val="single" w:sz="4" w:space="0" w:color="auto"/>
            </w:tcBorders>
            <w:vAlign w:val="center"/>
          </w:tcPr>
          <w:p w14:paraId="26341BEF" w14:textId="77777777" w:rsidR="00BB6ECB" w:rsidRPr="00B15A2A" w:rsidRDefault="00BB6ECB" w:rsidP="00B16F7D">
            <w:pPr>
              <w:jc w:val="center"/>
              <w:rPr>
                <w:rFonts w:ascii="Times New Roman" w:hAnsi="Times New Roman" w:cs="Times New Roman"/>
                <w:color w:val="000000"/>
                <w:sz w:val="20"/>
                <w:szCs w:val="20"/>
              </w:rPr>
            </w:pPr>
          </w:p>
        </w:tc>
        <w:tc>
          <w:tcPr>
            <w:tcW w:w="2749" w:type="dxa"/>
            <w:tcBorders>
              <w:top w:val="single" w:sz="4" w:space="0" w:color="auto"/>
              <w:left w:val="single" w:sz="4" w:space="0" w:color="auto"/>
              <w:bottom w:val="single" w:sz="4" w:space="0" w:color="auto"/>
              <w:right w:val="single" w:sz="4" w:space="0" w:color="auto"/>
            </w:tcBorders>
            <w:vAlign w:val="center"/>
          </w:tcPr>
          <w:p w14:paraId="38205998" w14:textId="77777777" w:rsidR="00BB6ECB" w:rsidRPr="00B15A2A" w:rsidRDefault="00BB6ECB" w:rsidP="00B16F7D">
            <w:pPr>
              <w:jc w:val="center"/>
              <w:rPr>
                <w:rFonts w:ascii="Times New Roman" w:hAnsi="Times New Roman" w:cs="Times New Roman"/>
                <w:color w:val="000000"/>
                <w:sz w:val="20"/>
                <w:szCs w:val="20"/>
              </w:rPr>
            </w:pPr>
          </w:p>
        </w:tc>
      </w:tr>
    </w:tbl>
    <w:p w14:paraId="55C50D58" w14:textId="1B438C26" w:rsidR="000B61F7" w:rsidRPr="00B15A2A" w:rsidRDefault="000B61F7" w:rsidP="00F40007">
      <w:pPr>
        <w:tabs>
          <w:tab w:val="left" w:pos="142"/>
        </w:tabs>
        <w:spacing w:before="240" w:line="240" w:lineRule="auto"/>
        <w:ind w:left="266" w:right="430"/>
        <w:jc w:val="both"/>
        <w:rPr>
          <w:rFonts w:ascii="Times New Roman" w:hAnsi="Times New Roman" w:cs="Times New Roman"/>
          <w:b/>
          <w:bCs/>
          <w:sz w:val="20"/>
          <w:szCs w:val="20"/>
        </w:rPr>
      </w:pPr>
      <w:r w:rsidRPr="00B15A2A">
        <w:rPr>
          <w:rFonts w:ascii="Times New Roman" w:hAnsi="Times New Roman" w:cs="Times New Roman"/>
          <w:sz w:val="20"/>
          <w:szCs w:val="20"/>
        </w:rPr>
        <w:t xml:space="preserve">                                             </w:t>
      </w:r>
      <w:r w:rsidRPr="00B15A2A">
        <w:rPr>
          <w:rFonts w:ascii="Times New Roman" w:hAnsi="Times New Roman" w:cs="Times New Roman"/>
          <w:spacing w:val="-2"/>
          <w:sz w:val="20"/>
          <w:szCs w:val="20"/>
        </w:rPr>
        <w:t xml:space="preserve">                                                                    </w:t>
      </w:r>
    </w:p>
    <w:sectPr w:rsidR="000B61F7" w:rsidRPr="00B15A2A" w:rsidSect="00F943C8">
      <w:headerReference w:type="default" r:id="rId13"/>
      <w:footerReference w:type="default" r:id="rId14"/>
      <w:pgSz w:w="11906" w:h="16838" w:code="9"/>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Rinie Mathew" w:date="2026-02-25T11:30:00Z" w:initials="RM">
    <w:p w14:paraId="7F500614" w14:textId="25FF4211" w:rsidR="008A57E2" w:rsidRDefault="008A57E2">
      <w:pPr>
        <w:pStyle w:val="CommentText"/>
      </w:pPr>
      <w:r>
        <w:rPr>
          <w:rStyle w:val="CommentReference"/>
        </w:rPr>
        <w:annotationRef/>
      </w:r>
      <w:r>
        <w:t xml:space="preserve">To be picked from price book, based on the product name </w:t>
      </w:r>
    </w:p>
  </w:comment>
  <w:comment w:id="37" w:author="Rinie Mathew" w:date="2026-02-26T12:54:00Z" w:initials="RM">
    <w:p w14:paraId="05F43503" w14:textId="5325E48F" w:rsidR="00850E12" w:rsidRDefault="00850E12">
      <w:pPr>
        <w:pStyle w:val="CommentText"/>
      </w:pPr>
      <w:r>
        <w:rPr>
          <w:rStyle w:val="CommentReference"/>
        </w:rPr>
        <w:annotationRef/>
      </w:r>
      <w:r w:rsidR="00362F78">
        <w:t xml:space="preserve">Installation &amp; Commissiong is provided only if </w:t>
      </w:r>
      <w:r w:rsidR="00F95BE7">
        <w:t xml:space="preserve">Selected </w:t>
      </w:r>
    </w:p>
  </w:comment>
  <w:comment w:id="40" w:author="Rinie Mathew" w:date="2026-02-25T11:59:00Z" w:initials="RM">
    <w:p w14:paraId="539FABCC" w14:textId="79BCA636" w:rsidR="00E10023" w:rsidRDefault="00E10023">
      <w:pPr>
        <w:pStyle w:val="CommentText"/>
      </w:pPr>
      <w:r>
        <w:rPr>
          <w:rStyle w:val="CommentReference"/>
        </w:rPr>
        <w:annotationRef/>
      </w:r>
      <w:r w:rsidR="000F7156">
        <w:t>text</w:t>
      </w:r>
    </w:p>
  </w:comment>
  <w:comment w:id="49" w:author="Rinie Mathew" w:date="2026-02-25T11:58:00Z" w:initials="RM">
    <w:p w14:paraId="696B6084" w14:textId="67C03434" w:rsidR="00E10023" w:rsidRDefault="00E10023">
      <w:pPr>
        <w:pStyle w:val="CommentText"/>
      </w:pPr>
      <w:r>
        <w:rPr>
          <w:rStyle w:val="CommentReference"/>
        </w:rPr>
        <w:annotationRef/>
      </w:r>
      <w:r>
        <w:t>Pick list</w:t>
      </w:r>
    </w:p>
  </w:comment>
  <w:comment w:id="50" w:author="Rinie Mathew" w:date="2026-02-25T11:59:00Z" w:initials="RM">
    <w:p w14:paraId="5634A420" w14:textId="022B1BD7" w:rsidR="003C6CF2" w:rsidRDefault="003C6CF2">
      <w:pPr>
        <w:pStyle w:val="CommentText"/>
      </w:pPr>
      <w:r>
        <w:rPr>
          <w:rStyle w:val="CommentReference"/>
        </w:rPr>
        <w:annotationRef/>
      </w:r>
      <w:r w:rsidR="00873AD4">
        <w:t>Pick list</w:t>
      </w:r>
    </w:p>
  </w:comment>
  <w:comment w:id="52" w:author="Rinie Mathew" w:date="2026-02-25T11:59:00Z" w:initials="RM">
    <w:p w14:paraId="4238701A" w14:textId="5C64A547" w:rsidR="003C6CF2" w:rsidRDefault="003C6CF2">
      <w:pPr>
        <w:pStyle w:val="CommentText"/>
      </w:pPr>
      <w:r>
        <w:rPr>
          <w:rStyle w:val="CommentReference"/>
        </w:rPr>
        <w:annotationRef/>
      </w:r>
      <w:r>
        <w:t>Depends upon choice</w:t>
      </w:r>
    </w:p>
  </w:comment>
  <w:comment w:id="51" w:author="Rinie Mathew" w:date="2026-02-26T13:08:00Z" w:initials="RM">
    <w:p w14:paraId="1F993E16" w14:textId="0FABDA17" w:rsidR="00433E20" w:rsidRDefault="00433E20">
      <w:pPr>
        <w:pStyle w:val="CommentText"/>
      </w:pPr>
      <w:r>
        <w:rPr>
          <w:rStyle w:val="CommentReference"/>
        </w:rPr>
        <w:annotationRef/>
      </w:r>
      <w:r>
        <w:t xml:space="preserve">If installation &amp; Approval, Warranty are selected as items then </w:t>
      </w:r>
      <w:r w:rsidR="000B1A5E">
        <w:t>these terms</w:t>
      </w:r>
      <w:r>
        <w:t xml:space="preserve"> should appear</w:t>
      </w:r>
    </w:p>
  </w:comment>
  <w:comment w:id="53" w:author="Rinie Mathew" w:date="2026-02-25T12:00:00Z" w:initials="RM">
    <w:p w14:paraId="5D8DB778" w14:textId="60CD2EBF" w:rsidR="00385695" w:rsidRDefault="00385695">
      <w:pPr>
        <w:pStyle w:val="CommentText"/>
      </w:pPr>
      <w:r>
        <w:rPr>
          <w:rStyle w:val="CommentReference"/>
        </w:rPr>
        <w:annotationRef/>
      </w:r>
      <w:r>
        <w:t>Picklist</w:t>
      </w:r>
    </w:p>
  </w:comment>
  <w:comment w:id="71" w:author="Rinie Mathew" w:date="2026-03-03T16:14:00Z" w:initials="RM">
    <w:p w14:paraId="0AC2AE0E" w14:textId="636211AD" w:rsidR="00D10316" w:rsidRDefault="00D10316">
      <w:pPr>
        <w:pStyle w:val="CommentText"/>
      </w:pPr>
      <w:r>
        <w:rPr>
          <w:rStyle w:val="CommentReference"/>
        </w:rPr>
        <w:annotationRef/>
      </w:r>
      <w:r>
        <w:t>Picklist</w:t>
      </w:r>
    </w:p>
  </w:comment>
  <w:comment w:id="72" w:author="Rinie Mathew" w:date="2026-03-03T16:14:00Z" w:initials="RM">
    <w:p w14:paraId="3D5B69F1" w14:textId="1AA6C43A" w:rsidR="00D10316" w:rsidRDefault="00D10316">
      <w:pPr>
        <w:pStyle w:val="CommentText"/>
      </w:pPr>
      <w:r>
        <w:rPr>
          <w:rStyle w:val="CommentReference"/>
        </w:rPr>
        <w:annotationRef/>
      </w:r>
      <w:r>
        <w:t>Pick list</w:t>
      </w:r>
    </w:p>
  </w:comment>
  <w:comment w:id="73" w:author="Rinie Mathew" w:date="2026-03-03T16:14:00Z" w:initials="RM">
    <w:p w14:paraId="444D000D" w14:textId="332CB6EA" w:rsidR="00D10316" w:rsidRDefault="00D10316">
      <w:pPr>
        <w:pStyle w:val="CommentText"/>
      </w:pPr>
      <w:r>
        <w:rPr>
          <w:rStyle w:val="CommentReference"/>
        </w:rPr>
        <w:annotationRef/>
      </w:r>
      <w:r>
        <w:t xml:space="preserve">Selection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500614" w15:done="0"/>
  <w15:commentEx w15:paraId="05F43503" w15:done="0"/>
  <w15:commentEx w15:paraId="539FABCC" w15:done="0"/>
  <w15:commentEx w15:paraId="696B6084" w15:done="0"/>
  <w15:commentEx w15:paraId="5634A420" w15:done="0"/>
  <w15:commentEx w15:paraId="4238701A" w15:done="0"/>
  <w15:commentEx w15:paraId="1F993E16" w15:done="0"/>
  <w15:commentEx w15:paraId="5D8DB778" w15:done="0"/>
  <w15:commentEx w15:paraId="0AC2AE0E" w15:done="0"/>
  <w15:commentEx w15:paraId="3D5B69F1" w15:done="0"/>
  <w15:commentEx w15:paraId="444D00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D6B3C5" w16cex:dateUtc="2026-02-25T06:00:00Z"/>
  <w16cex:commentExtensible w16cex:durableId="460374AA" w16cex:dateUtc="2026-02-26T07:24:00Z"/>
  <w16cex:commentExtensible w16cex:durableId="5F33E47D" w16cex:dateUtc="2026-02-25T06:29:00Z"/>
  <w16cex:commentExtensible w16cex:durableId="10AE2F1D" w16cex:dateUtc="2026-02-25T06:28:00Z"/>
  <w16cex:commentExtensible w16cex:durableId="4A865146" w16cex:dateUtc="2026-02-25T06:29:00Z"/>
  <w16cex:commentExtensible w16cex:durableId="20D5E235" w16cex:dateUtc="2026-02-25T06:29:00Z"/>
  <w16cex:commentExtensible w16cex:durableId="062D0002" w16cex:dateUtc="2026-02-26T07:38:00Z"/>
  <w16cex:commentExtensible w16cex:durableId="1C6B54DE" w16cex:dateUtc="2026-02-25T06:30:00Z"/>
  <w16cex:commentExtensible w16cex:durableId="19212EE5" w16cex:dateUtc="2026-03-03T10:44:00Z"/>
  <w16cex:commentExtensible w16cex:durableId="3CA3EDFD" w16cex:dateUtc="2026-03-03T10:44:00Z"/>
  <w16cex:commentExtensible w16cex:durableId="7AB6B20F" w16cex:dateUtc="2026-03-03T1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500614" w16cid:durableId="72D6B3C5"/>
  <w16cid:commentId w16cid:paraId="05F43503" w16cid:durableId="460374AA"/>
  <w16cid:commentId w16cid:paraId="539FABCC" w16cid:durableId="5F33E47D"/>
  <w16cid:commentId w16cid:paraId="696B6084" w16cid:durableId="10AE2F1D"/>
  <w16cid:commentId w16cid:paraId="5634A420" w16cid:durableId="4A865146"/>
  <w16cid:commentId w16cid:paraId="4238701A" w16cid:durableId="20D5E235"/>
  <w16cid:commentId w16cid:paraId="1F993E16" w16cid:durableId="062D0002"/>
  <w16cid:commentId w16cid:paraId="5D8DB778" w16cid:durableId="1C6B54DE"/>
  <w16cid:commentId w16cid:paraId="0AC2AE0E" w16cid:durableId="19212EE5"/>
  <w16cid:commentId w16cid:paraId="3D5B69F1" w16cid:durableId="3CA3EDFD"/>
  <w16cid:commentId w16cid:paraId="444D000D" w16cid:durableId="7AB6B2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E8F98" w14:textId="77777777" w:rsidR="00BC35BA" w:rsidRDefault="00BC35BA" w:rsidP="004D6C04">
      <w:pPr>
        <w:spacing w:after="0" w:line="240" w:lineRule="auto"/>
      </w:pPr>
      <w:r>
        <w:separator/>
      </w:r>
    </w:p>
  </w:endnote>
  <w:endnote w:type="continuationSeparator" w:id="0">
    <w:p w14:paraId="05167F32" w14:textId="77777777" w:rsidR="00BC35BA" w:rsidRDefault="00BC35BA" w:rsidP="004D6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2BB79" w14:textId="24E67FAE" w:rsidR="00F85651" w:rsidRPr="00C0675C" w:rsidRDefault="009F79A8">
    <w:pPr>
      <w:pStyle w:val="Footer"/>
      <w:rPr>
        <w:color w:val="FFFFFF" w:themeColor="background1"/>
        <w:lang w:val="en-US"/>
        <w:rPrChange w:id="84" w:author="Rinie Mathew" w:date="2026-02-13T14:55:00Z" w16du:dateUtc="2026-02-13T09:25:00Z">
          <w:rPr/>
        </w:rPrChange>
      </w:rPr>
    </w:pPr>
    <w:ins w:id="85" w:author="Rinie Mathew" w:date="2026-02-13T14:56:00Z" w16du:dateUtc="2026-02-13T09:26:00Z">
      <w:r w:rsidRPr="00C0675C">
        <w:rPr>
          <w:color w:val="FFFFFF" w:themeColor="background1"/>
          <w:lang w:val="en-US"/>
          <w:rPrChange w:id="86" w:author="Rinie Mathew" w:date="2026-02-13T14:57:00Z" w16du:dateUtc="2026-02-13T09:27:00Z">
            <w:rPr>
              <w:lang w:val="en-US"/>
            </w:rPr>
          </w:rPrChange>
        </w:rPr>
        <w:t>CIN</w:t>
      </w:r>
      <w:r w:rsidR="00893529" w:rsidRPr="00C0675C">
        <w:rPr>
          <w:color w:val="FFFFFF" w:themeColor="background1"/>
          <w:lang w:val="en-US"/>
          <w:rPrChange w:id="87" w:author="Rinie Mathew" w:date="2026-02-13T14:57:00Z" w16du:dateUtc="2026-02-13T09:27:00Z">
            <w:rPr>
              <w:lang w:val="en-US"/>
            </w:rPr>
          </w:rPrChange>
        </w:rPr>
        <w:t>: U74140KL2013PTC034081</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EC74B" w14:textId="77777777" w:rsidR="00BC35BA" w:rsidRDefault="00BC35BA" w:rsidP="004D6C04">
      <w:pPr>
        <w:spacing w:after="0" w:line="240" w:lineRule="auto"/>
      </w:pPr>
      <w:r>
        <w:separator/>
      </w:r>
    </w:p>
  </w:footnote>
  <w:footnote w:type="continuationSeparator" w:id="0">
    <w:p w14:paraId="288CFD27" w14:textId="77777777" w:rsidR="00BC35BA" w:rsidRDefault="00BC35BA" w:rsidP="004D6C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0C9CE" w14:textId="11E30EA2" w:rsidR="00A00D04" w:rsidRDefault="27BFB7AA" w:rsidP="0005089F">
    <w:pPr>
      <w:pStyle w:val="Header"/>
    </w:pPr>
    <w:r>
      <w:rPr>
        <w:noProof/>
      </w:rPr>
      <w:drawing>
        <wp:anchor distT="0" distB="0" distL="114300" distR="114300" simplePos="0" relativeHeight="251658240" behindDoc="1" locked="0" layoutInCell="1" allowOverlap="1" wp14:anchorId="50A4CA55" wp14:editId="11BB2BC4">
          <wp:simplePos x="0" y="0"/>
          <wp:positionH relativeFrom="column">
            <wp:posOffset>-766568</wp:posOffset>
          </wp:positionH>
          <wp:positionV relativeFrom="paragraph">
            <wp:posOffset>-452796</wp:posOffset>
          </wp:positionV>
          <wp:extent cx="7570698" cy="10620337"/>
          <wp:effectExtent l="0" t="0" r="0" b="0"/>
          <wp:wrapNone/>
          <wp:docPr id="4" name="Picture 4">
            <a:extLst xmlns:a="http://schemas.openxmlformats.org/drawingml/2006/main">
              <a:ext uri="{FF2B5EF4-FFF2-40B4-BE49-F238E27FC236}">
                <a16:creationId xmlns:a16="http://schemas.microsoft.com/office/drawing/2014/main" id="{DA678FC6-333E-4F26-8942-E573FC4075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tterhead1A-01.jpg"/>
                  <pic:cNvPicPr/>
                </pic:nvPicPr>
                <pic:blipFill>
                  <a:blip r:embed="rId1">
                    <a:extLst>
                      <a:ext uri="{28A0092B-C50C-407E-A947-70E740481C1C}">
                        <a14:useLocalDpi xmlns:a14="http://schemas.microsoft.com/office/drawing/2010/main" val="0"/>
                      </a:ext>
                    </a:extLst>
                  </a:blip>
                  <a:stretch>
                    <a:fillRect/>
                  </a:stretch>
                </pic:blipFill>
                <pic:spPr>
                  <a:xfrm>
                    <a:off x="0" y="0"/>
                    <a:ext cx="7570698" cy="10620337"/>
                  </a:xfrm>
                  <a:prstGeom prst="rect">
                    <a:avLst/>
                  </a:prstGeom>
                </pic:spPr>
              </pic:pic>
            </a:graphicData>
          </a:graphic>
          <wp14:sizeRelH relativeFrom="page">
            <wp14:pctWidth>0</wp14:pctWidth>
          </wp14:sizeRelH>
          <wp14:sizeRelV relativeFrom="page">
            <wp14:pctHeight>0</wp14:pctHeight>
          </wp14:sizeRelV>
        </wp:anchor>
      </w:drawing>
    </w:r>
  </w:p>
  <w:p w14:paraId="1BDC042C" w14:textId="677AD6C5" w:rsidR="00A00D04" w:rsidRDefault="00A00D04">
    <w:pPr>
      <w:pStyle w:val="Header"/>
    </w:pPr>
  </w:p>
  <w:p w14:paraId="185AAA86" w14:textId="77777777" w:rsidR="00A00D04" w:rsidRDefault="00A00D04">
    <w:pPr>
      <w:pStyle w:val="Header"/>
    </w:pPr>
  </w:p>
  <w:p w14:paraId="3CE63DF5" w14:textId="77777777" w:rsidR="00A00D04" w:rsidRDefault="00A00D04">
    <w:pPr>
      <w:pStyle w:val="Header"/>
    </w:pPr>
  </w:p>
  <w:p w14:paraId="2401C04D" w14:textId="77777777" w:rsidR="00A00D04" w:rsidRDefault="00A00D04">
    <w:pPr>
      <w:pStyle w:val="Header"/>
    </w:pPr>
  </w:p>
  <w:p w14:paraId="5F3ED23D" w14:textId="77777777" w:rsidR="00A00D04" w:rsidRDefault="00A00D04">
    <w:pPr>
      <w:pStyle w:val="Header"/>
    </w:pPr>
  </w:p>
  <w:p w14:paraId="0C9C7F5E" w14:textId="77777777" w:rsidR="00A00D04" w:rsidRDefault="00A00D04">
    <w:pPr>
      <w:pStyle w:val="Header"/>
    </w:pPr>
  </w:p>
  <w:p w14:paraId="078356D1" w14:textId="62235E11" w:rsidR="0003709A" w:rsidRDefault="0003709A" w:rsidP="0003709A">
    <w:pPr>
      <w:pStyle w:val="Heading1"/>
      <w:ind w:left="0"/>
      <w:rPr>
        <w:spacing w:val="-2"/>
      </w:rPr>
    </w:pPr>
    <w:r>
      <w:rPr>
        <w:spacing w:val="-2"/>
      </w:rPr>
      <w:t>C</w:t>
    </w:r>
    <w:r w:rsidR="00D22372">
      <w:rPr>
        <w:spacing w:val="-2"/>
      </w:rPr>
      <w:t>-</w:t>
    </w:r>
    <w:r w:rsidR="00D22372" w:rsidRPr="00D22372">
      <w:rPr>
        <w:spacing w:val="-2"/>
        <w:highlight w:val="yellow"/>
      </w:rPr>
      <w:t>KL</w:t>
    </w:r>
    <w:r w:rsidR="00D22372">
      <w:rPr>
        <w:spacing w:val="-2"/>
      </w:rPr>
      <w:t>/</w:t>
    </w:r>
    <w:r w:rsidR="00D22372" w:rsidRPr="00D22372">
      <w:rPr>
        <w:spacing w:val="-2"/>
      </w:rPr>
      <w:t xml:space="preserve"> </w:t>
    </w:r>
    <w:r w:rsidR="00F67B5A">
      <w:rPr>
        <w:spacing w:val="-2"/>
        <w:highlight w:val="yellow"/>
      </w:rPr>
      <w:t>&lt;</w:t>
    </w:r>
    <w:r w:rsidR="00F67B5A" w:rsidRPr="00D22056">
      <w:rPr>
        <w:spacing w:val="-2"/>
        <w:highlight w:val="yellow"/>
      </w:rPr>
      <w:t>VERTICAL</w:t>
    </w:r>
    <w:r w:rsidR="00F67B5A">
      <w:rPr>
        <w:spacing w:val="-2"/>
      </w:rPr>
      <w:t>&gt;/</w:t>
    </w:r>
    <w:r w:rsidR="00D22372">
      <w:rPr>
        <w:spacing w:val="-2"/>
      </w:rPr>
      <w:t>QTN</w:t>
    </w:r>
    <w:r w:rsidR="00D22372" w:rsidRPr="00D22056">
      <w:rPr>
        <w:spacing w:val="-2"/>
        <w:highlight w:val="yellow"/>
      </w:rPr>
      <w:t>0001</w:t>
    </w:r>
    <w:r w:rsidR="00FA66A4">
      <w:rPr>
        <w:spacing w:val="-2"/>
      </w:rPr>
      <w:t>/</w:t>
    </w:r>
    <w:r>
      <w:rPr>
        <w:spacing w:val="-2"/>
      </w:rPr>
      <w:t>2026-27</w:t>
    </w:r>
    <w:r w:rsidR="00F97479">
      <w:rPr>
        <w:spacing w:val="-2"/>
      </w:rPr>
      <w:t>-</w:t>
    </w:r>
    <w:r w:rsidR="002D19A7">
      <w:rPr>
        <w:spacing w:val="-2"/>
      </w:rPr>
      <w:t>&lt;</w:t>
    </w:r>
    <w:r w:rsidR="00FC525D" w:rsidRPr="00FC525D">
      <w:rPr>
        <w:spacing w:val="-2"/>
        <w:highlight w:val="yellow"/>
      </w:rPr>
      <w:t xml:space="preserve">if </w:t>
    </w:r>
    <w:r w:rsidR="002D19A7" w:rsidRPr="00FC525D">
      <w:rPr>
        <w:spacing w:val="-2"/>
        <w:highlight w:val="yellow"/>
      </w:rPr>
      <w:t>Revised</w:t>
    </w:r>
    <w:r w:rsidR="00972E39" w:rsidRPr="00972E39">
      <w:rPr>
        <w:spacing w:val="-2"/>
        <w:highlight w:val="yellow"/>
      </w:rPr>
      <w:t>”RV1</w:t>
    </w:r>
    <w:r w:rsidR="00972E39">
      <w:rPr>
        <w:spacing w:val="-2"/>
      </w:rPr>
      <w:t>”</w:t>
    </w:r>
    <w:r w:rsidR="00FC525D">
      <w:rPr>
        <w:spacing w:val="-2"/>
      </w:rPr>
      <w:t xml:space="preserve">&gt; </w:t>
    </w:r>
    <w:r>
      <w:rPr>
        <w:spacing w:val="-2"/>
      </w:rPr>
      <w:tab/>
    </w:r>
    <w:r>
      <w:rPr>
        <w:spacing w:val="-2"/>
      </w:rPr>
      <w:tab/>
    </w:r>
    <w:r>
      <w:rPr>
        <w:spacing w:val="-2"/>
      </w:rPr>
      <w:tab/>
      <w:t xml:space="preserve">DATE: </w:t>
    </w:r>
    <w:r w:rsidRPr="00D22056">
      <w:rPr>
        <w:spacing w:val="-2"/>
        <w:highlight w:val="yellow"/>
      </w:rPr>
      <w:t>01/03/2026</w:t>
    </w:r>
  </w:p>
  <w:p w14:paraId="26FB92E2" w14:textId="189280F5" w:rsidR="004D6C04" w:rsidRDefault="00F87D32">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48C1"/>
    <w:multiLevelType w:val="multilevel"/>
    <w:tmpl w:val="A08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D24F9"/>
    <w:multiLevelType w:val="multilevel"/>
    <w:tmpl w:val="202E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D210D"/>
    <w:multiLevelType w:val="multilevel"/>
    <w:tmpl w:val="528C2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205F4"/>
    <w:multiLevelType w:val="multilevel"/>
    <w:tmpl w:val="1E4A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F702D"/>
    <w:multiLevelType w:val="hybridMultilevel"/>
    <w:tmpl w:val="4B044812"/>
    <w:lvl w:ilvl="0" w:tplc="04090001">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5" w15:restartNumberingAfterBreak="0">
    <w:nsid w:val="1A597AAB"/>
    <w:multiLevelType w:val="hybridMultilevel"/>
    <w:tmpl w:val="59A0C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7B3B21"/>
    <w:multiLevelType w:val="multilevel"/>
    <w:tmpl w:val="3788C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92B73"/>
    <w:multiLevelType w:val="hybridMultilevel"/>
    <w:tmpl w:val="AFC21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2917AD"/>
    <w:multiLevelType w:val="hybridMultilevel"/>
    <w:tmpl w:val="29621CE4"/>
    <w:lvl w:ilvl="0" w:tplc="BD7CD7D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6145A5E"/>
    <w:multiLevelType w:val="multilevel"/>
    <w:tmpl w:val="0C00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285F23"/>
    <w:multiLevelType w:val="hybridMultilevel"/>
    <w:tmpl w:val="FDFC3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805E31"/>
    <w:multiLevelType w:val="hybridMultilevel"/>
    <w:tmpl w:val="E5941808"/>
    <w:lvl w:ilvl="0" w:tplc="29AE6C4A">
      <w:start w:val="1"/>
      <w:numFmt w:val="decimal"/>
      <w:lvlText w:val="%1."/>
      <w:lvlJc w:val="left"/>
      <w:pPr>
        <w:ind w:left="1310" w:hanging="360"/>
      </w:pPr>
      <w:rPr>
        <w:rFonts w:ascii="Times New Roman" w:eastAsia="Times New Roman" w:hAnsi="Times New Roman" w:cs="Times New Roman"/>
        <w:b w:val="0"/>
        <w:bCs w:val="0"/>
        <w:i w:val="0"/>
        <w:iCs w:val="0"/>
        <w:spacing w:val="0"/>
        <w:w w:val="100"/>
        <w:sz w:val="22"/>
        <w:szCs w:val="22"/>
        <w:lang w:val="en-US" w:eastAsia="en-US" w:bidi="ar-SA"/>
      </w:rPr>
    </w:lvl>
    <w:lvl w:ilvl="1" w:tplc="8EF603B4">
      <w:numFmt w:val="bullet"/>
      <w:lvlText w:val="•"/>
      <w:lvlJc w:val="left"/>
      <w:pPr>
        <w:ind w:left="2237" w:hanging="360"/>
      </w:pPr>
      <w:rPr>
        <w:rFonts w:hint="default"/>
        <w:lang w:val="en-US" w:eastAsia="en-US" w:bidi="ar-SA"/>
      </w:rPr>
    </w:lvl>
    <w:lvl w:ilvl="2" w:tplc="612E929E">
      <w:numFmt w:val="bullet"/>
      <w:lvlText w:val="•"/>
      <w:lvlJc w:val="left"/>
      <w:pPr>
        <w:ind w:left="3154" w:hanging="360"/>
      </w:pPr>
      <w:rPr>
        <w:rFonts w:hint="default"/>
        <w:lang w:val="en-US" w:eastAsia="en-US" w:bidi="ar-SA"/>
      </w:rPr>
    </w:lvl>
    <w:lvl w:ilvl="3" w:tplc="33B2814E">
      <w:numFmt w:val="bullet"/>
      <w:lvlText w:val="•"/>
      <w:lvlJc w:val="left"/>
      <w:pPr>
        <w:ind w:left="4071" w:hanging="360"/>
      </w:pPr>
      <w:rPr>
        <w:rFonts w:hint="default"/>
        <w:lang w:val="en-US" w:eastAsia="en-US" w:bidi="ar-SA"/>
      </w:rPr>
    </w:lvl>
    <w:lvl w:ilvl="4" w:tplc="11544B12">
      <w:numFmt w:val="bullet"/>
      <w:lvlText w:val="•"/>
      <w:lvlJc w:val="left"/>
      <w:pPr>
        <w:ind w:left="4988" w:hanging="360"/>
      </w:pPr>
      <w:rPr>
        <w:rFonts w:hint="default"/>
        <w:lang w:val="en-US" w:eastAsia="en-US" w:bidi="ar-SA"/>
      </w:rPr>
    </w:lvl>
    <w:lvl w:ilvl="5" w:tplc="430A6484">
      <w:numFmt w:val="bullet"/>
      <w:lvlText w:val="•"/>
      <w:lvlJc w:val="left"/>
      <w:pPr>
        <w:ind w:left="5905" w:hanging="360"/>
      </w:pPr>
      <w:rPr>
        <w:rFonts w:hint="default"/>
        <w:lang w:val="en-US" w:eastAsia="en-US" w:bidi="ar-SA"/>
      </w:rPr>
    </w:lvl>
    <w:lvl w:ilvl="6" w:tplc="A454DBA2">
      <w:numFmt w:val="bullet"/>
      <w:lvlText w:val="•"/>
      <w:lvlJc w:val="left"/>
      <w:pPr>
        <w:ind w:left="6822" w:hanging="360"/>
      </w:pPr>
      <w:rPr>
        <w:rFonts w:hint="default"/>
        <w:lang w:val="en-US" w:eastAsia="en-US" w:bidi="ar-SA"/>
      </w:rPr>
    </w:lvl>
    <w:lvl w:ilvl="7" w:tplc="89AC18D8">
      <w:numFmt w:val="bullet"/>
      <w:lvlText w:val="•"/>
      <w:lvlJc w:val="left"/>
      <w:pPr>
        <w:ind w:left="7739" w:hanging="360"/>
      </w:pPr>
      <w:rPr>
        <w:rFonts w:hint="default"/>
        <w:lang w:val="en-US" w:eastAsia="en-US" w:bidi="ar-SA"/>
      </w:rPr>
    </w:lvl>
    <w:lvl w:ilvl="8" w:tplc="94306D84">
      <w:numFmt w:val="bullet"/>
      <w:lvlText w:val="•"/>
      <w:lvlJc w:val="left"/>
      <w:pPr>
        <w:ind w:left="8656" w:hanging="360"/>
      </w:pPr>
      <w:rPr>
        <w:rFonts w:hint="default"/>
        <w:lang w:val="en-US" w:eastAsia="en-US" w:bidi="ar-SA"/>
      </w:rPr>
    </w:lvl>
  </w:abstractNum>
  <w:abstractNum w:abstractNumId="12" w15:restartNumberingAfterBreak="0">
    <w:nsid w:val="3BED37A7"/>
    <w:multiLevelType w:val="hybridMultilevel"/>
    <w:tmpl w:val="A6A0F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644DB1"/>
    <w:multiLevelType w:val="multilevel"/>
    <w:tmpl w:val="639C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0051A"/>
    <w:multiLevelType w:val="multilevel"/>
    <w:tmpl w:val="E946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779C5"/>
    <w:multiLevelType w:val="multilevel"/>
    <w:tmpl w:val="A27608E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9973D1"/>
    <w:multiLevelType w:val="hybridMultilevel"/>
    <w:tmpl w:val="BDA03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BFF582E"/>
    <w:multiLevelType w:val="multilevel"/>
    <w:tmpl w:val="560A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476D04"/>
    <w:multiLevelType w:val="multilevel"/>
    <w:tmpl w:val="EC5E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806F86"/>
    <w:multiLevelType w:val="multilevel"/>
    <w:tmpl w:val="2A14BC2A"/>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1E2025"/>
    <w:multiLevelType w:val="hybridMultilevel"/>
    <w:tmpl w:val="221282D0"/>
    <w:lvl w:ilvl="0" w:tplc="04090001">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num w:numId="1" w16cid:durableId="107823797">
    <w:abstractNumId w:val="11"/>
  </w:num>
  <w:num w:numId="2" w16cid:durableId="1295528991">
    <w:abstractNumId w:val="12"/>
  </w:num>
  <w:num w:numId="3" w16cid:durableId="1802111505">
    <w:abstractNumId w:val="8"/>
  </w:num>
  <w:num w:numId="4" w16cid:durableId="1838381507">
    <w:abstractNumId w:val="2"/>
  </w:num>
  <w:num w:numId="5" w16cid:durableId="576014524">
    <w:abstractNumId w:val="13"/>
  </w:num>
  <w:num w:numId="6" w16cid:durableId="1006788046">
    <w:abstractNumId w:val="0"/>
  </w:num>
  <w:num w:numId="7" w16cid:durableId="1489830827">
    <w:abstractNumId w:val="17"/>
  </w:num>
  <w:num w:numId="8" w16cid:durableId="125659139">
    <w:abstractNumId w:val="18"/>
  </w:num>
  <w:num w:numId="9" w16cid:durableId="595678987">
    <w:abstractNumId w:val="1"/>
  </w:num>
  <w:num w:numId="10" w16cid:durableId="725371878">
    <w:abstractNumId w:val="3"/>
  </w:num>
  <w:num w:numId="11" w16cid:durableId="685137480">
    <w:abstractNumId w:val="19"/>
  </w:num>
  <w:num w:numId="12" w16cid:durableId="619141842">
    <w:abstractNumId w:val="9"/>
  </w:num>
  <w:num w:numId="13" w16cid:durableId="423456120">
    <w:abstractNumId w:val="15"/>
  </w:num>
  <w:num w:numId="14" w16cid:durableId="671683996">
    <w:abstractNumId w:val="4"/>
  </w:num>
  <w:num w:numId="15" w16cid:durableId="331762839">
    <w:abstractNumId w:val="20"/>
  </w:num>
  <w:num w:numId="16" w16cid:durableId="1504200258">
    <w:abstractNumId w:val="5"/>
  </w:num>
  <w:num w:numId="17" w16cid:durableId="1848665100">
    <w:abstractNumId w:val="6"/>
  </w:num>
  <w:num w:numId="18" w16cid:durableId="1160926082">
    <w:abstractNumId w:val="16"/>
  </w:num>
  <w:num w:numId="19" w16cid:durableId="961230231">
    <w:abstractNumId w:val="7"/>
  </w:num>
  <w:num w:numId="20" w16cid:durableId="164902549">
    <w:abstractNumId w:val="10"/>
  </w:num>
  <w:num w:numId="21" w16cid:durableId="200823661">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nie Mathew">
    <w15:presenceInfo w15:providerId="AD" w15:userId="S::Rinie.Mathew@cyrix.in::996d3cee-7936-4a9c-9120-6b414e56e3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3C8"/>
    <w:rsid w:val="00003360"/>
    <w:rsid w:val="00010E22"/>
    <w:rsid w:val="00012131"/>
    <w:rsid w:val="00013CC7"/>
    <w:rsid w:val="00014DF6"/>
    <w:rsid w:val="00021274"/>
    <w:rsid w:val="00022F96"/>
    <w:rsid w:val="00031136"/>
    <w:rsid w:val="000311C5"/>
    <w:rsid w:val="00032775"/>
    <w:rsid w:val="00034FFD"/>
    <w:rsid w:val="00035FEA"/>
    <w:rsid w:val="0003709A"/>
    <w:rsid w:val="00037779"/>
    <w:rsid w:val="00040911"/>
    <w:rsid w:val="000426EB"/>
    <w:rsid w:val="000434BE"/>
    <w:rsid w:val="00043721"/>
    <w:rsid w:val="00043AE4"/>
    <w:rsid w:val="0004420B"/>
    <w:rsid w:val="00044BB8"/>
    <w:rsid w:val="00046EBC"/>
    <w:rsid w:val="0005089F"/>
    <w:rsid w:val="00057701"/>
    <w:rsid w:val="0005775B"/>
    <w:rsid w:val="0006045F"/>
    <w:rsid w:val="000631DC"/>
    <w:rsid w:val="00066641"/>
    <w:rsid w:val="00066B4A"/>
    <w:rsid w:val="00066D81"/>
    <w:rsid w:val="00070148"/>
    <w:rsid w:val="0007161D"/>
    <w:rsid w:val="00071EBD"/>
    <w:rsid w:val="000779D0"/>
    <w:rsid w:val="00080FD0"/>
    <w:rsid w:val="00083049"/>
    <w:rsid w:val="000834EF"/>
    <w:rsid w:val="00083FBE"/>
    <w:rsid w:val="00090935"/>
    <w:rsid w:val="00091551"/>
    <w:rsid w:val="00096A8F"/>
    <w:rsid w:val="0009716E"/>
    <w:rsid w:val="00097DA9"/>
    <w:rsid w:val="000A0D4C"/>
    <w:rsid w:val="000A0E99"/>
    <w:rsid w:val="000A3787"/>
    <w:rsid w:val="000B1A5E"/>
    <w:rsid w:val="000B2650"/>
    <w:rsid w:val="000B27BF"/>
    <w:rsid w:val="000B4390"/>
    <w:rsid w:val="000B446E"/>
    <w:rsid w:val="000B4915"/>
    <w:rsid w:val="000B61F7"/>
    <w:rsid w:val="000B65BD"/>
    <w:rsid w:val="000C42A3"/>
    <w:rsid w:val="000C7764"/>
    <w:rsid w:val="000C7840"/>
    <w:rsid w:val="000D17FB"/>
    <w:rsid w:val="000D189A"/>
    <w:rsid w:val="000D3823"/>
    <w:rsid w:val="000D3FB2"/>
    <w:rsid w:val="000D7536"/>
    <w:rsid w:val="000E0BFB"/>
    <w:rsid w:val="000E1DB4"/>
    <w:rsid w:val="000E3392"/>
    <w:rsid w:val="000E5410"/>
    <w:rsid w:val="000F1278"/>
    <w:rsid w:val="000F1D22"/>
    <w:rsid w:val="000F496F"/>
    <w:rsid w:val="000F5C4E"/>
    <w:rsid w:val="000F5F46"/>
    <w:rsid w:val="000F7156"/>
    <w:rsid w:val="00104BF9"/>
    <w:rsid w:val="001067DE"/>
    <w:rsid w:val="00107C52"/>
    <w:rsid w:val="0011253A"/>
    <w:rsid w:val="00115540"/>
    <w:rsid w:val="00122753"/>
    <w:rsid w:val="0012315C"/>
    <w:rsid w:val="00123D1E"/>
    <w:rsid w:val="001271C9"/>
    <w:rsid w:val="00127D60"/>
    <w:rsid w:val="001317AE"/>
    <w:rsid w:val="0013320C"/>
    <w:rsid w:val="00134AB0"/>
    <w:rsid w:val="00135084"/>
    <w:rsid w:val="00135B85"/>
    <w:rsid w:val="00141385"/>
    <w:rsid w:val="00141B40"/>
    <w:rsid w:val="001447FD"/>
    <w:rsid w:val="0014605F"/>
    <w:rsid w:val="001469E3"/>
    <w:rsid w:val="00146A78"/>
    <w:rsid w:val="00151B4E"/>
    <w:rsid w:val="00152E97"/>
    <w:rsid w:val="00154B4F"/>
    <w:rsid w:val="0015569E"/>
    <w:rsid w:val="0016009B"/>
    <w:rsid w:val="00160547"/>
    <w:rsid w:val="001606B0"/>
    <w:rsid w:val="00166823"/>
    <w:rsid w:val="00170C2F"/>
    <w:rsid w:val="00172A6E"/>
    <w:rsid w:val="0017332B"/>
    <w:rsid w:val="00175E52"/>
    <w:rsid w:val="00187176"/>
    <w:rsid w:val="00187681"/>
    <w:rsid w:val="0018775A"/>
    <w:rsid w:val="00192D32"/>
    <w:rsid w:val="00193FA4"/>
    <w:rsid w:val="00194234"/>
    <w:rsid w:val="001A1407"/>
    <w:rsid w:val="001A2917"/>
    <w:rsid w:val="001A359F"/>
    <w:rsid w:val="001A69C9"/>
    <w:rsid w:val="001A6A0B"/>
    <w:rsid w:val="001A7960"/>
    <w:rsid w:val="001B0E2D"/>
    <w:rsid w:val="001C21C0"/>
    <w:rsid w:val="001C2261"/>
    <w:rsid w:val="001C40E4"/>
    <w:rsid w:val="001C54D4"/>
    <w:rsid w:val="001C59C2"/>
    <w:rsid w:val="001C5D94"/>
    <w:rsid w:val="001D1C0F"/>
    <w:rsid w:val="001D24C6"/>
    <w:rsid w:val="001D2C93"/>
    <w:rsid w:val="001D56FC"/>
    <w:rsid w:val="001D59B7"/>
    <w:rsid w:val="001D6ECB"/>
    <w:rsid w:val="001D71B0"/>
    <w:rsid w:val="001E18C3"/>
    <w:rsid w:val="001F2173"/>
    <w:rsid w:val="001F2246"/>
    <w:rsid w:val="001F2558"/>
    <w:rsid w:val="001F54A7"/>
    <w:rsid w:val="001F75C0"/>
    <w:rsid w:val="00203220"/>
    <w:rsid w:val="00206ED5"/>
    <w:rsid w:val="00210158"/>
    <w:rsid w:val="002130B8"/>
    <w:rsid w:val="00215CE6"/>
    <w:rsid w:val="00216703"/>
    <w:rsid w:val="0022334A"/>
    <w:rsid w:val="00227FFB"/>
    <w:rsid w:val="00231E4A"/>
    <w:rsid w:val="00237D31"/>
    <w:rsid w:val="002418F9"/>
    <w:rsid w:val="00245873"/>
    <w:rsid w:val="00250170"/>
    <w:rsid w:val="002516B3"/>
    <w:rsid w:val="00252402"/>
    <w:rsid w:val="002532B1"/>
    <w:rsid w:val="0026012B"/>
    <w:rsid w:val="002658F7"/>
    <w:rsid w:val="00267BD9"/>
    <w:rsid w:val="0027396E"/>
    <w:rsid w:val="00275707"/>
    <w:rsid w:val="00275B7E"/>
    <w:rsid w:val="0027778C"/>
    <w:rsid w:val="00280CEB"/>
    <w:rsid w:val="00281CDD"/>
    <w:rsid w:val="0029128E"/>
    <w:rsid w:val="00292CAD"/>
    <w:rsid w:val="00294971"/>
    <w:rsid w:val="00294E9D"/>
    <w:rsid w:val="00297201"/>
    <w:rsid w:val="002B0083"/>
    <w:rsid w:val="002B0304"/>
    <w:rsid w:val="002B72E9"/>
    <w:rsid w:val="002C4221"/>
    <w:rsid w:val="002C45D9"/>
    <w:rsid w:val="002C700E"/>
    <w:rsid w:val="002D19A7"/>
    <w:rsid w:val="002D2987"/>
    <w:rsid w:val="002E05DF"/>
    <w:rsid w:val="002E2628"/>
    <w:rsid w:val="002E4850"/>
    <w:rsid w:val="002F05C4"/>
    <w:rsid w:val="002F3569"/>
    <w:rsid w:val="002F389D"/>
    <w:rsid w:val="002F3FB5"/>
    <w:rsid w:val="002F6366"/>
    <w:rsid w:val="002F7A27"/>
    <w:rsid w:val="0030724F"/>
    <w:rsid w:val="00310A76"/>
    <w:rsid w:val="00312C98"/>
    <w:rsid w:val="003145A7"/>
    <w:rsid w:val="00316654"/>
    <w:rsid w:val="00317086"/>
    <w:rsid w:val="00317404"/>
    <w:rsid w:val="00324029"/>
    <w:rsid w:val="003319C5"/>
    <w:rsid w:val="00332096"/>
    <w:rsid w:val="00332C9A"/>
    <w:rsid w:val="0033471E"/>
    <w:rsid w:val="003540DD"/>
    <w:rsid w:val="00354DE2"/>
    <w:rsid w:val="00355F91"/>
    <w:rsid w:val="003563F3"/>
    <w:rsid w:val="003627FF"/>
    <w:rsid w:val="00362F78"/>
    <w:rsid w:val="00371A0C"/>
    <w:rsid w:val="003776DB"/>
    <w:rsid w:val="00380FAB"/>
    <w:rsid w:val="00382115"/>
    <w:rsid w:val="003847AF"/>
    <w:rsid w:val="0038564D"/>
    <w:rsid w:val="00385695"/>
    <w:rsid w:val="00386601"/>
    <w:rsid w:val="00387FD6"/>
    <w:rsid w:val="00390FF5"/>
    <w:rsid w:val="0039349B"/>
    <w:rsid w:val="00395AFF"/>
    <w:rsid w:val="00396BA6"/>
    <w:rsid w:val="003A5F9B"/>
    <w:rsid w:val="003B1AD1"/>
    <w:rsid w:val="003B5ECD"/>
    <w:rsid w:val="003B7D2A"/>
    <w:rsid w:val="003C0BE4"/>
    <w:rsid w:val="003C2F73"/>
    <w:rsid w:val="003C3D8B"/>
    <w:rsid w:val="003C6CF2"/>
    <w:rsid w:val="003D0117"/>
    <w:rsid w:val="003D0E3B"/>
    <w:rsid w:val="003D34D5"/>
    <w:rsid w:val="003D61D5"/>
    <w:rsid w:val="003D7F7B"/>
    <w:rsid w:val="003E3CE3"/>
    <w:rsid w:val="003E3E27"/>
    <w:rsid w:val="003E4DCC"/>
    <w:rsid w:val="003E614D"/>
    <w:rsid w:val="003E72AD"/>
    <w:rsid w:val="003F1C3D"/>
    <w:rsid w:val="003F24F5"/>
    <w:rsid w:val="003F3B49"/>
    <w:rsid w:val="003F4601"/>
    <w:rsid w:val="003F471B"/>
    <w:rsid w:val="003F57E0"/>
    <w:rsid w:val="004011EC"/>
    <w:rsid w:val="0040192F"/>
    <w:rsid w:val="00401A06"/>
    <w:rsid w:val="004037DB"/>
    <w:rsid w:val="00404731"/>
    <w:rsid w:val="004049F6"/>
    <w:rsid w:val="00405248"/>
    <w:rsid w:val="0040569B"/>
    <w:rsid w:val="0040570A"/>
    <w:rsid w:val="00406A80"/>
    <w:rsid w:val="00406D1C"/>
    <w:rsid w:val="004077BD"/>
    <w:rsid w:val="00410277"/>
    <w:rsid w:val="0041222E"/>
    <w:rsid w:val="004130BB"/>
    <w:rsid w:val="00415369"/>
    <w:rsid w:val="00424B65"/>
    <w:rsid w:val="00425AD9"/>
    <w:rsid w:val="004268D0"/>
    <w:rsid w:val="00426E47"/>
    <w:rsid w:val="0043127B"/>
    <w:rsid w:val="00431D61"/>
    <w:rsid w:val="00433E20"/>
    <w:rsid w:val="00436AE6"/>
    <w:rsid w:val="004375F7"/>
    <w:rsid w:val="004401F7"/>
    <w:rsid w:val="00440B2C"/>
    <w:rsid w:val="004421D0"/>
    <w:rsid w:val="004467A6"/>
    <w:rsid w:val="00446B44"/>
    <w:rsid w:val="00451384"/>
    <w:rsid w:val="00455E0F"/>
    <w:rsid w:val="00455EEB"/>
    <w:rsid w:val="004632A8"/>
    <w:rsid w:val="00463BF5"/>
    <w:rsid w:val="00463ECB"/>
    <w:rsid w:val="00465A6A"/>
    <w:rsid w:val="004679B0"/>
    <w:rsid w:val="004736B7"/>
    <w:rsid w:val="00473C86"/>
    <w:rsid w:val="00474492"/>
    <w:rsid w:val="0047799B"/>
    <w:rsid w:val="00481261"/>
    <w:rsid w:val="0048325E"/>
    <w:rsid w:val="0048528F"/>
    <w:rsid w:val="0049444F"/>
    <w:rsid w:val="0049728D"/>
    <w:rsid w:val="004A042C"/>
    <w:rsid w:val="004A1146"/>
    <w:rsid w:val="004A2ACA"/>
    <w:rsid w:val="004A41A9"/>
    <w:rsid w:val="004A4717"/>
    <w:rsid w:val="004A7FEE"/>
    <w:rsid w:val="004B23A6"/>
    <w:rsid w:val="004C45C9"/>
    <w:rsid w:val="004C4BF1"/>
    <w:rsid w:val="004C6BC4"/>
    <w:rsid w:val="004C6DAA"/>
    <w:rsid w:val="004D0BA2"/>
    <w:rsid w:val="004D0C36"/>
    <w:rsid w:val="004D22D4"/>
    <w:rsid w:val="004D2C07"/>
    <w:rsid w:val="004D609B"/>
    <w:rsid w:val="004D6C04"/>
    <w:rsid w:val="004E214E"/>
    <w:rsid w:val="004E272A"/>
    <w:rsid w:val="004F1E5C"/>
    <w:rsid w:val="004F2761"/>
    <w:rsid w:val="004F318C"/>
    <w:rsid w:val="004F72E4"/>
    <w:rsid w:val="00503731"/>
    <w:rsid w:val="0050453B"/>
    <w:rsid w:val="00505986"/>
    <w:rsid w:val="00506283"/>
    <w:rsid w:val="005069B0"/>
    <w:rsid w:val="0051381F"/>
    <w:rsid w:val="00515965"/>
    <w:rsid w:val="00515FA4"/>
    <w:rsid w:val="005227BB"/>
    <w:rsid w:val="00522883"/>
    <w:rsid w:val="005244E4"/>
    <w:rsid w:val="00524AE0"/>
    <w:rsid w:val="0052691C"/>
    <w:rsid w:val="00531A35"/>
    <w:rsid w:val="005335E0"/>
    <w:rsid w:val="0053658A"/>
    <w:rsid w:val="005408AF"/>
    <w:rsid w:val="005408B8"/>
    <w:rsid w:val="00541B4E"/>
    <w:rsid w:val="00542917"/>
    <w:rsid w:val="00542E25"/>
    <w:rsid w:val="0054435B"/>
    <w:rsid w:val="00553014"/>
    <w:rsid w:val="00555316"/>
    <w:rsid w:val="00556B50"/>
    <w:rsid w:val="0056254B"/>
    <w:rsid w:val="0056727B"/>
    <w:rsid w:val="005705D2"/>
    <w:rsid w:val="005769B0"/>
    <w:rsid w:val="0057758A"/>
    <w:rsid w:val="00585650"/>
    <w:rsid w:val="005858A3"/>
    <w:rsid w:val="00585B45"/>
    <w:rsid w:val="0058FE4F"/>
    <w:rsid w:val="00592CBC"/>
    <w:rsid w:val="005947CA"/>
    <w:rsid w:val="005A3E6D"/>
    <w:rsid w:val="005A4372"/>
    <w:rsid w:val="005B0FDA"/>
    <w:rsid w:val="005B1EF2"/>
    <w:rsid w:val="005B39AA"/>
    <w:rsid w:val="005B4BCD"/>
    <w:rsid w:val="005B65B1"/>
    <w:rsid w:val="005C0FBB"/>
    <w:rsid w:val="005C491B"/>
    <w:rsid w:val="005C7432"/>
    <w:rsid w:val="005D0141"/>
    <w:rsid w:val="005D0925"/>
    <w:rsid w:val="005E1095"/>
    <w:rsid w:val="005E6838"/>
    <w:rsid w:val="005E68AC"/>
    <w:rsid w:val="005F0E66"/>
    <w:rsid w:val="005F0F0B"/>
    <w:rsid w:val="005F20A4"/>
    <w:rsid w:val="005F64B2"/>
    <w:rsid w:val="005F7319"/>
    <w:rsid w:val="00600522"/>
    <w:rsid w:val="00606190"/>
    <w:rsid w:val="00606320"/>
    <w:rsid w:val="006105D9"/>
    <w:rsid w:val="00612C60"/>
    <w:rsid w:val="006134A4"/>
    <w:rsid w:val="00616AD6"/>
    <w:rsid w:val="00616B48"/>
    <w:rsid w:val="0062038B"/>
    <w:rsid w:val="00621654"/>
    <w:rsid w:val="00622BD1"/>
    <w:rsid w:val="00626940"/>
    <w:rsid w:val="00626F8C"/>
    <w:rsid w:val="00627AAE"/>
    <w:rsid w:val="006305AF"/>
    <w:rsid w:val="00630CA3"/>
    <w:rsid w:val="006329E6"/>
    <w:rsid w:val="0063457F"/>
    <w:rsid w:val="006348AD"/>
    <w:rsid w:val="006363DB"/>
    <w:rsid w:val="00636DE7"/>
    <w:rsid w:val="00637CB5"/>
    <w:rsid w:val="00637E32"/>
    <w:rsid w:val="00641307"/>
    <w:rsid w:val="006414F0"/>
    <w:rsid w:val="00641601"/>
    <w:rsid w:val="00643A52"/>
    <w:rsid w:val="00645BD0"/>
    <w:rsid w:val="00650F9B"/>
    <w:rsid w:val="006517BC"/>
    <w:rsid w:val="006536C6"/>
    <w:rsid w:val="00653839"/>
    <w:rsid w:val="00663EAF"/>
    <w:rsid w:val="0066693B"/>
    <w:rsid w:val="006700D4"/>
    <w:rsid w:val="00675CAB"/>
    <w:rsid w:val="00680774"/>
    <w:rsid w:val="00681A06"/>
    <w:rsid w:val="006922C9"/>
    <w:rsid w:val="006926C5"/>
    <w:rsid w:val="00695483"/>
    <w:rsid w:val="00696718"/>
    <w:rsid w:val="006A057F"/>
    <w:rsid w:val="006A1220"/>
    <w:rsid w:val="006B0005"/>
    <w:rsid w:val="006B0956"/>
    <w:rsid w:val="006B1C33"/>
    <w:rsid w:val="006B20B4"/>
    <w:rsid w:val="006B2EE0"/>
    <w:rsid w:val="006B31A8"/>
    <w:rsid w:val="006B4C6A"/>
    <w:rsid w:val="006C49A9"/>
    <w:rsid w:val="006C5A91"/>
    <w:rsid w:val="006D066E"/>
    <w:rsid w:val="006D1132"/>
    <w:rsid w:val="006D1203"/>
    <w:rsid w:val="006D1286"/>
    <w:rsid w:val="006D5F4D"/>
    <w:rsid w:val="006D79D3"/>
    <w:rsid w:val="006D7D43"/>
    <w:rsid w:val="006E1A4C"/>
    <w:rsid w:val="006E2270"/>
    <w:rsid w:val="006E27DD"/>
    <w:rsid w:val="006E2AF2"/>
    <w:rsid w:val="006E5169"/>
    <w:rsid w:val="006F2F6C"/>
    <w:rsid w:val="006F6A4B"/>
    <w:rsid w:val="00711241"/>
    <w:rsid w:val="0071132E"/>
    <w:rsid w:val="007129B3"/>
    <w:rsid w:val="007144BE"/>
    <w:rsid w:val="007145C4"/>
    <w:rsid w:val="007159BF"/>
    <w:rsid w:val="00715F60"/>
    <w:rsid w:val="00720ABB"/>
    <w:rsid w:val="00722227"/>
    <w:rsid w:val="00726DF4"/>
    <w:rsid w:val="007304DB"/>
    <w:rsid w:val="00731FB8"/>
    <w:rsid w:val="00732854"/>
    <w:rsid w:val="00732EFC"/>
    <w:rsid w:val="00744B67"/>
    <w:rsid w:val="00745D77"/>
    <w:rsid w:val="0074607D"/>
    <w:rsid w:val="00751FE7"/>
    <w:rsid w:val="00753321"/>
    <w:rsid w:val="00753718"/>
    <w:rsid w:val="00756449"/>
    <w:rsid w:val="007624F1"/>
    <w:rsid w:val="00765688"/>
    <w:rsid w:val="007667A4"/>
    <w:rsid w:val="00767FB4"/>
    <w:rsid w:val="00770591"/>
    <w:rsid w:val="00772ECF"/>
    <w:rsid w:val="00777648"/>
    <w:rsid w:val="00780EA8"/>
    <w:rsid w:val="007A16E9"/>
    <w:rsid w:val="007A3AC5"/>
    <w:rsid w:val="007A6220"/>
    <w:rsid w:val="007A654E"/>
    <w:rsid w:val="007B184B"/>
    <w:rsid w:val="007B1D5C"/>
    <w:rsid w:val="007B3107"/>
    <w:rsid w:val="007B6B2F"/>
    <w:rsid w:val="007C10FD"/>
    <w:rsid w:val="007C2C04"/>
    <w:rsid w:val="007C3CFA"/>
    <w:rsid w:val="007C419F"/>
    <w:rsid w:val="007C5469"/>
    <w:rsid w:val="007C5C82"/>
    <w:rsid w:val="007D0CE9"/>
    <w:rsid w:val="007D1257"/>
    <w:rsid w:val="007D2073"/>
    <w:rsid w:val="007D44E8"/>
    <w:rsid w:val="007D6F5C"/>
    <w:rsid w:val="007D7A90"/>
    <w:rsid w:val="007E33A7"/>
    <w:rsid w:val="007E3823"/>
    <w:rsid w:val="007E3CFE"/>
    <w:rsid w:val="007E414E"/>
    <w:rsid w:val="007E578B"/>
    <w:rsid w:val="007E7B4C"/>
    <w:rsid w:val="007F29FA"/>
    <w:rsid w:val="007F6B45"/>
    <w:rsid w:val="00802D70"/>
    <w:rsid w:val="008041BC"/>
    <w:rsid w:val="0080535A"/>
    <w:rsid w:val="00805DF0"/>
    <w:rsid w:val="0080619E"/>
    <w:rsid w:val="00806426"/>
    <w:rsid w:val="0080728B"/>
    <w:rsid w:val="00807FA8"/>
    <w:rsid w:val="008124D9"/>
    <w:rsid w:val="0081650E"/>
    <w:rsid w:val="008169D0"/>
    <w:rsid w:val="00816CDA"/>
    <w:rsid w:val="008247AA"/>
    <w:rsid w:val="0082510D"/>
    <w:rsid w:val="00825CBA"/>
    <w:rsid w:val="00832BF0"/>
    <w:rsid w:val="00836D7A"/>
    <w:rsid w:val="0083711C"/>
    <w:rsid w:val="0084343E"/>
    <w:rsid w:val="008458BE"/>
    <w:rsid w:val="00850E12"/>
    <w:rsid w:val="00854138"/>
    <w:rsid w:val="00856EB9"/>
    <w:rsid w:val="00860631"/>
    <w:rsid w:val="00861048"/>
    <w:rsid w:val="00861A7E"/>
    <w:rsid w:val="0086362D"/>
    <w:rsid w:val="00866767"/>
    <w:rsid w:val="00867495"/>
    <w:rsid w:val="00870FCB"/>
    <w:rsid w:val="00873AD4"/>
    <w:rsid w:val="00874B25"/>
    <w:rsid w:val="00881ECD"/>
    <w:rsid w:val="00883939"/>
    <w:rsid w:val="00893529"/>
    <w:rsid w:val="008965BB"/>
    <w:rsid w:val="008968FB"/>
    <w:rsid w:val="00897CB6"/>
    <w:rsid w:val="00897D9C"/>
    <w:rsid w:val="00897FF3"/>
    <w:rsid w:val="008A2F8F"/>
    <w:rsid w:val="008A3006"/>
    <w:rsid w:val="008A40ED"/>
    <w:rsid w:val="008A57E2"/>
    <w:rsid w:val="008B6295"/>
    <w:rsid w:val="008B67C6"/>
    <w:rsid w:val="008B7920"/>
    <w:rsid w:val="008C1864"/>
    <w:rsid w:val="008C39A0"/>
    <w:rsid w:val="008C3FA2"/>
    <w:rsid w:val="008C41B5"/>
    <w:rsid w:val="008C5BAF"/>
    <w:rsid w:val="008C6B95"/>
    <w:rsid w:val="008D1522"/>
    <w:rsid w:val="008D73F4"/>
    <w:rsid w:val="008E1EDE"/>
    <w:rsid w:val="008E309B"/>
    <w:rsid w:val="008E42DB"/>
    <w:rsid w:val="008E4685"/>
    <w:rsid w:val="008E63AB"/>
    <w:rsid w:val="008E7B6D"/>
    <w:rsid w:val="008F1530"/>
    <w:rsid w:val="008F390C"/>
    <w:rsid w:val="008F5E7A"/>
    <w:rsid w:val="008F7309"/>
    <w:rsid w:val="00900241"/>
    <w:rsid w:val="00903025"/>
    <w:rsid w:val="00906848"/>
    <w:rsid w:val="009078E1"/>
    <w:rsid w:val="009130FB"/>
    <w:rsid w:val="00914A5F"/>
    <w:rsid w:val="00915B39"/>
    <w:rsid w:val="00916B14"/>
    <w:rsid w:val="00917152"/>
    <w:rsid w:val="00925B27"/>
    <w:rsid w:val="00932B1B"/>
    <w:rsid w:val="0093552E"/>
    <w:rsid w:val="0094113E"/>
    <w:rsid w:val="009439E8"/>
    <w:rsid w:val="00944274"/>
    <w:rsid w:val="00945030"/>
    <w:rsid w:val="009501FA"/>
    <w:rsid w:val="00954B61"/>
    <w:rsid w:val="00963856"/>
    <w:rsid w:val="00972E39"/>
    <w:rsid w:val="0097759C"/>
    <w:rsid w:val="00977DB5"/>
    <w:rsid w:val="00980108"/>
    <w:rsid w:val="00983FF4"/>
    <w:rsid w:val="00987595"/>
    <w:rsid w:val="00990ACA"/>
    <w:rsid w:val="009946F4"/>
    <w:rsid w:val="00996B44"/>
    <w:rsid w:val="00996B65"/>
    <w:rsid w:val="00997603"/>
    <w:rsid w:val="00997A83"/>
    <w:rsid w:val="009A050A"/>
    <w:rsid w:val="009A0DB1"/>
    <w:rsid w:val="009A135D"/>
    <w:rsid w:val="009A25A5"/>
    <w:rsid w:val="009A60A0"/>
    <w:rsid w:val="009A7621"/>
    <w:rsid w:val="009B11BC"/>
    <w:rsid w:val="009B2032"/>
    <w:rsid w:val="009B2C78"/>
    <w:rsid w:val="009B2E35"/>
    <w:rsid w:val="009B60A9"/>
    <w:rsid w:val="009B6E38"/>
    <w:rsid w:val="009B739C"/>
    <w:rsid w:val="009B7B8E"/>
    <w:rsid w:val="009C018B"/>
    <w:rsid w:val="009C1560"/>
    <w:rsid w:val="009C1AE3"/>
    <w:rsid w:val="009C6878"/>
    <w:rsid w:val="009C6D09"/>
    <w:rsid w:val="009D0769"/>
    <w:rsid w:val="009D126B"/>
    <w:rsid w:val="009D168E"/>
    <w:rsid w:val="009D1AFB"/>
    <w:rsid w:val="009D538C"/>
    <w:rsid w:val="009D5890"/>
    <w:rsid w:val="009D5CAC"/>
    <w:rsid w:val="009D7EBD"/>
    <w:rsid w:val="009E0622"/>
    <w:rsid w:val="009E0AAD"/>
    <w:rsid w:val="009E2D1F"/>
    <w:rsid w:val="009E5D70"/>
    <w:rsid w:val="009F25B4"/>
    <w:rsid w:val="009F3063"/>
    <w:rsid w:val="009F3558"/>
    <w:rsid w:val="009F4322"/>
    <w:rsid w:val="009F79A8"/>
    <w:rsid w:val="00A0085B"/>
    <w:rsid w:val="00A00D04"/>
    <w:rsid w:val="00A05100"/>
    <w:rsid w:val="00A12CD3"/>
    <w:rsid w:val="00A16928"/>
    <w:rsid w:val="00A171B4"/>
    <w:rsid w:val="00A174A5"/>
    <w:rsid w:val="00A213FD"/>
    <w:rsid w:val="00A22440"/>
    <w:rsid w:val="00A231CE"/>
    <w:rsid w:val="00A23ED6"/>
    <w:rsid w:val="00A25CCA"/>
    <w:rsid w:val="00A25FCC"/>
    <w:rsid w:val="00A26D4F"/>
    <w:rsid w:val="00A30A8E"/>
    <w:rsid w:val="00A35CC6"/>
    <w:rsid w:val="00A40488"/>
    <w:rsid w:val="00A40FC6"/>
    <w:rsid w:val="00A425D1"/>
    <w:rsid w:val="00A4618B"/>
    <w:rsid w:val="00A470DB"/>
    <w:rsid w:val="00A5373B"/>
    <w:rsid w:val="00A54410"/>
    <w:rsid w:val="00A556C8"/>
    <w:rsid w:val="00A56A27"/>
    <w:rsid w:val="00A56D68"/>
    <w:rsid w:val="00A57CAB"/>
    <w:rsid w:val="00A60286"/>
    <w:rsid w:val="00A72635"/>
    <w:rsid w:val="00A736D6"/>
    <w:rsid w:val="00A74965"/>
    <w:rsid w:val="00A763C4"/>
    <w:rsid w:val="00A774F0"/>
    <w:rsid w:val="00A83279"/>
    <w:rsid w:val="00A94D6C"/>
    <w:rsid w:val="00A9522F"/>
    <w:rsid w:val="00AA15F2"/>
    <w:rsid w:val="00AA220F"/>
    <w:rsid w:val="00AB043B"/>
    <w:rsid w:val="00AC1B7F"/>
    <w:rsid w:val="00AC5E79"/>
    <w:rsid w:val="00AD224D"/>
    <w:rsid w:val="00AD4D41"/>
    <w:rsid w:val="00AD610E"/>
    <w:rsid w:val="00AE7B4F"/>
    <w:rsid w:val="00AF2E02"/>
    <w:rsid w:val="00AF3383"/>
    <w:rsid w:val="00AF48BC"/>
    <w:rsid w:val="00AF74A3"/>
    <w:rsid w:val="00B01BAD"/>
    <w:rsid w:val="00B01CF0"/>
    <w:rsid w:val="00B02F06"/>
    <w:rsid w:val="00B07EDA"/>
    <w:rsid w:val="00B1344F"/>
    <w:rsid w:val="00B1578A"/>
    <w:rsid w:val="00B15A2A"/>
    <w:rsid w:val="00B168A6"/>
    <w:rsid w:val="00B16E93"/>
    <w:rsid w:val="00B171D5"/>
    <w:rsid w:val="00B21C47"/>
    <w:rsid w:val="00B23035"/>
    <w:rsid w:val="00B274B6"/>
    <w:rsid w:val="00B30926"/>
    <w:rsid w:val="00B33A56"/>
    <w:rsid w:val="00B34BF3"/>
    <w:rsid w:val="00B37639"/>
    <w:rsid w:val="00B40313"/>
    <w:rsid w:val="00B4234B"/>
    <w:rsid w:val="00B433F8"/>
    <w:rsid w:val="00B452A9"/>
    <w:rsid w:val="00B508CA"/>
    <w:rsid w:val="00B52237"/>
    <w:rsid w:val="00B52A29"/>
    <w:rsid w:val="00B542BA"/>
    <w:rsid w:val="00B54487"/>
    <w:rsid w:val="00B54780"/>
    <w:rsid w:val="00B54D97"/>
    <w:rsid w:val="00B62521"/>
    <w:rsid w:val="00B62B1C"/>
    <w:rsid w:val="00B638AC"/>
    <w:rsid w:val="00B73704"/>
    <w:rsid w:val="00B81DE3"/>
    <w:rsid w:val="00B848E4"/>
    <w:rsid w:val="00B851C6"/>
    <w:rsid w:val="00B90BEF"/>
    <w:rsid w:val="00B91080"/>
    <w:rsid w:val="00B94C48"/>
    <w:rsid w:val="00B952DA"/>
    <w:rsid w:val="00BA0C82"/>
    <w:rsid w:val="00BA53ED"/>
    <w:rsid w:val="00BB6413"/>
    <w:rsid w:val="00BB6ECB"/>
    <w:rsid w:val="00BB7036"/>
    <w:rsid w:val="00BC17FE"/>
    <w:rsid w:val="00BC192B"/>
    <w:rsid w:val="00BC35BA"/>
    <w:rsid w:val="00BD1997"/>
    <w:rsid w:val="00BD1CE5"/>
    <w:rsid w:val="00BD38A9"/>
    <w:rsid w:val="00BD5B25"/>
    <w:rsid w:val="00BE3163"/>
    <w:rsid w:val="00BE3C94"/>
    <w:rsid w:val="00BE591E"/>
    <w:rsid w:val="00BF6B66"/>
    <w:rsid w:val="00C063D4"/>
    <w:rsid w:val="00C0675C"/>
    <w:rsid w:val="00C067E4"/>
    <w:rsid w:val="00C07573"/>
    <w:rsid w:val="00C13E89"/>
    <w:rsid w:val="00C14F4F"/>
    <w:rsid w:val="00C20E6B"/>
    <w:rsid w:val="00C25FD3"/>
    <w:rsid w:val="00C27B4B"/>
    <w:rsid w:val="00C27F50"/>
    <w:rsid w:val="00C31165"/>
    <w:rsid w:val="00C31EE1"/>
    <w:rsid w:val="00C41E6D"/>
    <w:rsid w:val="00C476E3"/>
    <w:rsid w:val="00C47796"/>
    <w:rsid w:val="00C5207C"/>
    <w:rsid w:val="00C54D74"/>
    <w:rsid w:val="00C56CD6"/>
    <w:rsid w:val="00C56FA8"/>
    <w:rsid w:val="00C60C27"/>
    <w:rsid w:val="00C612EF"/>
    <w:rsid w:val="00C64025"/>
    <w:rsid w:val="00C67C9A"/>
    <w:rsid w:val="00C77007"/>
    <w:rsid w:val="00C77540"/>
    <w:rsid w:val="00C80867"/>
    <w:rsid w:val="00C81090"/>
    <w:rsid w:val="00C84582"/>
    <w:rsid w:val="00C909B9"/>
    <w:rsid w:val="00C96D4E"/>
    <w:rsid w:val="00C9733B"/>
    <w:rsid w:val="00CA0587"/>
    <w:rsid w:val="00CA1B73"/>
    <w:rsid w:val="00CA1C60"/>
    <w:rsid w:val="00CA29E5"/>
    <w:rsid w:val="00CA5C6F"/>
    <w:rsid w:val="00CA76A5"/>
    <w:rsid w:val="00CB0316"/>
    <w:rsid w:val="00CB040D"/>
    <w:rsid w:val="00CB0F06"/>
    <w:rsid w:val="00CB2B1B"/>
    <w:rsid w:val="00CB434D"/>
    <w:rsid w:val="00CB5049"/>
    <w:rsid w:val="00CB5521"/>
    <w:rsid w:val="00CB5BC4"/>
    <w:rsid w:val="00CB5DAE"/>
    <w:rsid w:val="00CC5597"/>
    <w:rsid w:val="00CC5BD1"/>
    <w:rsid w:val="00CD0155"/>
    <w:rsid w:val="00CD05C2"/>
    <w:rsid w:val="00CD2632"/>
    <w:rsid w:val="00CD2F08"/>
    <w:rsid w:val="00CD3B00"/>
    <w:rsid w:val="00CD56A4"/>
    <w:rsid w:val="00CD62BC"/>
    <w:rsid w:val="00CE4849"/>
    <w:rsid w:val="00CE4A9E"/>
    <w:rsid w:val="00CE7569"/>
    <w:rsid w:val="00CE7893"/>
    <w:rsid w:val="00CF09E9"/>
    <w:rsid w:val="00CF2E8F"/>
    <w:rsid w:val="00CF4CA9"/>
    <w:rsid w:val="00CF4E17"/>
    <w:rsid w:val="00CF5526"/>
    <w:rsid w:val="00CF55DB"/>
    <w:rsid w:val="00CF725C"/>
    <w:rsid w:val="00D02601"/>
    <w:rsid w:val="00D03089"/>
    <w:rsid w:val="00D10316"/>
    <w:rsid w:val="00D17A43"/>
    <w:rsid w:val="00D201AB"/>
    <w:rsid w:val="00D219DC"/>
    <w:rsid w:val="00D22056"/>
    <w:rsid w:val="00D22372"/>
    <w:rsid w:val="00D24BBB"/>
    <w:rsid w:val="00D2615A"/>
    <w:rsid w:val="00D26341"/>
    <w:rsid w:val="00D31503"/>
    <w:rsid w:val="00D3384F"/>
    <w:rsid w:val="00D35D9B"/>
    <w:rsid w:val="00D37C25"/>
    <w:rsid w:val="00D400EA"/>
    <w:rsid w:val="00D40408"/>
    <w:rsid w:val="00D409B8"/>
    <w:rsid w:val="00D41F9A"/>
    <w:rsid w:val="00D42308"/>
    <w:rsid w:val="00D4250F"/>
    <w:rsid w:val="00D51422"/>
    <w:rsid w:val="00D52975"/>
    <w:rsid w:val="00D632BE"/>
    <w:rsid w:val="00D667C5"/>
    <w:rsid w:val="00D667F8"/>
    <w:rsid w:val="00D66E4C"/>
    <w:rsid w:val="00D707B9"/>
    <w:rsid w:val="00D7157F"/>
    <w:rsid w:val="00D71BDC"/>
    <w:rsid w:val="00D75047"/>
    <w:rsid w:val="00D762A9"/>
    <w:rsid w:val="00D7747A"/>
    <w:rsid w:val="00D810D6"/>
    <w:rsid w:val="00D831FB"/>
    <w:rsid w:val="00D83BA9"/>
    <w:rsid w:val="00D83F37"/>
    <w:rsid w:val="00D87265"/>
    <w:rsid w:val="00D90A99"/>
    <w:rsid w:val="00D939BB"/>
    <w:rsid w:val="00D955AD"/>
    <w:rsid w:val="00D97C0F"/>
    <w:rsid w:val="00DA1116"/>
    <w:rsid w:val="00DA34C4"/>
    <w:rsid w:val="00DA55B5"/>
    <w:rsid w:val="00DA73BD"/>
    <w:rsid w:val="00DB1C2B"/>
    <w:rsid w:val="00DB2611"/>
    <w:rsid w:val="00DB4063"/>
    <w:rsid w:val="00DB5989"/>
    <w:rsid w:val="00DC26B2"/>
    <w:rsid w:val="00DC32AB"/>
    <w:rsid w:val="00DC381D"/>
    <w:rsid w:val="00DC4384"/>
    <w:rsid w:val="00DD478D"/>
    <w:rsid w:val="00DD49FD"/>
    <w:rsid w:val="00DE7EEC"/>
    <w:rsid w:val="00DF1E8C"/>
    <w:rsid w:val="00DF3F0B"/>
    <w:rsid w:val="00E00018"/>
    <w:rsid w:val="00E00BCC"/>
    <w:rsid w:val="00E011AB"/>
    <w:rsid w:val="00E017B1"/>
    <w:rsid w:val="00E025F9"/>
    <w:rsid w:val="00E07F59"/>
    <w:rsid w:val="00E10023"/>
    <w:rsid w:val="00E14088"/>
    <w:rsid w:val="00E17CDB"/>
    <w:rsid w:val="00E20664"/>
    <w:rsid w:val="00E25AA7"/>
    <w:rsid w:val="00E27E30"/>
    <w:rsid w:val="00E333C9"/>
    <w:rsid w:val="00E3420F"/>
    <w:rsid w:val="00E37DB2"/>
    <w:rsid w:val="00E42AD3"/>
    <w:rsid w:val="00E508B0"/>
    <w:rsid w:val="00E5645B"/>
    <w:rsid w:val="00E60858"/>
    <w:rsid w:val="00E6180C"/>
    <w:rsid w:val="00E64144"/>
    <w:rsid w:val="00E75D88"/>
    <w:rsid w:val="00E821C1"/>
    <w:rsid w:val="00E82368"/>
    <w:rsid w:val="00E84C64"/>
    <w:rsid w:val="00E856DA"/>
    <w:rsid w:val="00E868D7"/>
    <w:rsid w:val="00E90878"/>
    <w:rsid w:val="00E934EA"/>
    <w:rsid w:val="00E94944"/>
    <w:rsid w:val="00E962FA"/>
    <w:rsid w:val="00EA01C2"/>
    <w:rsid w:val="00EA067B"/>
    <w:rsid w:val="00EA3296"/>
    <w:rsid w:val="00EA50BF"/>
    <w:rsid w:val="00EB1EFD"/>
    <w:rsid w:val="00EB5B00"/>
    <w:rsid w:val="00EC2330"/>
    <w:rsid w:val="00EC3087"/>
    <w:rsid w:val="00EC5B7A"/>
    <w:rsid w:val="00EC68CF"/>
    <w:rsid w:val="00ED220A"/>
    <w:rsid w:val="00ED30D3"/>
    <w:rsid w:val="00ED346E"/>
    <w:rsid w:val="00EE59BB"/>
    <w:rsid w:val="00EF193B"/>
    <w:rsid w:val="00EF1E86"/>
    <w:rsid w:val="00F04B96"/>
    <w:rsid w:val="00F05F0B"/>
    <w:rsid w:val="00F06607"/>
    <w:rsid w:val="00F07B84"/>
    <w:rsid w:val="00F10050"/>
    <w:rsid w:val="00F10850"/>
    <w:rsid w:val="00F13D70"/>
    <w:rsid w:val="00F210BA"/>
    <w:rsid w:val="00F23A67"/>
    <w:rsid w:val="00F25DAB"/>
    <w:rsid w:val="00F273B9"/>
    <w:rsid w:val="00F27526"/>
    <w:rsid w:val="00F32FC8"/>
    <w:rsid w:val="00F37FD2"/>
    <w:rsid w:val="00F40007"/>
    <w:rsid w:val="00F432C7"/>
    <w:rsid w:val="00F43805"/>
    <w:rsid w:val="00F463F4"/>
    <w:rsid w:val="00F4777C"/>
    <w:rsid w:val="00F477CB"/>
    <w:rsid w:val="00F47D91"/>
    <w:rsid w:val="00F506C0"/>
    <w:rsid w:val="00F530E6"/>
    <w:rsid w:val="00F55AA3"/>
    <w:rsid w:val="00F565D5"/>
    <w:rsid w:val="00F57286"/>
    <w:rsid w:val="00F66116"/>
    <w:rsid w:val="00F67905"/>
    <w:rsid w:val="00F67B5A"/>
    <w:rsid w:val="00F841F8"/>
    <w:rsid w:val="00F8455A"/>
    <w:rsid w:val="00F85651"/>
    <w:rsid w:val="00F87A82"/>
    <w:rsid w:val="00F87D32"/>
    <w:rsid w:val="00F905AD"/>
    <w:rsid w:val="00F90BCC"/>
    <w:rsid w:val="00F943C8"/>
    <w:rsid w:val="00F95BE7"/>
    <w:rsid w:val="00F97479"/>
    <w:rsid w:val="00FA0839"/>
    <w:rsid w:val="00FA119E"/>
    <w:rsid w:val="00FA1926"/>
    <w:rsid w:val="00FA272B"/>
    <w:rsid w:val="00FA4452"/>
    <w:rsid w:val="00FA4C5D"/>
    <w:rsid w:val="00FA66A4"/>
    <w:rsid w:val="00FB3484"/>
    <w:rsid w:val="00FB5BF5"/>
    <w:rsid w:val="00FB61AF"/>
    <w:rsid w:val="00FB668F"/>
    <w:rsid w:val="00FB7824"/>
    <w:rsid w:val="00FC4997"/>
    <w:rsid w:val="00FC525D"/>
    <w:rsid w:val="00FD2D16"/>
    <w:rsid w:val="00FD7804"/>
    <w:rsid w:val="00FD78E0"/>
    <w:rsid w:val="00FD7D40"/>
    <w:rsid w:val="00FE0C06"/>
    <w:rsid w:val="00FE0D76"/>
    <w:rsid w:val="00FE1464"/>
    <w:rsid w:val="00FE33E4"/>
    <w:rsid w:val="00FE5DAA"/>
    <w:rsid w:val="00FF00DF"/>
    <w:rsid w:val="00FF3A2D"/>
    <w:rsid w:val="0281F8F5"/>
    <w:rsid w:val="03C594C8"/>
    <w:rsid w:val="0403C90A"/>
    <w:rsid w:val="04B014D8"/>
    <w:rsid w:val="05146BC0"/>
    <w:rsid w:val="06BA8552"/>
    <w:rsid w:val="071CF8BE"/>
    <w:rsid w:val="08D7ADE2"/>
    <w:rsid w:val="09E8DACB"/>
    <w:rsid w:val="0AA56FDB"/>
    <w:rsid w:val="10411749"/>
    <w:rsid w:val="11F8AC06"/>
    <w:rsid w:val="15404693"/>
    <w:rsid w:val="15EA94B9"/>
    <w:rsid w:val="1ED84C53"/>
    <w:rsid w:val="2268A973"/>
    <w:rsid w:val="25849ECF"/>
    <w:rsid w:val="25E9964B"/>
    <w:rsid w:val="27BFB7AA"/>
    <w:rsid w:val="27EBFC79"/>
    <w:rsid w:val="28293278"/>
    <w:rsid w:val="28CAF043"/>
    <w:rsid w:val="2B3D9B0C"/>
    <w:rsid w:val="2B6C4056"/>
    <w:rsid w:val="2C1524C1"/>
    <w:rsid w:val="2D9E1322"/>
    <w:rsid w:val="330E805D"/>
    <w:rsid w:val="34E877B4"/>
    <w:rsid w:val="3F18154D"/>
    <w:rsid w:val="3F1AC1BE"/>
    <w:rsid w:val="442307AA"/>
    <w:rsid w:val="467649A0"/>
    <w:rsid w:val="4679A6F4"/>
    <w:rsid w:val="499BC98A"/>
    <w:rsid w:val="49ADD895"/>
    <w:rsid w:val="4BA242F1"/>
    <w:rsid w:val="4BFE47D3"/>
    <w:rsid w:val="4CCC08B8"/>
    <w:rsid w:val="50C936DF"/>
    <w:rsid w:val="5128D197"/>
    <w:rsid w:val="533699AE"/>
    <w:rsid w:val="54125400"/>
    <w:rsid w:val="54DB0EE3"/>
    <w:rsid w:val="55E892F2"/>
    <w:rsid w:val="55FE94EB"/>
    <w:rsid w:val="57A480F2"/>
    <w:rsid w:val="57ADCFD3"/>
    <w:rsid w:val="585BE8B2"/>
    <w:rsid w:val="5BE607F4"/>
    <w:rsid w:val="5C23E4B8"/>
    <w:rsid w:val="5C407F2A"/>
    <w:rsid w:val="5CD2D3AD"/>
    <w:rsid w:val="5F46A05C"/>
    <w:rsid w:val="6218F398"/>
    <w:rsid w:val="63CC8AE0"/>
    <w:rsid w:val="65FFD37A"/>
    <w:rsid w:val="66AF26CA"/>
    <w:rsid w:val="6878311E"/>
    <w:rsid w:val="69BE43F2"/>
    <w:rsid w:val="69C5108F"/>
    <w:rsid w:val="6A8CB264"/>
    <w:rsid w:val="6B13AF27"/>
    <w:rsid w:val="6BFBACCA"/>
    <w:rsid w:val="6C12C053"/>
    <w:rsid w:val="6DBA7467"/>
    <w:rsid w:val="6F79CA1C"/>
    <w:rsid w:val="71832A3E"/>
    <w:rsid w:val="7339A7AA"/>
    <w:rsid w:val="754695F9"/>
    <w:rsid w:val="757956EB"/>
    <w:rsid w:val="76AC5F48"/>
    <w:rsid w:val="77B47612"/>
    <w:rsid w:val="79906651"/>
    <w:rsid w:val="7A03CB4B"/>
    <w:rsid w:val="7B8DE75A"/>
    <w:rsid w:val="7CA4DE49"/>
    <w:rsid w:val="7CBE1C57"/>
    <w:rsid w:val="7DD4A995"/>
    <w:rsid w:val="7F455149"/>
    <w:rsid w:val="7FCB557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B3A16"/>
  <w15:chartTrackingRefBased/>
  <w15:docId w15:val="{4AE11B5C-4B2B-4B21-9BDF-9F8DAB890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15965"/>
    <w:pPr>
      <w:widowControl w:val="0"/>
      <w:autoSpaceDE w:val="0"/>
      <w:autoSpaceDN w:val="0"/>
      <w:spacing w:after="0" w:line="240" w:lineRule="auto"/>
      <w:ind w:left="230"/>
      <w:outlineLvl w:val="0"/>
    </w:pPr>
    <w:rPr>
      <w:rFonts w:ascii="Times New Roman" w:eastAsia="Times New Roman" w:hAnsi="Times New Roman" w:cs="Times New Roman"/>
      <w:b/>
      <w:bCs/>
      <w:lang w:val="en-US"/>
    </w:rPr>
  </w:style>
  <w:style w:type="paragraph" w:styleId="Heading2">
    <w:name w:val="heading 2"/>
    <w:basedOn w:val="Normal"/>
    <w:next w:val="Normal"/>
    <w:link w:val="Heading2Char"/>
    <w:uiPriority w:val="9"/>
    <w:semiHidden/>
    <w:unhideWhenUsed/>
    <w:qFormat/>
    <w:rsid w:val="00CE789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E78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6C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6C04"/>
  </w:style>
  <w:style w:type="paragraph" w:styleId="Footer">
    <w:name w:val="footer"/>
    <w:basedOn w:val="Normal"/>
    <w:link w:val="FooterChar"/>
    <w:uiPriority w:val="99"/>
    <w:unhideWhenUsed/>
    <w:rsid w:val="004D6C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6C04"/>
  </w:style>
  <w:style w:type="character" w:customStyle="1" w:styleId="Heading1Char">
    <w:name w:val="Heading 1 Char"/>
    <w:basedOn w:val="DefaultParagraphFont"/>
    <w:link w:val="Heading1"/>
    <w:uiPriority w:val="9"/>
    <w:rsid w:val="00515965"/>
    <w:rPr>
      <w:rFonts w:ascii="Times New Roman" w:eastAsia="Times New Roman" w:hAnsi="Times New Roman" w:cs="Times New Roman"/>
      <w:b/>
      <w:bCs/>
      <w:lang w:val="en-US"/>
    </w:rPr>
  </w:style>
  <w:style w:type="paragraph" w:styleId="Title">
    <w:name w:val="Title"/>
    <w:basedOn w:val="Normal"/>
    <w:link w:val="TitleChar"/>
    <w:uiPriority w:val="10"/>
    <w:qFormat/>
    <w:rsid w:val="00515965"/>
    <w:pPr>
      <w:widowControl w:val="0"/>
      <w:autoSpaceDE w:val="0"/>
      <w:autoSpaceDN w:val="0"/>
      <w:spacing w:after="0" w:line="240" w:lineRule="auto"/>
      <w:ind w:left="592"/>
      <w:jc w:val="center"/>
    </w:pPr>
    <w:rPr>
      <w:rFonts w:ascii="Times New Roman" w:eastAsia="Times New Roman" w:hAnsi="Times New Roman" w:cs="Times New Roman"/>
      <w:b/>
      <w:bCs/>
      <w:i/>
      <w:iCs/>
      <w:sz w:val="28"/>
      <w:szCs w:val="28"/>
      <w:u w:val="single" w:color="000000"/>
      <w:lang w:val="en-US"/>
    </w:rPr>
  </w:style>
  <w:style w:type="character" w:customStyle="1" w:styleId="TitleChar">
    <w:name w:val="Title Char"/>
    <w:basedOn w:val="DefaultParagraphFont"/>
    <w:link w:val="Title"/>
    <w:uiPriority w:val="10"/>
    <w:rsid w:val="00515965"/>
    <w:rPr>
      <w:rFonts w:ascii="Times New Roman" w:eastAsia="Times New Roman" w:hAnsi="Times New Roman" w:cs="Times New Roman"/>
      <w:b/>
      <w:bCs/>
      <w:i/>
      <w:iCs/>
      <w:sz w:val="28"/>
      <w:szCs w:val="28"/>
      <w:u w:val="single" w:color="000000"/>
      <w:lang w:val="en-US"/>
    </w:rPr>
  </w:style>
  <w:style w:type="paragraph" w:styleId="BodyText">
    <w:name w:val="Body Text"/>
    <w:basedOn w:val="Normal"/>
    <w:link w:val="BodyTextChar"/>
    <w:uiPriority w:val="1"/>
    <w:qFormat/>
    <w:rsid w:val="00515965"/>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515965"/>
    <w:rPr>
      <w:rFonts w:ascii="Times New Roman" w:eastAsia="Times New Roman" w:hAnsi="Times New Roman" w:cs="Times New Roman"/>
      <w:lang w:val="en-US"/>
    </w:rPr>
  </w:style>
  <w:style w:type="paragraph" w:customStyle="1" w:styleId="TableParagraph">
    <w:name w:val="Table Paragraph"/>
    <w:basedOn w:val="Normal"/>
    <w:uiPriority w:val="1"/>
    <w:qFormat/>
    <w:rsid w:val="00515965"/>
    <w:pPr>
      <w:widowControl w:val="0"/>
      <w:autoSpaceDE w:val="0"/>
      <w:autoSpaceDN w:val="0"/>
      <w:spacing w:after="0" w:line="240" w:lineRule="auto"/>
    </w:pPr>
    <w:rPr>
      <w:rFonts w:ascii="Times New Roman" w:eastAsia="Times New Roman" w:hAnsi="Times New Roman" w:cs="Times New Roman"/>
      <w:lang w:val="en-US"/>
    </w:rPr>
  </w:style>
  <w:style w:type="paragraph" w:styleId="ListParagraph">
    <w:name w:val="List Paragraph"/>
    <w:basedOn w:val="Normal"/>
    <w:uiPriority w:val="1"/>
    <w:qFormat/>
    <w:rsid w:val="00515965"/>
    <w:pPr>
      <w:widowControl w:val="0"/>
      <w:autoSpaceDE w:val="0"/>
      <w:autoSpaceDN w:val="0"/>
      <w:spacing w:after="0" w:line="240" w:lineRule="auto"/>
      <w:ind w:left="1310" w:hanging="360"/>
    </w:pPr>
    <w:rPr>
      <w:rFonts w:ascii="Times New Roman" w:eastAsia="Times New Roman" w:hAnsi="Times New Roman" w:cs="Times New Roman"/>
      <w:lang w:val="en-US"/>
    </w:rPr>
  </w:style>
  <w:style w:type="paragraph" w:styleId="NoSpacing">
    <w:name w:val="No Spacing"/>
    <w:uiPriority w:val="1"/>
    <w:qFormat/>
    <w:rsid w:val="004D2C07"/>
    <w:pPr>
      <w:widowControl w:val="0"/>
      <w:autoSpaceDE w:val="0"/>
      <w:autoSpaceDN w:val="0"/>
      <w:spacing w:after="0" w:line="240" w:lineRule="auto"/>
    </w:pPr>
    <w:rPr>
      <w:rFonts w:ascii="Calibri" w:eastAsia="Calibri" w:hAnsi="Calibri" w:cs="Calibri"/>
      <w:lang w:val="en-US"/>
    </w:rPr>
  </w:style>
  <w:style w:type="paragraph" w:styleId="Revision">
    <w:name w:val="Revision"/>
    <w:hidden/>
    <w:uiPriority w:val="99"/>
    <w:semiHidden/>
    <w:rsid w:val="00A174A5"/>
    <w:pPr>
      <w:spacing w:after="0" w:line="240" w:lineRule="auto"/>
    </w:pPr>
  </w:style>
  <w:style w:type="table" w:styleId="TableGrid">
    <w:name w:val="Table Grid"/>
    <w:basedOn w:val="TableNormal"/>
    <w:uiPriority w:val="59"/>
    <w:rsid w:val="004A2AC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semiHidden/>
    <w:rsid w:val="00CE78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CE7893"/>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5A4372"/>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CD2F08"/>
    <w:rPr>
      <w:sz w:val="16"/>
      <w:szCs w:val="16"/>
    </w:rPr>
  </w:style>
  <w:style w:type="paragraph" w:styleId="CommentText">
    <w:name w:val="annotation text"/>
    <w:basedOn w:val="Normal"/>
    <w:link w:val="CommentTextChar"/>
    <w:uiPriority w:val="99"/>
    <w:semiHidden/>
    <w:unhideWhenUsed/>
    <w:rsid w:val="00CD2F08"/>
    <w:pPr>
      <w:spacing w:line="240" w:lineRule="auto"/>
    </w:pPr>
    <w:rPr>
      <w:sz w:val="20"/>
      <w:szCs w:val="20"/>
    </w:rPr>
  </w:style>
  <w:style w:type="character" w:customStyle="1" w:styleId="CommentTextChar">
    <w:name w:val="Comment Text Char"/>
    <w:basedOn w:val="DefaultParagraphFont"/>
    <w:link w:val="CommentText"/>
    <w:uiPriority w:val="99"/>
    <w:semiHidden/>
    <w:rsid w:val="00CD2F08"/>
    <w:rPr>
      <w:sz w:val="20"/>
      <w:szCs w:val="20"/>
    </w:rPr>
  </w:style>
  <w:style w:type="paragraph" w:styleId="CommentSubject">
    <w:name w:val="annotation subject"/>
    <w:basedOn w:val="CommentText"/>
    <w:next w:val="CommentText"/>
    <w:link w:val="CommentSubjectChar"/>
    <w:uiPriority w:val="99"/>
    <w:semiHidden/>
    <w:unhideWhenUsed/>
    <w:rsid w:val="00CD2F08"/>
    <w:rPr>
      <w:b/>
      <w:bCs/>
    </w:rPr>
  </w:style>
  <w:style w:type="character" w:customStyle="1" w:styleId="CommentSubjectChar">
    <w:name w:val="Comment Subject Char"/>
    <w:basedOn w:val="CommentTextChar"/>
    <w:link w:val="CommentSubject"/>
    <w:uiPriority w:val="99"/>
    <w:semiHidden/>
    <w:rsid w:val="00CD2F08"/>
    <w:rPr>
      <w:b/>
      <w:bCs/>
      <w:sz w:val="20"/>
      <w:szCs w:val="20"/>
    </w:rPr>
  </w:style>
  <w:style w:type="character" w:styleId="Strong">
    <w:name w:val="Strong"/>
    <w:basedOn w:val="DefaultParagraphFont"/>
    <w:uiPriority w:val="22"/>
    <w:qFormat/>
    <w:rsid w:val="001606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11</Pages>
  <Words>2540</Words>
  <Characters>14482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Rinie Mathew</cp:lastModifiedBy>
  <cp:revision>375</cp:revision>
  <cp:lastPrinted>2026-02-07T18:24:00Z</cp:lastPrinted>
  <dcterms:created xsi:type="dcterms:W3CDTF">2026-01-27T20:34:00Z</dcterms:created>
  <dcterms:modified xsi:type="dcterms:W3CDTF">2026-03-04T09:55:00Z</dcterms:modified>
</cp:coreProperties>
</file>