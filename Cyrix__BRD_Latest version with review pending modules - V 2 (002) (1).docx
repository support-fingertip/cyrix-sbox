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color w:val="4F81BD" w:themeColor="accent1"/>
        </w:rPr>
        <w:id w:val="2086335763"/>
      </w:sdtPr>
      <w:sdtEndPr>
        <w:rPr>
          <w:b/>
          <w:bCs/>
          <w:color w:val="000000"/>
        </w:rPr>
      </w:sdtEndPr>
      <w:sdtContent>
        <w:p w14:paraId="5F790720" w14:textId="77777777" w:rsidR="005979B0" w:rsidRDefault="00116867">
          <w:pPr>
            <w:pStyle w:val="NoSpacing"/>
            <w:spacing w:before="1540" w:after="240"/>
            <w:jc w:val="center"/>
            <w:rPr>
              <w:rFonts w:ascii="Times New Roman" w:hAnsi="Times New Roman" w:cs="Times New Roman"/>
              <w:color w:val="4F81BD" w:themeColor="accent1"/>
            </w:rPr>
          </w:pPr>
          <w:r>
            <w:rPr>
              <w:rFonts w:ascii="Times New Roman" w:hAnsi="Times New Roman" w:cs="Times New Roman"/>
              <w:noProof/>
              <w:color w:val="4F81BD" w:themeColor="accent1"/>
              <w:lang w:val="en-IN"/>
            </w:rPr>
            <w:drawing>
              <wp:inline distT="0" distB="0" distL="0" distR="0" wp14:anchorId="29BB33A2" wp14:editId="0DB893C3">
                <wp:extent cx="1417320" cy="7505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F81BD" w:themeColor="accent1"/>
              <w:sz w:val="28"/>
              <w:szCs w:val="28"/>
            </w:rPr>
            <w:alias w:val="Title"/>
            <w:id w:val="1735040861"/>
            <w:placeholder>
              <w:docPart w:val="0A5B084AEDE048D5B690599C591ECB67"/>
            </w:placeholder>
            <w:dataBinding w:prefixMappings="xmlns:ns0='http://purl.org/dc/elements/1.1/' xmlns:ns1='http://schemas.openxmlformats.org/package/2006/metadata/core-properties' " w:xpath="/ns1:coreProperties[1]/ns0:title[1]" w:storeItemID="{6C3C8BC8-F283-45AE-878A-BAB7291924A1}"/>
            <w:text/>
          </w:sdtPr>
          <w:sdtContent>
            <w:p w14:paraId="167ACCD6" w14:textId="77777777" w:rsidR="005979B0" w:rsidRDefault="00E46407">
              <w:pPr>
                <w:pStyle w:val="NoSpacing"/>
                <w:pBdr>
                  <w:top w:val="single" w:sz="6" w:space="6" w:color="4F81BD" w:themeColor="accent1"/>
                  <w:bottom w:val="single" w:sz="6" w:space="6" w:color="4F81BD" w:themeColor="accent1"/>
                </w:pBdr>
                <w:spacing w:after="240"/>
                <w:jc w:val="center"/>
                <w:rPr>
                  <w:rFonts w:ascii="Times New Roman" w:eastAsiaTheme="majorEastAsia" w:hAnsi="Times New Roman" w:cs="Times New Roman"/>
                  <w:caps/>
                  <w:color w:val="4F81BD" w:themeColor="accent1"/>
                  <w:sz w:val="28"/>
                  <w:szCs w:val="28"/>
                </w:rPr>
              </w:pPr>
              <w:r>
                <w:rPr>
                  <w:rFonts w:ascii="Times New Roman" w:eastAsiaTheme="majorEastAsia" w:hAnsi="Times New Roman" w:cs="Times New Roman"/>
                  <w:caps/>
                  <w:color w:val="4F81BD" w:themeColor="accent1"/>
                  <w:sz w:val="28"/>
                  <w:szCs w:val="28"/>
                </w:rPr>
                <w:t>Business requirement Document</w:t>
              </w:r>
            </w:p>
          </w:sdtContent>
        </w:sdt>
        <w:p w14:paraId="30F326A0" w14:textId="77777777" w:rsidR="005979B0" w:rsidRDefault="005979B0">
          <w:pPr>
            <w:pStyle w:val="NoSpacing"/>
            <w:jc w:val="center"/>
            <w:rPr>
              <w:rFonts w:ascii="Times New Roman" w:hAnsi="Times New Roman" w:cs="Times New Roman"/>
              <w:color w:val="4F81BD" w:themeColor="accent1"/>
            </w:rPr>
          </w:pPr>
        </w:p>
        <w:p w14:paraId="1ACEF43E" w14:textId="77777777" w:rsidR="005979B0" w:rsidRDefault="00116867">
          <w:pPr>
            <w:pStyle w:val="NoSpacing"/>
            <w:spacing w:before="480"/>
            <w:jc w:val="center"/>
            <w:rPr>
              <w:rFonts w:ascii="Times New Roman" w:hAnsi="Times New Roman" w:cs="Times New Roman"/>
              <w:color w:val="4F81BD" w:themeColor="accent1"/>
              <w:lang w:val="en-IN"/>
            </w:rPr>
          </w:pPr>
          <w:r>
            <w:rPr>
              <w:rFonts w:ascii="Times New Roman" w:hAnsi="Times New Roman" w:cs="Times New Roman"/>
              <w:noProof/>
              <w:color w:val="4F81BD" w:themeColor="accent1"/>
              <w:lang w:val="en-IN"/>
            </w:rPr>
            <mc:AlternateContent>
              <mc:Choice Requires="wps">
                <w:drawing>
                  <wp:anchor distT="0" distB="0" distL="114300" distR="114300" simplePos="0" relativeHeight="251659264" behindDoc="0" locked="0" layoutInCell="1" allowOverlap="1" wp14:anchorId="7D09655F" wp14:editId="6C82DCE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4F81BD" w:themeColor="accent1"/>
                                    <w:sz w:val="28"/>
                                    <w:szCs w:val="28"/>
                                  </w:rPr>
                                  <w:alias w:val="Date"/>
                                  <w:id w:val="586805022"/>
                                  <w:dataBinding w:prefixMappings="xmlns:ns0='http://schemas.microsoft.com/office/2006/coverPageProps' " w:xpath="/ns0:CoverPageProperties[1]/ns0:PublishDate[1]" w:storeItemID="{55AF091B-3C7A-41E3-B477-F2FDAA23CFDA}"/>
                                  <w:date w:fullDate="2025-09-04T00:00:00Z">
                                    <w:dateFormat w:val="MMMM d, yyyy"/>
                                    <w:lid w:val="en-US"/>
                                    <w:storeMappedDataAs w:val="dateTime"/>
                                    <w:calendar w:val="gregorian"/>
                                  </w:date>
                                </w:sdtPr>
                                <w:sdtContent>
                                  <w:p w14:paraId="7ED3F5F4" w14:textId="77777777" w:rsidR="00FB7FE2" w:rsidRDefault="00FB7FE2">
                                    <w:pPr>
                                      <w:pStyle w:val="NoSpacing"/>
                                      <w:spacing w:after="40"/>
                                      <w:jc w:val="center"/>
                                      <w:rPr>
                                        <w:rFonts w:ascii="Times New Roman" w:hAnsi="Times New Roman" w:cs="Times New Roman"/>
                                        <w:caps/>
                                        <w:color w:val="4F81BD" w:themeColor="accent1"/>
                                        <w:sz w:val="28"/>
                                        <w:szCs w:val="28"/>
                                      </w:rPr>
                                    </w:pPr>
                                    <w:r>
                                      <w:rPr>
                                        <w:rFonts w:ascii="Times New Roman" w:hAnsi="Times New Roman" w:cs="Times New Roman"/>
                                        <w:caps/>
                                        <w:color w:val="4F81BD" w:themeColor="accent1"/>
                                        <w:sz w:val="28"/>
                                        <w:szCs w:val="28"/>
                                        <w:lang w:val="en-US"/>
                                      </w:rPr>
                                      <w:t>September 4, 2025</w:t>
                                    </w:r>
                                  </w:p>
                                </w:sdtContent>
                              </w:sdt>
                              <w:p w14:paraId="380D4CC2" w14:textId="77777777" w:rsidR="00FB7FE2" w:rsidRDefault="00FB7FE2">
                                <w:pPr>
                                  <w:pStyle w:val="NoSpacing"/>
                                  <w:shd w:val="clear" w:color="auto" w:fill="FFFFFF" w:themeFill="background1"/>
                                  <w:jc w:val="center"/>
                                  <w:rPr>
                                    <w:rFonts w:ascii="Times New Roman" w:hAnsi="Times New Roman" w:cs="Times New Roman"/>
                                    <w:color w:val="4F81BD" w:themeColor="accent1"/>
                                  </w:rPr>
                                </w:pPr>
                                <w:sdt>
                                  <w:sdtPr>
                                    <w:rPr>
                                      <w:rFonts w:ascii="Times New Roman" w:hAnsi="Times New Roman" w:cs="Times New Roman"/>
                                      <w:caps/>
                                      <w:color w:val="4F81BD" w:themeColor="accent1"/>
                                    </w:rPr>
                                    <w:alias w:val="Company"/>
                                    <w:id w:val="-1297519138"/>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4F81BD" w:themeColor="accent1"/>
                                      </w:rPr>
                                      <w:t>CYRIX HEALTH CARE PVT. LTD.</w:t>
                                    </w:r>
                                  </w:sdtContent>
                                </w:sdt>
                              </w:p>
                              <w:p w14:paraId="7186B3B8" w14:textId="77777777" w:rsidR="00FB7FE2" w:rsidRDefault="00FB7FE2">
                                <w:pPr>
                                  <w:pStyle w:val="NoSpacing"/>
                                  <w:jc w:val="center"/>
                                  <w:rPr>
                                    <w:color w:val="4F81BD" w:themeColor="accent1"/>
                                  </w:rPr>
                                </w:pPr>
                                <w:sdt>
                                  <w:sdtPr>
                                    <w:rPr>
                                      <w:rFonts w:ascii="Times New Roman" w:hAnsi="Times New Roman" w:cs="Times New Roman"/>
                                      <w:caps/>
                                      <w:color w:val="4F81BD" w:themeColor="accent1"/>
                                    </w:rPr>
                                    <w:alias w:val="Address"/>
                                    <w:id w:val="1139605097"/>
                                    <w:dataBinding w:prefixMappings="xmlns:ns0='http://schemas.microsoft.com/office/2006/coverPageProps' " w:xpath="/ns0:CoverPageProperties[1]/ns0:CompanyAddress[1]" w:storeItemID="{55AF091B-3C7A-41E3-B477-F2FDAA23CFDA}"/>
                                    <w:text/>
                                  </w:sdtPr>
                                  <w:sdtContent>
                                    <w:r>
                                      <w:rPr>
                                        <w:rFonts w:ascii="Times New Roman" w:hAnsi="Times New Roman" w:cs="Times New Roman"/>
                                        <w:caps/>
                                        <w:color w:val="4F81BD" w:themeColor="accent1"/>
                                      </w:rPr>
                                      <w:t>30/641B, Vandipetta Road, near SBI Bank, Ernakulam, Kerala 682038</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7D09655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p+bZ+10CAAAc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4F81BD" w:themeColor="accent1"/>
                              <w:sz w:val="28"/>
                              <w:szCs w:val="28"/>
                            </w:rPr>
                            <w:alias w:val="Date"/>
                            <w:id w:val="586805022"/>
                            <w:dataBinding w:prefixMappings="xmlns:ns0='http://schemas.microsoft.com/office/2006/coverPageProps' " w:xpath="/ns0:CoverPageProperties[1]/ns0:PublishDate[1]" w:storeItemID="{55AF091B-3C7A-41E3-B477-F2FDAA23CFDA}"/>
                            <w:date w:fullDate="2025-09-04T00:00:00Z">
                              <w:dateFormat w:val="MMMM d, yyyy"/>
                              <w:lid w:val="en-US"/>
                              <w:storeMappedDataAs w:val="dateTime"/>
                              <w:calendar w:val="gregorian"/>
                            </w:date>
                          </w:sdtPr>
                          <w:sdtContent>
                            <w:p w14:paraId="7ED3F5F4" w14:textId="77777777" w:rsidR="00FB7FE2" w:rsidRDefault="00FB7FE2">
                              <w:pPr>
                                <w:pStyle w:val="NoSpacing"/>
                                <w:spacing w:after="40"/>
                                <w:jc w:val="center"/>
                                <w:rPr>
                                  <w:rFonts w:ascii="Times New Roman" w:hAnsi="Times New Roman" w:cs="Times New Roman"/>
                                  <w:caps/>
                                  <w:color w:val="4F81BD" w:themeColor="accent1"/>
                                  <w:sz w:val="28"/>
                                  <w:szCs w:val="28"/>
                                </w:rPr>
                              </w:pPr>
                              <w:r>
                                <w:rPr>
                                  <w:rFonts w:ascii="Times New Roman" w:hAnsi="Times New Roman" w:cs="Times New Roman"/>
                                  <w:caps/>
                                  <w:color w:val="4F81BD" w:themeColor="accent1"/>
                                  <w:sz w:val="28"/>
                                  <w:szCs w:val="28"/>
                                  <w:lang w:val="en-US"/>
                                </w:rPr>
                                <w:t>September 4, 2025</w:t>
                              </w:r>
                            </w:p>
                          </w:sdtContent>
                        </w:sdt>
                        <w:p w14:paraId="380D4CC2" w14:textId="77777777" w:rsidR="00FB7FE2" w:rsidRDefault="00FB7FE2">
                          <w:pPr>
                            <w:pStyle w:val="NoSpacing"/>
                            <w:shd w:val="clear" w:color="auto" w:fill="FFFFFF" w:themeFill="background1"/>
                            <w:jc w:val="center"/>
                            <w:rPr>
                              <w:rFonts w:ascii="Times New Roman" w:hAnsi="Times New Roman" w:cs="Times New Roman"/>
                              <w:color w:val="4F81BD" w:themeColor="accent1"/>
                            </w:rPr>
                          </w:pPr>
                          <w:sdt>
                            <w:sdtPr>
                              <w:rPr>
                                <w:rFonts w:ascii="Times New Roman" w:hAnsi="Times New Roman" w:cs="Times New Roman"/>
                                <w:caps/>
                                <w:color w:val="4F81BD" w:themeColor="accent1"/>
                              </w:rPr>
                              <w:alias w:val="Company"/>
                              <w:id w:val="-1297519138"/>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caps/>
                                  <w:color w:val="4F81BD" w:themeColor="accent1"/>
                                </w:rPr>
                                <w:t>CYRIX HEALTH CARE PVT. LTD.</w:t>
                              </w:r>
                            </w:sdtContent>
                          </w:sdt>
                        </w:p>
                        <w:p w14:paraId="7186B3B8" w14:textId="77777777" w:rsidR="00FB7FE2" w:rsidRDefault="00FB7FE2">
                          <w:pPr>
                            <w:pStyle w:val="NoSpacing"/>
                            <w:jc w:val="center"/>
                            <w:rPr>
                              <w:color w:val="4F81BD" w:themeColor="accent1"/>
                            </w:rPr>
                          </w:pPr>
                          <w:sdt>
                            <w:sdtPr>
                              <w:rPr>
                                <w:rFonts w:ascii="Times New Roman" w:hAnsi="Times New Roman" w:cs="Times New Roman"/>
                                <w:caps/>
                                <w:color w:val="4F81BD" w:themeColor="accent1"/>
                              </w:rPr>
                              <w:alias w:val="Address"/>
                              <w:id w:val="1139605097"/>
                              <w:dataBinding w:prefixMappings="xmlns:ns0='http://schemas.microsoft.com/office/2006/coverPageProps' " w:xpath="/ns0:CoverPageProperties[1]/ns0:CompanyAddress[1]" w:storeItemID="{55AF091B-3C7A-41E3-B477-F2FDAA23CFDA}"/>
                              <w:text/>
                            </w:sdtPr>
                            <w:sdtContent>
                              <w:r>
                                <w:rPr>
                                  <w:rFonts w:ascii="Times New Roman" w:hAnsi="Times New Roman" w:cs="Times New Roman"/>
                                  <w:caps/>
                                  <w:color w:val="4F81BD" w:themeColor="accent1"/>
                                </w:rPr>
                                <w:t>30/641B, Vandipetta Road, near SBI Bank, Ernakulam, Kerala 682038</w:t>
                              </w:r>
                            </w:sdtContent>
                          </w:sdt>
                        </w:p>
                      </w:txbxContent>
                    </v:textbox>
                    <w10:wrap anchorx="margin" anchory="page"/>
                  </v:shape>
                </w:pict>
              </mc:Fallback>
            </mc:AlternateContent>
          </w:r>
          <w:r>
            <w:rPr>
              <w:rFonts w:ascii="Times New Roman" w:hAnsi="Times New Roman" w:cs="Times New Roman"/>
              <w:color w:val="4F81BD" w:themeColor="accent1"/>
              <w:lang w:val="en-IN"/>
            </w:rPr>
            <w:t>Prepared by FINGERTIP TECHNOLOGIES PVT. LTD.</w:t>
          </w:r>
        </w:p>
        <w:p w14:paraId="6ABC9A69" w14:textId="77777777" w:rsidR="005979B0" w:rsidRDefault="005979B0">
          <w:pPr>
            <w:pStyle w:val="NoSpacing"/>
            <w:spacing w:before="480"/>
            <w:jc w:val="center"/>
            <w:rPr>
              <w:rFonts w:ascii="Times New Roman" w:hAnsi="Times New Roman" w:cs="Times New Roman"/>
            </w:rPr>
          </w:pPr>
        </w:p>
        <w:p w14:paraId="6324D645" w14:textId="77777777" w:rsidR="005979B0" w:rsidRDefault="005979B0">
          <w:pPr>
            <w:pStyle w:val="NoSpacing"/>
            <w:spacing w:before="480"/>
            <w:jc w:val="center"/>
            <w:rPr>
              <w:rFonts w:ascii="Times New Roman" w:hAnsi="Times New Roman" w:cs="Times New Roman"/>
            </w:rPr>
          </w:pPr>
        </w:p>
        <w:p w14:paraId="4639117C" w14:textId="77777777" w:rsidR="005979B0" w:rsidRDefault="005979B0">
          <w:pPr>
            <w:pStyle w:val="NoSpacing"/>
            <w:spacing w:before="480"/>
            <w:jc w:val="center"/>
            <w:rPr>
              <w:rFonts w:ascii="Times New Roman" w:hAnsi="Times New Roman" w:cs="Times New Roman"/>
            </w:rPr>
          </w:pPr>
        </w:p>
        <w:p w14:paraId="27644A2F" w14:textId="77777777" w:rsidR="005979B0" w:rsidRDefault="00116867">
          <w:pPr>
            <w:pStyle w:val="NoSpacing"/>
            <w:spacing w:before="480"/>
            <w:jc w:val="center"/>
            <w:rPr>
              <w:rFonts w:ascii="Times New Roman" w:hAnsi="Times New Roman" w:cs="Times New Roman"/>
              <w:color w:val="4F81BD" w:themeColor="accent1"/>
            </w:rPr>
          </w:pPr>
          <w:r>
            <w:rPr>
              <w:rFonts w:ascii="Times New Roman" w:hAnsi="Times New Roman" w:cs="Times New Roman"/>
              <w:noProof/>
              <w:lang w:val="en-IN"/>
            </w:rPr>
            <w:drawing>
              <wp:inline distT="0" distB="0" distL="114300" distR="114300" wp14:anchorId="73627432" wp14:editId="231084FF">
                <wp:extent cx="758825" cy="478790"/>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67BA458" w14:textId="77777777" w:rsidR="005979B0" w:rsidRDefault="00116867">
          <w:pPr>
            <w:rPr>
              <w:rFonts w:ascii="Times New Roman" w:eastAsia="Calibri" w:hAnsi="Times New Roman" w:cs="Times New Roman"/>
              <w:b/>
              <w:color w:val="000000"/>
            </w:rPr>
          </w:pPr>
          <w:r>
            <w:rPr>
              <w:rFonts w:ascii="Times New Roman" w:hAnsi="Times New Roman" w:cs="Times New Roman"/>
              <w:b/>
              <w:color w:val="000000"/>
            </w:rPr>
            <w:br w:type="page"/>
          </w:r>
        </w:p>
      </w:sdtContent>
    </w:sdt>
    <w:p w14:paraId="32D2A572" w14:textId="77777777" w:rsidR="005979B0" w:rsidRDefault="00116867">
      <w:pPr>
        <w:pStyle w:val="Heading1"/>
        <w:spacing w:before="0" w:line="240" w:lineRule="auto"/>
        <w:rPr>
          <w:rFonts w:ascii="Times New Roman" w:eastAsia="Times New Roman" w:hAnsi="Times New Roman" w:cs="Times New Roman"/>
          <w:color w:val="4F81BD" w:themeColor="accent1"/>
          <w:sz w:val="24"/>
          <w:szCs w:val="24"/>
          <w:u w:val="single"/>
          <w:lang w:val="en-US"/>
        </w:rPr>
      </w:pPr>
      <w:r>
        <w:rPr>
          <w:rFonts w:ascii="Times New Roman" w:eastAsia="Times New Roman" w:hAnsi="Times New Roman" w:cs="Times New Roman"/>
          <w:color w:val="4F81BD" w:themeColor="accent1"/>
          <w:sz w:val="24"/>
          <w:szCs w:val="24"/>
          <w:u w:val="single"/>
          <w:lang w:val="en-US"/>
        </w:rPr>
        <w:lastRenderedPageBreak/>
        <w:t xml:space="preserve">Prepared by- Mr. Rakesh, Ms. </w:t>
      </w:r>
      <w:proofErr w:type="spellStart"/>
      <w:r>
        <w:rPr>
          <w:rFonts w:ascii="Times New Roman" w:eastAsia="Times New Roman" w:hAnsi="Times New Roman" w:cs="Times New Roman"/>
          <w:color w:val="4F81BD" w:themeColor="accent1"/>
          <w:sz w:val="24"/>
          <w:szCs w:val="24"/>
          <w:u w:val="single"/>
          <w:lang w:val="en-US"/>
        </w:rPr>
        <w:t>Mayuri</w:t>
      </w:r>
      <w:proofErr w:type="spellEnd"/>
      <w:r>
        <w:rPr>
          <w:rFonts w:ascii="Times New Roman" w:eastAsia="Times New Roman" w:hAnsi="Times New Roman" w:cs="Times New Roman"/>
          <w:color w:val="4F81BD" w:themeColor="accent1"/>
          <w:sz w:val="24"/>
          <w:szCs w:val="24"/>
          <w:u w:val="single"/>
          <w:lang w:val="en-US"/>
        </w:rPr>
        <w:t xml:space="preserve">, Ms. </w:t>
      </w:r>
      <w:proofErr w:type="spellStart"/>
      <w:r>
        <w:rPr>
          <w:rFonts w:ascii="Times New Roman" w:eastAsia="Times New Roman" w:hAnsi="Times New Roman" w:cs="Times New Roman"/>
          <w:color w:val="4F81BD" w:themeColor="accent1"/>
          <w:sz w:val="24"/>
          <w:szCs w:val="24"/>
          <w:u w:val="single"/>
          <w:lang w:val="en-US"/>
        </w:rPr>
        <w:t>Anusha</w:t>
      </w:r>
      <w:proofErr w:type="spellEnd"/>
      <w:r>
        <w:rPr>
          <w:rFonts w:ascii="Times New Roman" w:eastAsia="Times New Roman" w:hAnsi="Times New Roman" w:cs="Times New Roman"/>
          <w:color w:val="4F81BD" w:themeColor="accent1"/>
          <w:sz w:val="24"/>
          <w:szCs w:val="24"/>
          <w:u w:val="single"/>
          <w:lang w:val="en-US"/>
        </w:rPr>
        <w:t xml:space="preserve"> </w:t>
      </w:r>
      <w:proofErr w:type="spellStart"/>
      <w:r>
        <w:rPr>
          <w:rFonts w:ascii="Times New Roman" w:eastAsia="Times New Roman" w:hAnsi="Times New Roman" w:cs="Times New Roman"/>
          <w:color w:val="4F81BD" w:themeColor="accent1"/>
          <w:sz w:val="24"/>
          <w:szCs w:val="24"/>
          <w:u w:val="single"/>
          <w:lang w:val="en-US"/>
        </w:rPr>
        <w:t>Koppera</w:t>
      </w:r>
      <w:proofErr w:type="spellEnd"/>
    </w:p>
    <w:p w14:paraId="0BF0CCF3" w14:textId="2F9356FF" w:rsidR="005979B0" w:rsidRDefault="00116867">
      <w:pPr>
        <w:pStyle w:val="Heading1"/>
        <w:spacing w:before="0" w:line="240" w:lineRule="auto"/>
        <w:rPr>
          <w:rFonts w:ascii="Times New Roman" w:eastAsia="Times New Roman" w:hAnsi="Times New Roman" w:cs="Times New Roman"/>
          <w:color w:val="4F81BD" w:themeColor="accent1"/>
          <w:sz w:val="24"/>
          <w:szCs w:val="24"/>
          <w:u w:val="single"/>
        </w:rPr>
      </w:pPr>
      <w:r>
        <w:rPr>
          <w:rFonts w:ascii="Times New Roman" w:eastAsia="Times New Roman" w:hAnsi="Times New Roman" w:cs="Times New Roman"/>
          <w:color w:val="4F81BD" w:themeColor="accent1"/>
          <w:sz w:val="24"/>
          <w:szCs w:val="24"/>
          <w:u w:val="single"/>
        </w:rPr>
        <w:t xml:space="preserve">Document Revised on: </w:t>
      </w:r>
      <w:r w:rsidR="001F39BF">
        <w:rPr>
          <w:rFonts w:ascii="Times New Roman" w:eastAsia="Times New Roman" w:hAnsi="Times New Roman" w:cs="Times New Roman"/>
          <w:color w:val="4F81BD" w:themeColor="accent1"/>
          <w:sz w:val="24"/>
          <w:szCs w:val="24"/>
          <w:u w:val="single"/>
        </w:rPr>
        <w:t>12/03/2026</w:t>
      </w:r>
    </w:p>
    <w:p w14:paraId="40FBBE6F" w14:textId="623E8C40" w:rsidR="005979B0" w:rsidRDefault="00116867">
      <w:pPr>
        <w:pStyle w:val="Heading1"/>
        <w:spacing w:before="0" w:line="240" w:lineRule="auto"/>
        <w:rPr>
          <w:rFonts w:ascii="Times New Roman" w:eastAsia="Times New Roman" w:hAnsi="Times New Roman" w:cs="Times New Roman"/>
          <w:b w:val="0"/>
          <w:color w:val="4F81BD" w:themeColor="accent1"/>
          <w:sz w:val="24"/>
          <w:szCs w:val="24"/>
        </w:rPr>
      </w:pPr>
      <w:r>
        <w:rPr>
          <w:rFonts w:ascii="Times New Roman" w:eastAsia="Times New Roman" w:hAnsi="Times New Roman" w:cs="Times New Roman"/>
          <w:color w:val="4F81BD" w:themeColor="accent1"/>
          <w:sz w:val="24"/>
          <w:szCs w:val="24"/>
          <w:u w:val="single"/>
        </w:rPr>
        <w:t>Document Version:</w:t>
      </w:r>
      <w:r w:rsidR="001F39BF">
        <w:rPr>
          <w:rFonts w:ascii="Times New Roman" w:eastAsia="Times New Roman" w:hAnsi="Times New Roman" w:cs="Times New Roman"/>
          <w:b w:val="0"/>
          <w:color w:val="4F81BD" w:themeColor="accent1"/>
          <w:sz w:val="24"/>
          <w:szCs w:val="24"/>
        </w:rPr>
        <w:t xml:space="preserve"> Version 2</w:t>
      </w:r>
    </w:p>
    <w:p w14:paraId="7710D128" w14:textId="77777777" w:rsidR="005979B0" w:rsidRDefault="005979B0">
      <w:pPr>
        <w:rPr>
          <w:rFonts w:ascii="Times New Roman" w:hAnsi="Times New Roman" w:cs="Times New Roman"/>
        </w:rPr>
      </w:pPr>
    </w:p>
    <w:p w14:paraId="2788BED4" w14:textId="77777777" w:rsidR="005979B0" w:rsidRDefault="00116867">
      <w:pPr>
        <w:shd w:val="clear" w:color="auto" w:fill="007CC4"/>
        <w:tabs>
          <w:tab w:val="right" w:pos="9639"/>
        </w:tabs>
        <w:rPr>
          <w:rFonts w:ascii="Times New Roman" w:hAnsi="Times New Roman" w:cs="Times New Roman"/>
          <w:i/>
          <w:color w:val="000000" w:themeColor="text1"/>
        </w:rPr>
      </w:pPr>
      <w:r>
        <w:rPr>
          <w:rFonts w:ascii="Times New Roman" w:eastAsia="Times New Roman" w:hAnsi="Times New Roman" w:cs="Times New Roman"/>
          <w:b/>
          <w:bCs/>
          <w:color w:val="FFFFFF"/>
        </w:rPr>
        <w:t>Document Information</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rPr>
        <w:tab/>
      </w:r>
    </w:p>
    <w:tbl>
      <w:tblPr>
        <w:tblStyle w:val="TableGrid"/>
        <w:tblW w:w="0" w:type="auto"/>
        <w:tblLook w:val="04A0" w:firstRow="1" w:lastRow="0" w:firstColumn="1" w:lastColumn="0" w:noHBand="0" w:noVBand="1"/>
      </w:tblPr>
      <w:tblGrid>
        <w:gridCol w:w="4095"/>
        <w:gridCol w:w="4201"/>
      </w:tblGrid>
      <w:tr w:rsidR="005979B0" w14:paraId="001B7E0F" w14:textId="77777777">
        <w:trPr>
          <w:trHeight w:val="756"/>
        </w:trPr>
        <w:tc>
          <w:tcPr>
            <w:tcW w:w="4990" w:type="dxa"/>
          </w:tcPr>
          <w:p w14:paraId="05C5B557"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rPr>
              <w:t>Document Name</w:t>
            </w:r>
          </w:p>
        </w:tc>
        <w:tc>
          <w:tcPr>
            <w:tcW w:w="4990" w:type="dxa"/>
          </w:tcPr>
          <w:p w14:paraId="52E3D822"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Business Requirement Document</w:t>
            </w:r>
          </w:p>
        </w:tc>
      </w:tr>
      <w:tr w:rsidR="005979B0" w14:paraId="43101E62" w14:textId="77777777">
        <w:trPr>
          <w:trHeight w:val="756"/>
        </w:trPr>
        <w:tc>
          <w:tcPr>
            <w:tcW w:w="4990" w:type="dxa"/>
          </w:tcPr>
          <w:p w14:paraId="5BF9C219"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lang w:val="en-IN"/>
              </w:rPr>
              <w:t>Project Name</w:t>
            </w:r>
          </w:p>
        </w:tc>
        <w:tc>
          <w:tcPr>
            <w:tcW w:w="4990" w:type="dxa"/>
          </w:tcPr>
          <w:p w14:paraId="0899354C"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Cyrix</w:t>
            </w:r>
          </w:p>
        </w:tc>
      </w:tr>
      <w:tr w:rsidR="005979B0" w14:paraId="52380736" w14:textId="77777777">
        <w:trPr>
          <w:trHeight w:val="756"/>
        </w:trPr>
        <w:tc>
          <w:tcPr>
            <w:tcW w:w="4990" w:type="dxa"/>
          </w:tcPr>
          <w:p w14:paraId="6C50A722"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lang w:val="en-IN"/>
              </w:rPr>
              <w:t>Client</w:t>
            </w:r>
          </w:p>
        </w:tc>
        <w:tc>
          <w:tcPr>
            <w:tcW w:w="4990" w:type="dxa"/>
          </w:tcPr>
          <w:p w14:paraId="0C5835F7"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Cyrix Health Care Pvt. Ltd.</w:t>
            </w:r>
          </w:p>
        </w:tc>
      </w:tr>
      <w:tr w:rsidR="005979B0" w14:paraId="0F24F106" w14:textId="77777777">
        <w:trPr>
          <w:trHeight w:val="756"/>
        </w:trPr>
        <w:tc>
          <w:tcPr>
            <w:tcW w:w="4990" w:type="dxa"/>
          </w:tcPr>
          <w:p w14:paraId="363FA92B"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lang w:val="en-IN"/>
              </w:rPr>
              <w:t>Document author</w:t>
            </w:r>
          </w:p>
        </w:tc>
        <w:tc>
          <w:tcPr>
            <w:tcW w:w="4990" w:type="dxa"/>
          </w:tcPr>
          <w:p w14:paraId="2B3A489F"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Mr. Rakesh</w:t>
            </w:r>
          </w:p>
        </w:tc>
      </w:tr>
      <w:tr w:rsidR="005979B0" w14:paraId="69C1BE9A" w14:textId="77777777">
        <w:trPr>
          <w:trHeight w:val="756"/>
        </w:trPr>
        <w:tc>
          <w:tcPr>
            <w:tcW w:w="4990" w:type="dxa"/>
          </w:tcPr>
          <w:p w14:paraId="50649BE0" w14:textId="77777777" w:rsidR="005979B0" w:rsidRDefault="00116867">
            <w:pPr>
              <w:pStyle w:val="Heading1"/>
              <w:spacing w:line="240" w:lineRule="auto"/>
              <w:rPr>
                <w:rFonts w:ascii="Times New Roman" w:eastAsia="Times New Roman" w:hAnsi="Times New Roman" w:cs="Times New Roman"/>
                <w:color w:val="4F81BD" w:themeColor="accent1"/>
                <w:sz w:val="24"/>
                <w:szCs w:val="24"/>
              </w:rPr>
            </w:pPr>
            <w:r>
              <w:rPr>
                <w:rFonts w:ascii="Times New Roman" w:eastAsia="Times New Roman" w:hAnsi="Times New Roman" w:cs="Times New Roman"/>
                <w:color w:val="4F81BD" w:themeColor="accent1"/>
                <w:sz w:val="24"/>
                <w:szCs w:val="24"/>
                <w:lang w:val="en-IN"/>
              </w:rPr>
              <w:t>Author Role</w:t>
            </w:r>
          </w:p>
        </w:tc>
        <w:tc>
          <w:tcPr>
            <w:tcW w:w="4990" w:type="dxa"/>
          </w:tcPr>
          <w:p w14:paraId="490FE699"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Technical Architect </w:t>
            </w:r>
          </w:p>
        </w:tc>
      </w:tr>
      <w:tr w:rsidR="005979B0" w14:paraId="37E2BBE4" w14:textId="77777777">
        <w:trPr>
          <w:trHeight w:val="756"/>
        </w:trPr>
        <w:tc>
          <w:tcPr>
            <w:tcW w:w="4990" w:type="dxa"/>
          </w:tcPr>
          <w:p w14:paraId="21236E2B"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lang w:val="en-IN"/>
              </w:rPr>
              <w:t>Document Version</w:t>
            </w:r>
          </w:p>
        </w:tc>
        <w:tc>
          <w:tcPr>
            <w:tcW w:w="4990" w:type="dxa"/>
          </w:tcPr>
          <w:p w14:paraId="786B950C" w14:textId="10912230" w:rsidR="005979B0" w:rsidRDefault="00116867">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 xml:space="preserve">Version </w:t>
            </w:r>
            <w:r w:rsidR="001F39BF">
              <w:rPr>
                <w:rFonts w:ascii="Times New Roman" w:hAnsi="Times New Roman" w:cs="Times New Roman"/>
                <w:sz w:val="24"/>
                <w:szCs w:val="24"/>
                <w:lang w:val="en-US"/>
              </w:rPr>
              <w:t>2</w:t>
            </w:r>
          </w:p>
        </w:tc>
      </w:tr>
      <w:tr w:rsidR="005979B0" w14:paraId="464B1377" w14:textId="77777777">
        <w:trPr>
          <w:trHeight w:val="756"/>
        </w:trPr>
        <w:tc>
          <w:tcPr>
            <w:tcW w:w="4990" w:type="dxa"/>
          </w:tcPr>
          <w:p w14:paraId="57840A86"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lang w:val="en-IN"/>
              </w:rPr>
              <w:t>Document Status</w:t>
            </w:r>
          </w:p>
        </w:tc>
        <w:tc>
          <w:tcPr>
            <w:tcW w:w="4990" w:type="dxa"/>
          </w:tcPr>
          <w:p w14:paraId="54474F77"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Submitted</w:t>
            </w:r>
          </w:p>
        </w:tc>
      </w:tr>
      <w:tr w:rsidR="005979B0" w14:paraId="6B7A53E0" w14:textId="77777777">
        <w:trPr>
          <w:trHeight w:val="756"/>
        </w:trPr>
        <w:tc>
          <w:tcPr>
            <w:tcW w:w="4990" w:type="dxa"/>
          </w:tcPr>
          <w:p w14:paraId="4D7A8D32" w14:textId="77777777" w:rsidR="005979B0" w:rsidRDefault="00116867">
            <w:pPr>
              <w:pStyle w:val="Heading1"/>
              <w:spacing w:line="240" w:lineRule="auto"/>
              <w:rPr>
                <w:rFonts w:ascii="Times New Roman" w:eastAsia="Times New Roman" w:hAnsi="Times New Roman" w:cs="Times New Roman"/>
                <w:color w:val="4F81BD" w:themeColor="accent1"/>
                <w:sz w:val="24"/>
                <w:szCs w:val="24"/>
                <w:lang w:val="en-IN"/>
              </w:rPr>
            </w:pPr>
            <w:r>
              <w:rPr>
                <w:rFonts w:ascii="Times New Roman" w:eastAsia="Times New Roman" w:hAnsi="Times New Roman" w:cs="Times New Roman"/>
                <w:color w:val="4F81BD" w:themeColor="accent1"/>
                <w:sz w:val="24"/>
                <w:szCs w:val="24"/>
                <w:lang w:val="en-IN"/>
              </w:rPr>
              <w:t>Contact person</w:t>
            </w:r>
          </w:p>
        </w:tc>
        <w:tc>
          <w:tcPr>
            <w:tcW w:w="4990" w:type="dxa"/>
          </w:tcPr>
          <w:p w14:paraId="17A088A1" w14:textId="77777777" w:rsidR="005979B0" w:rsidRDefault="00116867">
            <w:pPr>
              <w:spacing w:after="0" w:line="240" w:lineRule="auto"/>
              <w:rPr>
                <w:rFonts w:ascii="Times New Roman" w:hAnsi="Times New Roman" w:cs="Times New Roman"/>
                <w:sz w:val="28"/>
                <w:szCs w:val="28"/>
              </w:rPr>
            </w:pPr>
            <w:proofErr w:type="spellStart"/>
            <w:r>
              <w:rPr>
                <w:rFonts w:ascii="Times New Roman" w:hAnsi="Times New Roman" w:cs="Times New Roman"/>
                <w:sz w:val="28"/>
                <w:szCs w:val="28"/>
              </w:rPr>
              <w:t>Anusha</w:t>
            </w:r>
            <w:proofErr w:type="spellEnd"/>
            <w:r>
              <w:rPr>
                <w:rFonts w:ascii="Times New Roman" w:hAnsi="Times New Roman" w:cs="Times New Roman"/>
                <w:sz w:val="28"/>
                <w:szCs w:val="28"/>
              </w:rPr>
              <w:t xml:space="preserve"> (+91-9538117552)</w:t>
            </w:r>
          </w:p>
        </w:tc>
      </w:tr>
    </w:tbl>
    <w:p w14:paraId="01DE6911" w14:textId="77777777" w:rsidR="005979B0" w:rsidRDefault="005979B0">
      <w:pPr>
        <w:rPr>
          <w:rFonts w:ascii="Times New Roman" w:hAnsi="Times New Roman" w:cs="Times New Roman"/>
          <w:b/>
          <w:bCs/>
          <w:sz w:val="28"/>
          <w:szCs w:val="28"/>
          <w:u w:val="single"/>
        </w:rPr>
      </w:pPr>
    </w:p>
    <w:p w14:paraId="4B35F70C" w14:textId="77777777" w:rsidR="005979B0" w:rsidRDefault="005979B0">
      <w:pPr>
        <w:rPr>
          <w:rFonts w:ascii="Times New Roman" w:hAnsi="Times New Roman" w:cs="Times New Roman"/>
          <w:b/>
          <w:bCs/>
          <w:sz w:val="28"/>
          <w:szCs w:val="28"/>
          <w:u w:val="single"/>
        </w:rPr>
      </w:pPr>
    </w:p>
    <w:p w14:paraId="68386261" w14:textId="77777777" w:rsidR="005979B0" w:rsidRDefault="005979B0">
      <w:pPr>
        <w:rPr>
          <w:rFonts w:ascii="Times New Roman" w:hAnsi="Times New Roman" w:cs="Times New Roman"/>
          <w:b/>
          <w:bCs/>
          <w:sz w:val="28"/>
          <w:szCs w:val="28"/>
          <w:u w:val="single"/>
        </w:rPr>
      </w:pPr>
    </w:p>
    <w:p w14:paraId="50BC0B0C" w14:textId="77777777" w:rsidR="005979B0" w:rsidRDefault="005979B0">
      <w:pPr>
        <w:rPr>
          <w:rFonts w:ascii="Times New Roman" w:hAnsi="Times New Roman" w:cs="Times New Roman"/>
          <w:b/>
          <w:bCs/>
          <w:sz w:val="28"/>
          <w:szCs w:val="28"/>
          <w:u w:val="single"/>
        </w:rPr>
      </w:pPr>
    </w:p>
    <w:p w14:paraId="2DBE3C9C" w14:textId="77777777" w:rsidR="005979B0" w:rsidRDefault="005979B0">
      <w:pPr>
        <w:rPr>
          <w:rFonts w:ascii="Times New Roman" w:hAnsi="Times New Roman" w:cs="Times New Roman"/>
          <w:b/>
          <w:bCs/>
          <w:sz w:val="28"/>
          <w:szCs w:val="28"/>
          <w:u w:val="single"/>
        </w:rPr>
      </w:pPr>
    </w:p>
    <w:p w14:paraId="24A5353C" w14:textId="77777777" w:rsidR="005979B0" w:rsidRDefault="005979B0">
      <w:pPr>
        <w:rPr>
          <w:rFonts w:ascii="Times New Roman" w:hAnsi="Times New Roman" w:cs="Times New Roman"/>
          <w:b/>
          <w:bCs/>
          <w:sz w:val="28"/>
          <w:szCs w:val="28"/>
          <w:u w:val="single"/>
        </w:rPr>
      </w:pPr>
    </w:p>
    <w:p w14:paraId="58AA8861" w14:textId="77777777" w:rsidR="005979B0" w:rsidRDefault="005979B0">
      <w:pPr>
        <w:rPr>
          <w:rFonts w:ascii="Times New Roman" w:hAnsi="Times New Roman" w:cs="Times New Roman"/>
          <w:b/>
          <w:bCs/>
          <w:sz w:val="28"/>
          <w:szCs w:val="28"/>
          <w:u w:val="single"/>
        </w:rPr>
      </w:pPr>
    </w:p>
    <w:p w14:paraId="3441460F" w14:textId="77777777" w:rsidR="005979B0" w:rsidRDefault="005979B0">
      <w:pPr>
        <w:rPr>
          <w:rFonts w:ascii="Times New Roman" w:hAnsi="Times New Roman" w:cs="Times New Roman"/>
          <w:b/>
          <w:bCs/>
          <w:sz w:val="28"/>
          <w:szCs w:val="28"/>
          <w:u w:val="single"/>
        </w:rPr>
      </w:pPr>
    </w:p>
    <w:p w14:paraId="046B1EE9" w14:textId="77777777" w:rsidR="005979B0" w:rsidRDefault="005979B0">
      <w:pPr>
        <w:rPr>
          <w:ins w:id="0" w:author="Jeevan Joy Pious" w:date="2025-09-22T15:23:00Z"/>
          <w:rFonts w:ascii="Times New Roman" w:hAnsi="Times New Roman" w:cs="Times New Roman"/>
          <w:b/>
          <w:bCs/>
          <w:sz w:val="28"/>
          <w:szCs w:val="28"/>
          <w:u w:val="single"/>
        </w:rPr>
      </w:pPr>
    </w:p>
    <w:p w14:paraId="52AE452D" w14:textId="77777777" w:rsidR="005979B0" w:rsidRDefault="005979B0">
      <w:pPr>
        <w:rPr>
          <w:ins w:id="1" w:author="Jeevan Joy Pious" w:date="2025-09-22T15:23:00Z"/>
          <w:rFonts w:ascii="Times New Roman" w:hAnsi="Times New Roman" w:cs="Times New Roman"/>
          <w:b/>
          <w:bCs/>
          <w:sz w:val="28"/>
          <w:szCs w:val="28"/>
          <w:u w:val="single"/>
        </w:rPr>
      </w:pPr>
    </w:p>
    <w:p w14:paraId="78EE3A05" w14:textId="77777777" w:rsidR="005979B0" w:rsidRDefault="005979B0">
      <w:pPr>
        <w:rPr>
          <w:rFonts w:ascii="Times New Roman" w:hAnsi="Times New Roman" w:cs="Times New Roman"/>
          <w:b/>
          <w:bCs/>
          <w:sz w:val="28"/>
          <w:szCs w:val="28"/>
          <w:u w:val="single"/>
        </w:rPr>
      </w:pPr>
    </w:p>
    <w:p w14:paraId="7E060467" w14:textId="77777777" w:rsidR="005979B0" w:rsidRDefault="00116867">
      <w:pPr>
        <w:shd w:val="clear" w:color="auto" w:fill="007CC4"/>
        <w:tabs>
          <w:tab w:val="right" w:pos="9639"/>
        </w:tabs>
        <w:rPr>
          <w:rFonts w:ascii="Times New Roman" w:hAnsi="Times New Roman" w:cs="Times New Roman"/>
          <w:i/>
          <w:color w:val="000000" w:themeColor="text1"/>
        </w:rPr>
      </w:pPr>
      <w:r>
        <w:rPr>
          <w:rFonts w:ascii="Times New Roman" w:eastAsia="Times New Roman" w:hAnsi="Times New Roman" w:cs="Times New Roman"/>
          <w:b/>
          <w:bCs/>
          <w:color w:val="FFFFFF"/>
        </w:rPr>
        <w:t>Executive Summary</w:t>
      </w:r>
      <w:r>
        <w:rPr>
          <w:rFonts w:ascii="Times New Roman" w:eastAsia="Times New Roman" w:hAnsi="Times New Roman" w:cs="Times New Roman"/>
          <w:color w:val="FFFFFF"/>
        </w:rPr>
        <w:t xml:space="preserve"> </w:t>
      </w:r>
      <w:r>
        <w:rPr>
          <w:rFonts w:ascii="Times New Roman" w:eastAsia="Times New Roman" w:hAnsi="Times New Roman" w:cs="Times New Roman"/>
          <w:color w:val="FFFFFF"/>
        </w:rPr>
        <w:tab/>
      </w:r>
    </w:p>
    <w:p w14:paraId="480DEB7E" w14:textId="77777777" w:rsidR="005979B0" w:rsidRDefault="00116867">
      <w:pPr>
        <w:pStyle w:val="Template"/>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 xml:space="preserve">This Business Requirements Document (BRD) outlines the requirements for the Cyrix Health care </w:t>
      </w:r>
      <w:proofErr w:type="spellStart"/>
      <w:r>
        <w:rPr>
          <w:rFonts w:ascii="Times New Roman" w:hAnsi="Times New Roman" w:cs="Times New Roman"/>
          <w:i w:val="0"/>
          <w:color w:val="000000" w:themeColor="text1"/>
          <w:sz w:val="24"/>
          <w:szCs w:val="24"/>
        </w:rPr>
        <w:t>Pvt.</w:t>
      </w:r>
      <w:proofErr w:type="spellEnd"/>
      <w:r>
        <w:rPr>
          <w:rFonts w:ascii="Times New Roman" w:hAnsi="Times New Roman" w:cs="Times New Roman"/>
          <w:i w:val="0"/>
          <w:color w:val="000000" w:themeColor="text1"/>
          <w:sz w:val="24"/>
          <w:szCs w:val="24"/>
        </w:rPr>
        <w:t xml:space="preserve"> Ltd. It contains both functional and non-functional requirements, and detail information on the proposed process for solution needs to be implemented. It is used to determine what needs to be done, and as a starting point for solution design.</w:t>
      </w:r>
    </w:p>
    <w:p w14:paraId="2A6FA820" w14:textId="77777777" w:rsidR="005979B0" w:rsidRDefault="00116867">
      <w:pPr>
        <w:pStyle w:val="Template"/>
        <w:rPr>
          <w:rStyle w:val="Emphasis"/>
          <w:rFonts w:ascii="Times New Roman" w:hAnsi="Times New Roman" w:cs="Times New Roman"/>
          <w:color w:val="auto"/>
        </w:rPr>
      </w:pPr>
      <w:r>
        <w:rPr>
          <w:rStyle w:val="Strong"/>
          <w:rFonts w:ascii="Times New Roman" w:hAnsi="Times New Roman" w:cs="Times New Roman"/>
          <w:color w:val="auto"/>
        </w:rPr>
        <w:t>Requestor Name/Team: </w:t>
      </w:r>
      <w:r>
        <w:rPr>
          <w:rFonts w:ascii="Times New Roman" w:hAnsi="Times New Roman" w:cs="Times New Roman"/>
          <w:b/>
          <w:bCs/>
          <w:color w:val="auto"/>
        </w:rPr>
        <w:br/>
      </w:r>
      <w:r>
        <w:rPr>
          <w:rStyle w:val="Emphasis"/>
          <w:rFonts w:ascii="Times New Roman" w:hAnsi="Times New Roman" w:cs="Times New Roman"/>
          <w:color w:val="auto"/>
        </w:rPr>
        <w:t xml:space="preserve">Mr. </w:t>
      </w:r>
      <w:proofErr w:type="spellStart"/>
      <w:r>
        <w:rPr>
          <w:rStyle w:val="Emphasis"/>
          <w:rFonts w:ascii="Times New Roman" w:hAnsi="Times New Roman" w:cs="Times New Roman"/>
          <w:color w:val="auto"/>
        </w:rPr>
        <w:t>Manoj</w:t>
      </w:r>
      <w:proofErr w:type="spellEnd"/>
      <w:r>
        <w:rPr>
          <w:rStyle w:val="Emphasis"/>
          <w:rFonts w:ascii="Times New Roman" w:hAnsi="Times New Roman" w:cs="Times New Roman"/>
          <w:color w:val="auto"/>
        </w:rPr>
        <w:t xml:space="preserve"> </w:t>
      </w:r>
      <w:proofErr w:type="spellStart"/>
      <w:r>
        <w:rPr>
          <w:rStyle w:val="Emphasis"/>
          <w:rFonts w:ascii="Times New Roman" w:hAnsi="Times New Roman" w:cs="Times New Roman"/>
          <w:color w:val="auto"/>
        </w:rPr>
        <w:t>menon</w:t>
      </w:r>
      <w:proofErr w:type="spellEnd"/>
      <w:r>
        <w:rPr>
          <w:rStyle w:val="Emphasis"/>
          <w:rFonts w:ascii="Times New Roman" w:hAnsi="Times New Roman" w:cs="Times New Roman"/>
          <w:color w:val="auto"/>
        </w:rPr>
        <w:t xml:space="preserve"> &amp; Cyrix Team </w:t>
      </w:r>
    </w:p>
    <w:p w14:paraId="63F0D5DD" w14:textId="77777777" w:rsidR="005979B0" w:rsidRDefault="005979B0">
      <w:pPr>
        <w:pStyle w:val="Template"/>
        <w:rPr>
          <w:rStyle w:val="Emphasis"/>
          <w:rFonts w:ascii="Times New Roman" w:hAnsi="Times New Roman" w:cs="Times New Roman"/>
          <w:color w:val="auto"/>
        </w:rPr>
      </w:pPr>
    </w:p>
    <w:p w14:paraId="0A452822" w14:textId="77777777" w:rsidR="005979B0" w:rsidRDefault="00116867">
      <w:pPr>
        <w:shd w:val="clear" w:color="auto" w:fill="007CC4"/>
        <w:rPr>
          <w:rFonts w:ascii="Times New Roman" w:eastAsia="Times New Roman" w:hAnsi="Times New Roman" w:cs="Times New Roman"/>
          <w:color w:val="FFFFFF"/>
        </w:rPr>
      </w:pPr>
      <w:r>
        <w:rPr>
          <w:rFonts w:ascii="Times New Roman" w:eastAsia="Times New Roman" w:hAnsi="Times New Roman" w:cs="Times New Roman"/>
          <w:b/>
          <w:bCs/>
          <w:color w:val="FFFFFF"/>
        </w:rPr>
        <w:t>Key Definitions</w:t>
      </w:r>
    </w:p>
    <w:tbl>
      <w:tblPr>
        <w:tblW w:w="8561" w:type="dxa"/>
        <w:tblInd w:w="-108" w:type="dxa"/>
        <w:tblLayout w:type="fixed"/>
        <w:tblLook w:val="04A0" w:firstRow="1" w:lastRow="0" w:firstColumn="1" w:lastColumn="0" w:noHBand="0" w:noVBand="1"/>
      </w:tblPr>
      <w:tblGrid>
        <w:gridCol w:w="3266"/>
        <w:gridCol w:w="5295"/>
      </w:tblGrid>
      <w:tr w:rsidR="005979B0" w14:paraId="4E33E5E9" w14:textId="77777777">
        <w:trPr>
          <w:trHeight w:val="107"/>
        </w:trPr>
        <w:tc>
          <w:tcPr>
            <w:tcW w:w="3266" w:type="dxa"/>
            <w:tcBorders>
              <w:top w:val="single" w:sz="4" w:space="0" w:color="auto"/>
              <w:left w:val="single" w:sz="4" w:space="0" w:color="auto"/>
              <w:bottom w:val="single" w:sz="4" w:space="0" w:color="auto"/>
              <w:right w:val="single" w:sz="4" w:space="0" w:color="auto"/>
            </w:tcBorders>
          </w:tcPr>
          <w:p w14:paraId="6B1E260A" w14:textId="77777777" w:rsidR="005979B0" w:rsidRDefault="00116867">
            <w:pPr>
              <w:adjustRightInd w:val="0"/>
              <w:jc w:val="center"/>
              <w:rPr>
                <w:rFonts w:ascii="Times New Roman" w:hAnsi="Times New Roman" w:cs="Times New Roman"/>
                <w:b/>
                <w:bCs/>
              </w:rPr>
            </w:pPr>
            <w:r>
              <w:rPr>
                <w:rFonts w:ascii="Times New Roman" w:hAnsi="Times New Roman" w:cs="Times New Roman"/>
                <w:b/>
                <w:bCs/>
              </w:rPr>
              <w:t>Terms</w:t>
            </w:r>
          </w:p>
        </w:tc>
        <w:tc>
          <w:tcPr>
            <w:tcW w:w="5295" w:type="dxa"/>
            <w:tcBorders>
              <w:top w:val="single" w:sz="4" w:space="0" w:color="auto"/>
              <w:left w:val="single" w:sz="4" w:space="0" w:color="auto"/>
              <w:bottom w:val="single" w:sz="4" w:space="0" w:color="auto"/>
              <w:right w:val="single" w:sz="4" w:space="0" w:color="auto"/>
            </w:tcBorders>
          </w:tcPr>
          <w:p w14:paraId="55B7E011" w14:textId="77777777" w:rsidR="005979B0" w:rsidRDefault="00116867">
            <w:pPr>
              <w:adjustRightInd w:val="0"/>
              <w:ind w:right="618"/>
              <w:jc w:val="center"/>
              <w:rPr>
                <w:rFonts w:ascii="Times New Roman" w:hAnsi="Times New Roman" w:cs="Times New Roman"/>
                <w:b/>
                <w:bCs/>
              </w:rPr>
            </w:pPr>
            <w:r>
              <w:rPr>
                <w:rFonts w:ascii="Times New Roman" w:hAnsi="Times New Roman" w:cs="Times New Roman"/>
                <w:b/>
                <w:bCs/>
              </w:rPr>
              <w:t>Definitions</w:t>
            </w:r>
          </w:p>
        </w:tc>
      </w:tr>
      <w:tr w:rsidR="005979B0" w14:paraId="37E72966" w14:textId="77777777">
        <w:trPr>
          <w:trHeight w:val="340"/>
        </w:trPr>
        <w:tc>
          <w:tcPr>
            <w:tcW w:w="3266" w:type="dxa"/>
            <w:tcBorders>
              <w:top w:val="single" w:sz="4" w:space="0" w:color="auto"/>
              <w:left w:val="single" w:sz="4" w:space="0" w:color="auto"/>
              <w:bottom w:val="single" w:sz="4" w:space="0" w:color="auto"/>
              <w:right w:val="single" w:sz="4" w:space="0" w:color="auto"/>
            </w:tcBorders>
          </w:tcPr>
          <w:p w14:paraId="4AC16F06" w14:textId="77777777" w:rsidR="005979B0" w:rsidRDefault="00116867">
            <w:pPr>
              <w:adjustRightInd w:val="0"/>
              <w:rPr>
                <w:rFonts w:ascii="Times New Roman" w:hAnsi="Times New Roman" w:cs="Times New Roman"/>
                <w:color w:val="000000"/>
              </w:rPr>
            </w:pPr>
            <w:r>
              <w:rPr>
                <w:rFonts w:ascii="Times New Roman" w:hAnsi="Times New Roman" w:cs="Times New Roman"/>
                <w:color w:val="000000"/>
              </w:rPr>
              <w:t xml:space="preserve">Object </w:t>
            </w:r>
          </w:p>
        </w:tc>
        <w:tc>
          <w:tcPr>
            <w:tcW w:w="5295" w:type="dxa"/>
            <w:tcBorders>
              <w:top w:val="single" w:sz="4" w:space="0" w:color="auto"/>
              <w:left w:val="single" w:sz="4" w:space="0" w:color="auto"/>
              <w:bottom w:val="single" w:sz="4" w:space="0" w:color="auto"/>
              <w:right w:val="single" w:sz="4" w:space="0" w:color="auto"/>
            </w:tcBorders>
          </w:tcPr>
          <w:p w14:paraId="69DA002A" w14:textId="77777777" w:rsidR="005979B0" w:rsidRDefault="00116867">
            <w:pPr>
              <w:adjustRightInd w:val="0"/>
              <w:rPr>
                <w:rFonts w:ascii="Times New Roman" w:hAnsi="Times New Roman" w:cs="Times New Roman"/>
                <w:color w:val="000000"/>
                <w:lang w:val="en-US"/>
              </w:rPr>
            </w:pPr>
            <w:r>
              <w:rPr>
                <w:rFonts w:ascii="Times New Roman" w:hAnsi="Times New Roman" w:cs="Times New Roman"/>
                <w:color w:val="000000" w:themeColor="text1"/>
                <w:lang w:val="en-US"/>
              </w:rPr>
              <w:t xml:space="preserve">Objects are database tables that allows to store data specific to an organization in salesforce. E.g. Account is an object; Case is an object etc. </w:t>
            </w:r>
          </w:p>
        </w:tc>
      </w:tr>
      <w:tr w:rsidR="005979B0" w14:paraId="0D73C471" w14:textId="77777777">
        <w:trPr>
          <w:trHeight w:val="340"/>
        </w:trPr>
        <w:tc>
          <w:tcPr>
            <w:tcW w:w="3266" w:type="dxa"/>
            <w:tcBorders>
              <w:top w:val="single" w:sz="4" w:space="0" w:color="auto"/>
              <w:left w:val="single" w:sz="4" w:space="0" w:color="auto"/>
              <w:bottom w:val="single" w:sz="4" w:space="0" w:color="auto"/>
              <w:right w:val="single" w:sz="4" w:space="0" w:color="auto"/>
            </w:tcBorders>
          </w:tcPr>
          <w:p w14:paraId="1C9D9229" w14:textId="77777777" w:rsidR="005979B0" w:rsidRDefault="00116867">
            <w:pPr>
              <w:adjustRightInd w:val="0"/>
              <w:rPr>
                <w:rFonts w:ascii="Times New Roman" w:hAnsi="Times New Roman" w:cs="Times New Roman"/>
                <w:color w:val="000000"/>
              </w:rPr>
            </w:pPr>
            <w:r>
              <w:rPr>
                <w:rFonts w:ascii="Times New Roman" w:hAnsi="Times New Roman" w:cs="Times New Roman"/>
                <w:color w:val="000000"/>
              </w:rPr>
              <w:t xml:space="preserve">Record </w:t>
            </w:r>
          </w:p>
        </w:tc>
        <w:tc>
          <w:tcPr>
            <w:tcW w:w="5295" w:type="dxa"/>
            <w:tcBorders>
              <w:top w:val="single" w:sz="4" w:space="0" w:color="auto"/>
              <w:left w:val="single" w:sz="4" w:space="0" w:color="auto"/>
              <w:bottom w:val="single" w:sz="4" w:space="0" w:color="auto"/>
              <w:right w:val="single" w:sz="4" w:space="0" w:color="auto"/>
            </w:tcBorders>
          </w:tcPr>
          <w:p w14:paraId="67682BAA" w14:textId="77777777" w:rsidR="005979B0" w:rsidRDefault="00116867">
            <w:pPr>
              <w:adjustRightInd w:val="0"/>
              <w:rPr>
                <w:rFonts w:ascii="Times New Roman" w:hAnsi="Times New Roman" w:cs="Times New Roman"/>
                <w:color w:val="000000"/>
                <w:lang w:val="en-US"/>
              </w:rPr>
            </w:pPr>
            <w:r>
              <w:rPr>
                <w:rFonts w:ascii="Times New Roman" w:hAnsi="Times New Roman" w:cs="Times New Roman"/>
                <w:color w:val="000000" w:themeColor="text1"/>
                <w:lang w:val="en-US"/>
              </w:rPr>
              <w:t xml:space="preserve">A record is data entry on an object and consists of collection of data in fields, possibly of different types, typically in fixed number and sequence. </w:t>
            </w:r>
          </w:p>
        </w:tc>
      </w:tr>
      <w:tr w:rsidR="005979B0" w14:paraId="769F4C70" w14:textId="77777777">
        <w:trPr>
          <w:trHeight w:val="98"/>
        </w:trPr>
        <w:tc>
          <w:tcPr>
            <w:tcW w:w="3266" w:type="dxa"/>
            <w:tcBorders>
              <w:top w:val="single" w:sz="4" w:space="0" w:color="auto"/>
              <w:left w:val="single" w:sz="4" w:space="0" w:color="auto"/>
              <w:bottom w:val="single" w:sz="4" w:space="0" w:color="auto"/>
              <w:right w:val="single" w:sz="4" w:space="0" w:color="auto"/>
            </w:tcBorders>
          </w:tcPr>
          <w:p w14:paraId="33D14BCC" w14:textId="77777777" w:rsidR="005979B0" w:rsidRDefault="00116867">
            <w:pPr>
              <w:adjustRightInd w:val="0"/>
              <w:rPr>
                <w:rFonts w:ascii="Times New Roman" w:hAnsi="Times New Roman" w:cs="Times New Roman"/>
                <w:color w:val="000000"/>
              </w:rPr>
            </w:pPr>
            <w:r>
              <w:rPr>
                <w:rFonts w:ascii="Times New Roman" w:hAnsi="Times New Roman" w:cs="Times New Roman"/>
                <w:color w:val="000000"/>
              </w:rPr>
              <w:t xml:space="preserve">List View </w:t>
            </w:r>
          </w:p>
        </w:tc>
        <w:tc>
          <w:tcPr>
            <w:tcW w:w="5295" w:type="dxa"/>
            <w:tcBorders>
              <w:top w:val="single" w:sz="4" w:space="0" w:color="auto"/>
              <w:left w:val="single" w:sz="4" w:space="0" w:color="auto"/>
              <w:bottom w:val="single" w:sz="4" w:space="0" w:color="auto"/>
              <w:right w:val="single" w:sz="4" w:space="0" w:color="auto"/>
            </w:tcBorders>
          </w:tcPr>
          <w:p w14:paraId="13C0B9F0" w14:textId="77777777" w:rsidR="005979B0" w:rsidRDefault="00116867">
            <w:pPr>
              <w:adjustRightInd w:val="0"/>
              <w:rPr>
                <w:rFonts w:ascii="Times New Roman" w:hAnsi="Times New Roman" w:cs="Times New Roman"/>
                <w:color w:val="000000"/>
              </w:rPr>
            </w:pPr>
            <w:r>
              <w:rPr>
                <w:rFonts w:ascii="Times New Roman" w:hAnsi="Times New Roman" w:cs="Times New Roman"/>
                <w:color w:val="000000"/>
              </w:rPr>
              <w:t xml:space="preserve">List View allows user to see a filtered list of records </w:t>
            </w:r>
          </w:p>
        </w:tc>
      </w:tr>
      <w:tr w:rsidR="005979B0" w14:paraId="0AEAF874" w14:textId="77777777">
        <w:trPr>
          <w:trHeight w:val="340"/>
        </w:trPr>
        <w:tc>
          <w:tcPr>
            <w:tcW w:w="3266" w:type="dxa"/>
            <w:tcBorders>
              <w:top w:val="single" w:sz="4" w:space="0" w:color="auto"/>
              <w:left w:val="single" w:sz="4" w:space="0" w:color="auto"/>
              <w:bottom w:val="single" w:sz="4" w:space="0" w:color="auto"/>
              <w:right w:val="single" w:sz="4" w:space="0" w:color="auto"/>
            </w:tcBorders>
          </w:tcPr>
          <w:p w14:paraId="479904F0" w14:textId="77777777" w:rsidR="005979B0" w:rsidRDefault="00116867">
            <w:pPr>
              <w:adjustRightInd w:val="0"/>
              <w:rPr>
                <w:rFonts w:ascii="Times New Roman" w:hAnsi="Times New Roman" w:cs="Times New Roman"/>
                <w:color w:val="000000"/>
              </w:rPr>
            </w:pPr>
            <w:r>
              <w:rPr>
                <w:rFonts w:ascii="Times New Roman" w:hAnsi="Times New Roman" w:cs="Times New Roman"/>
                <w:color w:val="000000"/>
              </w:rPr>
              <w:t xml:space="preserve">Layout </w:t>
            </w:r>
          </w:p>
        </w:tc>
        <w:tc>
          <w:tcPr>
            <w:tcW w:w="5295" w:type="dxa"/>
            <w:tcBorders>
              <w:top w:val="single" w:sz="4" w:space="0" w:color="auto"/>
              <w:left w:val="single" w:sz="4" w:space="0" w:color="auto"/>
              <w:bottom w:val="single" w:sz="4" w:space="0" w:color="auto"/>
              <w:right w:val="single" w:sz="4" w:space="0" w:color="auto"/>
            </w:tcBorders>
          </w:tcPr>
          <w:p w14:paraId="25E0D738" w14:textId="77777777" w:rsidR="005979B0" w:rsidRDefault="00116867">
            <w:pPr>
              <w:adjustRightInd w:val="0"/>
              <w:rPr>
                <w:rFonts w:ascii="Times New Roman" w:hAnsi="Times New Roman" w:cs="Times New Roman"/>
                <w:color w:val="000000"/>
                <w:lang w:val="en-US"/>
              </w:rPr>
            </w:pPr>
            <w:r>
              <w:rPr>
                <w:rFonts w:ascii="Times New Roman" w:hAnsi="Times New Roman" w:cs="Times New Roman"/>
                <w:color w:val="000000" w:themeColor="text1"/>
                <w:lang w:val="en-US"/>
              </w:rPr>
              <w:t xml:space="preserve">Page layouts control the layout and organization of buttons, fields, and related sections on object record pages. They also help determine which fields are visible, read only, and required. </w:t>
            </w:r>
          </w:p>
        </w:tc>
      </w:tr>
    </w:tbl>
    <w:p w14:paraId="050B61F7" w14:textId="77777777" w:rsidR="005979B0" w:rsidRDefault="005979B0">
      <w:pPr>
        <w:rPr>
          <w:rFonts w:ascii="Times New Roman" w:hAnsi="Times New Roman" w:cs="Times New Roman"/>
          <w:b/>
          <w:sz w:val="28"/>
          <w:szCs w:val="28"/>
          <w:u w:val="single"/>
        </w:rPr>
      </w:pPr>
    </w:p>
    <w:p w14:paraId="63267D0E" w14:textId="77777777" w:rsidR="005979B0" w:rsidRDefault="00116867">
      <w:pPr>
        <w:shd w:val="clear" w:color="auto" w:fill="007CC4"/>
        <w:rPr>
          <w:rFonts w:ascii="Times New Roman" w:eastAsia="Times New Roman" w:hAnsi="Times New Roman" w:cs="Times New Roman"/>
          <w:color w:val="FFFFFF"/>
        </w:rPr>
      </w:pPr>
      <w:r>
        <w:rPr>
          <w:rFonts w:ascii="Times New Roman" w:eastAsia="Times New Roman" w:hAnsi="Times New Roman" w:cs="Times New Roman"/>
          <w:b/>
          <w:bCs/>
          <w:color w:val="FFFFFF"/>
        </w:rPr>
        <w:t>System and User information (To be filled)</w:t>
      </w:r>
    </w:p>
    <w:tbl>
      <w:tblPr>
        <w:tblStyle w:val="TableGrid"/>
        <w:tblW w:w="0" w:type="auto"/>
        <w:tblLook w:val="04A0" w:firstRow="1" w:lastRow="0" w:firstColumn="1" w:lastColumn="0" w:noHBand="0" w:noVBand="1"/>
      </w:tblPr>
      <w:tblGrid>
        <w:gridCol w:w="3131"/>
        <w:gridCol w:w="2571"/>
        <w:gridCol w:w="2594"/>
      </w:tblGrid>
      <w:tr w:rsidR="005979B0" w14:paraId="566C2BAB" w14:textId="77777777">
        <w:tc>
          <w:tcPr>
            <w:tcW w:w="3272" w:type="dxa"/>
          </w:tcPr>
          <w:p w14:paraId="5ED822D7" w14:textId="77777777" w:rsidR="005979B0" w:rsidRDefault="00116867">
            <w:pPr>
              <w:pStyle w:val="Heading1"/>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Licence </w:t>
            </w:r>
          </w:p>
        </w:tc>
        <w:tc>
          <w:tcPr>
            <w:tcW w:w="2679" w:type="dxa"/>
          </w:tcPr>
          <w:p w14:paraId="0930D36D"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Salesforce</w:t>
            </w:r>
          </w:p>
        </w:tc>
        <w:tc>
          <w:tcPr>
            <w:tcW w:w="2679" w:type="dxa"/>
          </w:tcPr>
          <w:p w14:paraId="5383032D"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Comments</w:t>
            </w:r>
          </w:p>
        </w:tc>
      </w:tr>
      <w:tr w:rsidR="005979B0" w14:paraId="730B31E4" w14:textId="77777777">
        <w:tc>
          <w:tcPr>
            <w:tcW w:w="3272" w:type="dxa"/>
          </w:tcPr>
          <w:p w14:paraId="0C8130EE" w14:textId="77777777" w:rsidR="005979B0" w:rsidRDefault="00116867">
            <w:pPr>
              <w:pStyle w:val="Heading1"/>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No of licence</w:t>
            </w:r>
          </w:p>
        </w:tc>
        <w:tc>
          <w:tcPr>
            <w:tcW w:w="2679" w:type="dxa"/>
          </w:tcPr>
          <w:p w14:paraId="7E7F3637"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100</w:t>
            </w:r>
          </w:p>
        </w:tc>
        <w:tc>
          <w:tcPr>
            <w:tcW w:w="2679" w:type="dxa"/>
          </w:tcPr>
          <w:p w14:paraId="2AC24AD1" w14:textId="77777777" w:rsidR="005979B0" w:rsidRDefault="005979B0">
            <w:pPr>
              <w:spacing w:after="0" w:line="240" w:lineRule="auto"/>
              <w:rPr>
                <w:rFonts w:ascii="Times New Roman" w:hAnsi="Times New Roman" w:cs="Times New Roman"/>
                <w:sz w:val="24"/>
                <w:szCs w:val="24"/>
              </w:rPr>
            </w:pPr>
          </w:p>
        </w:tc>
      </w:tr>
      <w:tr w:rsidR="005979B0" w14:paraId="5C941AC1" w14:textId="77777777">
        <w:tc>
          <w:tcPr>
            <w:tcW w:w="3272" w:type="dxa"/>
          </w:tcPr>
          <w:p w14:paraId="1875C75E" w14:textId="77777777" w:rsidR="005979B0" w:rsidRDefault="00116867">
            <w:pPr>
              <w:pStyle w:val="Heading1"/>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Admin</w:t>
            </w:r>
          </w:p>
        </w:tc>
        <w:tc>
          <w:tcPr>
            <w:tcW w:w="2679" w:type="dxa"/>
          </w:tcPr>
          <w:p w14:paraId="0114AD3F"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679" w:type="dxa"/>
          </w:tcPr>
          <w:p w14:paraId="79D233E0" w14:textId="77777777" w:rsidR="005979B0" w:rsidRDefault="005979B0">
            <w:pPr>
              <w:spacing w:after="0" w:line="240" w:lineRule="auto"/>
              <w:rPr>
                <w:rFonts w:ascii="Times New Roman" w:hAnsi="Times New Roman" w:cs="Times New Roman"/>
                <w:sz w:val="24"/>
                <w:szCs w:val="24"/>
              </w:rPr>
            </w:pPr>
          </w:p>
        </w:tc>
      </w:tr>
      <w:tr w:rsidR="005979B0" w14:paraId="785F1E1A" w14:textId="77777777">
        <w:tc>
          <w:tcPr>
            <w:tcW w:w="3272" w:type="dxa"/>
          </w:tcPr>
          <w:p w14:paraId="0116328A" w14:textId="77777777" w:rsidR="005979B0" w:rsidRDefault="00116867">
            <w:pPr>
              <w:pStyle w:val="Heading1"/>
              <w:spacing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Dashboard</w:t>
            </w:r>
          </w:p>
        </w:tc>
        <w:tc>
          <w:tcPr>
            <w:tcW w:w="2679" w:type="dxa"/>
          </w:tcPr>
          <w:p w14:paraId="7571857D" w14:textId="77777777" w:rsidR="005979B0" w:rsidRDefault="00116867">
            <w:pPr>
              <w:spacing w:after="0" w:line="240" w:lineRule="auto"/>
              <w:rPr>
                <w:rFonts w:ascii="Times New Roman" w:hAnsi="Times New Roman" w:cs="Times New Roman"/>
                <w:sz w:val="24"/>
                <w:szCs w:val="24"/>
              </w:rPr>
            </w:pPr>
            <w:r>
              <w:rPr>
                <w:rFonts w:ascii="Times New Roman" w:hAnsi="Times New Roman" w:cs="Times New Roman"/>
                <w:sz w:val="24"/>
                <w:szCs w:val="24"/>
              </w:rPr>
              <w:t>N/A</w:t>
            </w:r>
          </w:p>
        </w:tc>
        <w:tc>
          <w:tcPr>
            <w:tcW w:w="2679" w:type="dxa"/>
          </w:tcPr>
          <w:p w14:paraId="6BF6BBBB" w14:textId="77777777" w:rsidR="005979B0" w:rsidRDefault="00116867">
            <w:pPr>
              <w:spacing w:after="0" w:line="240" w:lineRule="auto"/>
              <w:rPr>
                <w:rFonts w:ascii="Times New Roman" w:hAnsi="Times New Roman" w:cs="Times New Roman"/>
                <w:sz w:val="24"/>
                <w:szCs w:val="24"/>
                <w:lang w:val="en-US"/>
              </w:rPr>
            </w:pPr>
            <w:r>
              <w:rPr>
                <w:rFonts w:ascii="Times New Roman" w:hAnsi="Times New Roman" w:cs="Times New Roman"/>
                <w:sz w:val="24"/>
                <w:szCs w:val="24"/>
              </w:rPr>
              <w:t>As per salesforce standard functionality only 5 dynamic dashboards can be implemented</w:t>
            </w:r>
            <w:r>
              <w:rPr>
                <w:rFonts w:ascii="Times New Roman" w:hAnsi="Times New Roman" w:cs="Times New Roman"/>
                <w:sz w:val="24"/>
                <w:szCs w:val="24"/>
                <w:lang w:val="en-US"/>
              </w:rPr>
              <w:t>.</w:t>
            </w:r>
          </w:p>
        </w:tc>
      </w:tr>
    </w:tbl>
    <w:p w14:paraId="13419B63" w14:textId="77777777" w:rsidR="005979B0" w:rsidRDefault="005979B0">
      <w:pPr>
        <w:spacing w:after="0" w:line="240" w:lineRule="auto"/>
        <w:textAlignment w:val="baseline"/>
        <w:rPr>
          <w:rFonts w:ascii="Times New Roman" w:eastAsia="Times New Roman" w:hAnsi="Times New Roman" w:cs="Times New Roman"/>
          <w:bCs/>
          <w:color w:val="000000"/>
        </w:rPr>
      </w:pPr>
    </w:p>
    <w:p w14:paraId="31958D9A" w14:textId="77777777" w:rsidR="005979B0" w:rsidRDefault="005979B0">
      <w:pPr>
        <w:spacing w:after="0" w:line="240" w:lineRule="auto"/>
        <w:textAlignment w:val="baseline"/>
        <w:rPr>
          <w:rFonts w:ascii="Times New Roman" w:eastAsia="Times New Roman" w:hAnsi="Times New Roman" w:cs="Times New Roman"/>
          <w:bCs/>
          <w:color w:val="000000"/>
        </w:rPr>
      </w:pPr>
    </w:p>
    <w:p w14:paraId="516615ED" w14:textId="77777777" w:rsidR="005979B0" w:rsidRDefault="005979B0">
      <w:pPr>
        <w:spacing w:after="0" w:line="240" w:lineRule="auto"/>
        <w:textAlignment w:val="baseline"/>
        <w:rPr>
          <w:rFonts w:ascii="Times New Roman" w:eastAsia="Times New Roman" w:hAnsi="Times New Roman" w:cs="Times New Roman"/>
          <w:bCs/>
          <w:color w:val="000000"/>
        </w:rPr>
      </w:pPr>
    </w:p>
    <w:p w14:paraId="5463FBCA" w14:textId="77777777" w:rsidR="005979B0" w:rsidRDefault="005979B0">
      <w:pPr>
        <w:spacing w:after="0" w:line="240" w:lineRule="auto"/>
        <w:textAlignment w:val="baseline"/>
        <w:rPr>
          <w:rFonts w:ascii="Times New Roman" w:eastAsia="Times New Roman" w:hAnsi="Times New Roman" w:cs="Times New Roman"/>
          <w:bCs/>
          <w:color w:val="000000"/>
        </w:rPr>
      </w:pPr>
    </w:p>
    <w:p w14:paraId="698C7501" w14:textId="77777777" w:rsidR="005979B0" w:rsidRDefault="00116867">
      <w:pPr>
        <w:shd w:val="clear" w:color="auto" w:fill="007CC4"/>
        <w:rPr>
          <w:rFonts w:ascii="Times New Roman" w:eastAsia="Times New Roman" w:hAnsi="Times New Roman" w:cs="Times New Roman"/>
          <w:color w:val="FFFFFF"/>
        </w:rPr>
      </w:pPr>
      <w:r>
        <w:rPr>
          <w:rFonts w:ascii="Times New Roman" w:eastAsia="Times New Roman" w:hAnsi="Times New Roman" w:cs="Times New Roman"/>
          <w:b/>
          <w:bCs/>
          <w:color w:val="FFFFFF"/>
        </w:rPr>
        <w:t>Role &amp; Licenses (To be filled)</w:t>
      </w:r>
    </w:p>
    <w:tbl>
      <w:tblPr>
        <w:tblStyle w:val="TableGrid"/>
        <w:tblW w:w="0" w:type="auto"/>
        <w:tblInd w:w="137" w:type="dxa"/>
        <w:tblLook w:val="04A0" w:firstRow="1" w:lastRow="0" w:firstColumn="1" w:lastColumn="0" w:noHBand="0" w:noVBand="1"/>
      </w:tblPr>
      <w:tblGrid>
        <w:gridCol w:w="811"/>
        <w:gridCol w:w="3336"/>
        <w:gridCol w:w="1722"/>
        <w:gridCol w:w="2290"/>
      </w:tblGrid>
      <w:tr w:rsidR="005979B0" w14:paraId="2FC4B35F" w14:textId="77777777">
        <w:trPr>
          <w:trHeight w:val="261"/>
        </w:trPr>
        <w:tc>
          <w:tcPr>
            <w:tcW w:w="813" w:type="dxa"/>
          </w:tcPr>
          <w:p w14:paraId="4B046197"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Sr.no</w:t>
            </w:r>
          </w:p>
        </w:tc>
        <w:tc>
          <w:tcPr>
            <w:tcW w:w="3375" w:type="dxa"/>
          </w:tcPr>
          <w:p w14:paraId="3BFD0462"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Role</w:t>
            </w:r>
          </w:p>
        </w:tc>
        <w:tc>
          <w:tcPr>
            <w:tcW w:w="1740" w:type="dxa"/>
          </w:tcPr>
          <w:p w14:paraId="7842AE76"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Count</w:t>
            </w:r>
          </w:p>
        </w:tc>
        <w:tc>
          <w:tcPr>
            <w:tcW w:w="2317" w:type="dxa"/>
          </w:tcPr>
          <w:p w14:paraId="08C53D68"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Licence Type</w:t>
            </w:r>
          </w:p>
        </w:tc>
      </w:tr>
      <w:tr w:rsidR="005979B0" w14:paraId="5FA2720E" w14:textId="77777777">
        <w:trPr>
          <w:trHeight w:val="261"/>
        </w:trPr>
        <w:tc>
          <w:tcPr>
            <w:tcW w:w="813" w:type="dxa"/>
          </w:tcPr>
          <w:p w14:paraId="0387CDCF"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779D3A19" w14:textId="77777777" w:rsidR="005979B0" w:rsidRDefault="00116867">
            <w:pPr>
              <w:spacing w:after="0" w:line="240" w:lineRule="auto"/>
              <w:rPr>
                <w:rFonts w:ascii="Times New Roman" w:eastAsia="Times New Roman" w:hAnsi="Times New Roman" w:cs="Times New Roman"/>
              </w:rPr>
            </w:pPr>
            <w:ins w:id="2" w:author="Jeevan Joy Pious" w:date="2025-09-19T14:57:00Z">
              <w:r>
                <w:rPr>
                  <w:rFonts w:ascii="Times New Roman" w:eastAsia="Times New Roman" w:hAnsi="Times New Roman" w:cs="Times New Roman"/>
                </w:rPr>
                <w:t>Management</w:t>
              </w:r>
            </w:ins>
          </w:p>
        </w:tc>
        <w:tc>
          <w:tcPr>
            <w:tcW w:w="1740" w:type="dxa"/>
          </w:tcPr>
          <w:p w14:paraId="4A7FB14E" w14:textId="77777777" w:rsidR="005979B0" w:rsidRDefault="00116867">
            <w:pPr>
              <w:pStyle w:val="ListParagraph"/>
              <w:spacing w:after="0" w:line="240" w:lineRule="auto"/>
              <w:ind w:left="0"/>
              <w:rPr>
                <w:rFonts w:ascii="Times New Roman" w:eastAsia="Times New Roman" w:hAnsi="Times New Roman" w:cs="Times New Roman"/>
              </w:rPr>
            </w:pPr>
            <w:ins w:id="3" w:author="Jeevan Joy Pious" w:date="2025-09-19T14:57:00Z">
              <w:r>
                <w:rPr>
                  <w:rFonts w:ascii="Times New Roman" w:eastAsia="Times New Roman" w:hAnsi="Times New Roman" w:cs="Times New Roman"/>
                </w:rPr>
                <w:t>5</w:t>
              </w:r>
            </w:ins>
          </w:p>
        </w:tc>
        <w:tc>
          <w:tcPr>
            <w:tcW w:w="2317" w:type="dxa"/>
          </w:tcPr>
          <w:p w14:paraId="046F501E"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07E6F6FB" w14:textId="77777777">
        <w:trPr>
          <w:trHeight w:val="261"/>
        </w:trPr>
        <w:tc>
          <w:tcPr>
            <w:tcW w:w="813" w:type="dxa"/>
          </w:tcPr>
          <w:p w14:paraId="2C485727"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7F3FE19C" w14:textId="77777777" w:rsidR="005979B0" w:rsidRDefault="00116867">
            <w:pPr>
              <w:pStyle w:val="ListParagraph"/>
              <w:spacing w:after="0" w:line="240" w:lineRule="auto"/>
              <w:ind w:left="0"/>
              <w:rPr>
                <w:rFonts w:ascii="Times New Roman" w:eastAsia="Times New Roman" w:hAnsi="Times New Roman" w:cs="Times New Roman"/>
              </w:rPr>
            </w:pPr>
            <w:ins w:id="4" w:author="Jeevan Joy Pious" w:date="2025-09-19T14:57:00Z">
              <w:r>
                <w:rPr>
                  <w:rFonts w:ascii="Times New Roman" w:eastAsia="Times New Roman" w:hAnsi="Times New Roman" w:cs="Times New Roman"/>
                </w:rPr>
                <w:t>Product Sales</w:t>
              </w:r>
            </w:ins>
            <w:ins w:id="5" w:author="Jeevan Joy Pious" w:date="2025-09-19T14:59:00Z">
              <w:r>
                <w:rPr>
                  <w:rFonts w:ascii="Times New Roman" w:eastAsia="Times New Roman" w:hAnsi="Times New Roman" w:cs="Times New Roman"/>
                </w:rPr>
                <w:t xml:space="preserve"> (Distribution, </w:t>
              </w:r>
              <w:proofErr w:type="spellStart"/>
              <w:r>
                <w:rPr>
                  <w:rFonts w:ascii="Times New Roman" w:eastAsia="Times New Roman" w:hAnsi="Times New Roman" w:cs="Times New Roman"/>
                </w:rPr>
                <w:t>Ciyan</w:t>
              </w:r>
              <w:proofErr w:type="spellEnd"/>
              <w:r>
                <w:rPr>
                  <w:rFonts w:ascii="Times New Roman" w:eastAsia="Times New Roman" w:hAnsi="Times New Roman" w:cs="Times New Roman"/>
                </w:rPr>
                <w:t>. Aurum)</w:t>
              </w:r>
            </w:ins>
          </w:p>
        </w:tc>
        <w:tc>
          <w:tcPr>
            <w:tcW w:w="1740" w:type="dxa"/>
          </w:tcPr>
          <w:p w14:paraId="60616D75" w14:textId="77777777" w:rsidR="005979B0" w:rsidRDefault="00116867">
            <w:pPr>
              <w:pStyle w:val="ListParagraph"/>
              <w:spacing w:after="0" w:line="240" w:lineRule="auto"/>
              <w:ind w:left="0"/>
              <w:rPr>
                <w:rFonts w:ascii="Times New Roman" w:eastAsia="Times New Roman" w:hAnsi="Times New Roman" w:cs="Times New Roman"/>
              </w:rPr>
            </w:pPr>
            <w:ins w:id="6" w:author="Jeevan Joy Pious" w:date="2025-09-19T15:00:00Z">
              <w:r>
                <w:rPr>
                  <w:rFonts w:ascii="Times New Roman" w:eastAsia="Times New Roman" w:hAnsi="Times New Roman" w:cs="Times New Roman"/>
                </w:rPr>
                <w:t>70</w:t>
              </w:r>
            </w:ins>
          </w:p>
        </w:tc>
        <w:tc>
          <w:tcPr>
            <w:tcW w:w="2317" w:type="dxa"/>
          </w:tcPr>
          <w:p w14:paraId="3A6E976C"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51E754C3" w14:textId="77777777">
        <w:trPr>
          <w:trHeight w:val="261"/>
        </w:trPr>
        <w:tc>
          <w:tcPr>
            <w:tcW w:w="813" w:type="dxa"/>
          </w:tcPr>
          <w:p w14:paraId="659BFA86"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22CE1D16" w14:textId="77777777" w:rsidR="005979B0" w:rsidRDefault="00116867">
            <w:pPr>
              <w:pStyle w:val="ListParagraph"/>
              <w:spacing w:after="0" w:line="240" w:lineRule="auto"/>
              <w:ind w:left="0"/>
              <w:rPr>
                <w:rFonts w:ascii="Times New Roman" w:eastAsia="Times New Roman" w:hAnsi="Times New Roman" w:cs="Times New Roman"/>
              </w:rPr>
            </w:pPr>
            <w:ins w:id="7" w:author="Jeevan Joy Pious" w:date="2025-09-19T14:57:00Z">
              <w:r>
                <w:rPr>
                  <w:rFonts w:ascii="Times New Roman" w:eastAsia="Times New Roman" w:hAnsi="Times New Roman" w:cs="Times New Roman"/>
                </w:rPr>
                <w:t>Service Sales</w:t>
              </w:r>
            </w:ins>
          </w:p>
        </w:tc>
        <w:tc>
          <w:tcPr>
            <w:tcW w:w="1740" w:type="dxa"/>
          </w:tcPr>
          <w:p w14:paraId="48C69DDB" w14:textId="77777777" w:rsidR="005979B0" w:rsidRDefault="00116867">
            <w:pPr>
              <w:pStyle w:val="ListParagraph"/>
              <w:spacing w:after="0" w:line="240" w:lineRule="auto"/>
              <w:ind w:left="0"/>
              <w:rPr>
                <w:rFonts w:ascii="Times New Roman" w:eastAsia="Times New Roman" w:hAnsi="Times New Roman" w:cs="Times New Roman"/>
              </w:rPr>
            </w:pPr>
            <w:ins w:id="8" w:author="Jeevan Joy Pious" w:date="2025-09-19T15:01:00Z">
              <w:r>
                <w:rPr>
                  <w:rFonts w:ascii="Times New Roman" w:eastAsia="Times New Roman" w:hAnsi="Times New Roman" w:cs="Times New Roman"/>
                </w:rPr>
                <w:t>17</w:t>
              </w:r>
            </w:ins>
          </w:p>
        </w:tc>
        <w:tc>
          <w:tcPr>
            <w:tcW w:w="2317" w:type="dxa"/>
          </w:tcPr>
          <w:p w14:paraId="294917D0"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3478C2AF" w14:textId="77777777">
        <w:trPr>
          <w:trHeight w:val="261"/>
        </w:trPr>
        <w:tc>
          <w:tcPr>
            <w:tcW w:w="813" w:type="dxa"/>
          </w:tcPr>
          <w:p w14:paraId="15CC29FB"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586598AA" w14:textId="77777777" w:rsidR="005979B0" w:rsidRDefault="00116867">
            <w:pPr>
              <w:pStyle w:val="ListParagraph"/>
              <w:spacing w:after="0" w:line="240" w:lineRule="auto"/>
              <w:ind w:left="0"/>
              <w:rPr>
                <w:rFonts w:ascii="Times New Roman" w:eastAsia="Times New Roman" w:hAnsi="Times New Roman" w:cs="Times New Roman"/>
              </w:rPr>
            </w:pPr>
            <w:ins w:id="9" w:author="Jeevan Joy Pious" w:date="2025-09-19T14:58:00Z">
              <w:r>
                <w:rPr>
                  <w:rFonts w:ascii="Times New Roman" w:eastAsia="Times New Roman" w:hAnsi="Times New Roman" w:cs="Times New Roman"/>
                </w:rPr>
                <w:t>Academy</w:t>
              </w:r>
            </w:ins>
          </w:p>
        </w:tc>
        <w:tc>
          <w:tcPr>
            <w:tcW w:w="1740" w:type="dxa"/>
          </w:tcPr>
          <w:p w14:paraId="70313FD6" w14:textId="77777777" w:rsidR="005979B0" w:rsidRDefault="00116867">
            <w:pPr>
              <w:pStyle w:val="ListParagraph"/>
              <w:spacing w:after="0" w:line="240" w:lineRule="auto"/>
              <w:ind w:left="0"/>
              <w:rPr>
                <w:rFonts w:ascii="Times New Roman" w:eastAsia="Times New Roman" w:hAnsi="Times New Roman" w:cs="Times New Roman"/>
              </w:rPr>
            </w:pPr>
            <w:ins w:id="10" w:author="Jeevan Joy Pious" w:date="2025-09-19T14:58:00Z">
              <w:r>
                <w:rPr>
                  <w:rFonts w:ascii="Times New Roman" w:eastAsia="Times New Roman" w:hAnsi="Times New Roman" w:cs="Times New Roman"/>
                </w:rPr>
                <w:t>1</w:t>
              </w:r>
            </w:ins>
          </w:p>
        </w:tc>
        <w:tc>
          <w:tcPr>
            <w:tcW w:w="2317" w:type="dxa"/>
          </w:tcPr>
          <w:p w14:paraId="336258B2"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2BA47DD9" w14:textId="77777777">
        <w:trPr>
          <w:trHeight w:val="261"/>
        </w:trPr>
        <w:tc>
          <w:tcPr>
            <w:tcW w:w="813" w:type="dxa"/>
          </w:tcPr>
          <w:p w14:paraId="0A287E9D"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6DE566CD" w14:textId="77777777" w:rsidR="005979B0" w:rsidRDefault="00116867">
            <w:pPr>
              <w:pStyle w:val="ListParagraph"/>
              <w:spacing w:after="0" w:line="240" w:lineRule="auto"/>
              <w:ind w:left="0"/>
              <w:rPr>
                <w:rFonts w:ascii="Times New Roman" w:eastAsia="Times New Roman" w:hAnsi="Times New Roman" w:cs="Times New Roman"/>
              </w:rPr>
            </w:pPr>
            <w:ins w:id="11" w:author="Jeevan Joy Pious" w:date="2025-09-19T14:58:00Z">
              <w:r>
                <w:rPr>
                  <w:rFonts w:ascii="Times New Roman" w:eastAsia="Times New Roman" w:hAnsi="Times New Roman" w:cs="Times New Roman"/>
                </w:rPr>
                <w:t>Finance</w:t>
              </w:r>
            </w:ins>
          </w:p>
        </w:tc>
        <w:tc>
          <w:tcPr>
            <w:tcW w:w="1740" w:type="dxa"/>
          </w:tcPr>
          <w:p w14:paraId="0C6066EE" w14:textId="77777777" w:rsidR="005979B0" w:rsidRDefault="00116867">
            <w:pPr>
              <w:pStyle w:val="ListParagraph"/>
              <w:spacing w:after="0" w:line="240" w:lineRule="auto"/>
              <w:ind w:left="0"/>
              <w:rPr>
                <w:rFonts w:ascii="Times New Roman" w:eastAsia="Times New Roman" w:hAnsi="Times New Roman" w:cs="Times New Roman"/>
              </w:rPr>
            </w:pPr>
            <w:ins w:id="12" w:author="Jeevan Joy Pious" w:date="2025-09-19T14:58:00Z">
              <w:r>
                <w:rPr>
                  <w:rFonts w:ascii="Times New Roman" w:eastAsia="Times New Roman" w:hAnsi="Times New Roman" w:cs="Times New Roman"/>
                </w:rPr>
                <w:t>3</w:t>
              </w:r>
            </w:ins>
          </w:p>
        </w:tc>
        <w:tc>
          <w:tcPr>
            <w:tcW w:w="2317" w:type="dxa"/>
          </w:tcPr>
          <w:p w14:paraId="54FDF5B3"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5C4C33C0" w14:textId="77777777">
        <w:trPr>
          <w:trHeight w:val="261"/>
        </w:trPr>
        <w:tc>
          <w:tcPr>
            <w:tcW w:w="813" w:type="dxa"/>
          </w:tcPr>
          <w:p w14:paraId="6E70C121"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6C69A3E7" w14:textId="77777777" w:rsidR="005979B0" w:rsidRDefault="00116867">
            <w:pPr>
              <w:pStyle w:val="ListParagraph"/>
              <w:spacing w:after="0" w:line="240" w:lineRule="auto"/>
              <w:ind w:left="0"/>
              <w:rPr>
                <w:rFonts w:ascii="Times New Roman" w:eastAsia="Times New Roman" w:hAnsi="Times New Roman" w:cs="Times New Roman"/>
              </w:rPr>
            </w:pPr>
            <w:ins w:id="13" w:author="Jeevan Joy Pious" w:date="2025-09-19T14:58:00Z">
              <w:r>
                <w:rPr>
                  <w:rFonts w:ascii="Times New Roman" w:eastAsia="Times New Roman" w:hAnsi="Times New Roman" w:cs="Times New Roman"/>
                </w:rPr>
                <w:t>Marketing</w:t>
              </w:r>
            </w:ins>
          </w:p>
        </w:tc>
        <w:tc>
          <w:tcPr>
            <w:tcW w:w="1740" w:type="dxa"/>
          </w:tcPr>
          <w:p w14:paraId="68186DAF" w14:textId="77777777" w:rsidR="005979B0" w:rsidRDefault="00116867">
            <w:pPr>
              <w:pStyle w:val="ListParagraph"/>
              <w:spacing w:after="0" w:line="240" w:lineRule="auto"/>
              <w:ind w:left="0"/>
              <w:rPr>
                <w:rFonts w:ascii="Times New Roman" w:eastAsia="Times New Roman" w:hAnsi="Times New Roman" w:cs="Times New Roman"/>
              </w:rPr>
            </w:pPr>
            <w:ins w:id="14" w:author="Jeevan Joy Pious" w:date="2025-09-19T14:58:00Z">
              <w:r>
                <w:rPr>
                  <w:rFonts w:ascii="Times New Roman" w:eastAsia="Times New Roman" w:hAnsi="Times New Roman" w:cs="Times New Roman"/>
                </w:rPr>
                <w:t>1</w:t>
              </w:r>
            </w:ins>
          </w:p>
        </w:tc>
        <w:tc>
          <w:tcPr>
            <w:tcW w:w="2317" w:type="dxa"/>
          </w:tcPr>
          <w:p w14:paraId="190A58F5"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76D2C144" w14:textId="77777777">
        <w:trPr>
          <w:trHeight w:val="261"/>
        </w:trPr>
        <w:tc>
          <w:tcPr>
            <w:tcW w:w="813" w:type="dxa"/>
          </w:tcPr>
          <w:p w14:paraId="601CCFE6"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16F068C3" w14:textId="77777777" w:rsidR="005979B0" w:rsidRDefault="00116867">
            <w:pPr>
              <w:pStyle w:val="ListParagraph"/>
              <w:spacing w:after="0" w:line="240" w:lineRule="auto"/>
              <w:ind w:left="0"/>
              <w:rPr>
                <w:rFonts w:ascii="Times New Roman" w:eastAsia="Times New Roman" w:hAnsi="Times New Roman" w:cs="Times New Roman"/>
              </w:rPr>
            </w:pPr>
            <w:ins w:id="15" w:author="Jeevan Joy Pious" w:date="2025-09-19T14:58:00Z">
              <w:r>
                <w:rPr>
                  <w:rFonts w:ascii="Times New Roman" w:eastAsia="Times New Roman" w:hAnsi="Times New Roman" w:cs="Times New Roman"/>
                </w:rPr>
                <w:t>HR</w:t>
              </w:r>
            </w:ins>
          </w:p>
        </w:tc>
        <w:tc>
          <w:tcPr>
            <w:tcW w:w="1740" w:type="dxa"/>
          </w:tcPr>
          <w:p w14:paraId="7F3CF9CA" w14:textId="77777777" w:rsidR="005979B0" w:rsidRDefault="00116867">
            <w:pPr>
              <w:pStyle w:val="ListParagraph"/>
              <w:spacing w:after="0" w:line="240" w:lineRule="auto"/>
              <w:ind w:left="0"/>
              <w:rPr>
                <w:rFonts w:ascii="Times New Roman" w:eastAsia="Times New Roman" w:hAnsi="Times New Roman" w:cs="Times New Roman"/>
              </w:rPr>
            </w:pPr>
            <w:ins w:id="16" w:author="Jeevan Joy Pious" w:date="2025-09-19T14:58:00Z">
              <w:r>
                <w:rPr>
                  <w:rFonts w:ascii="Times New Roman" w:eastAsia="Times New Roman" w:hAnsi="Times New Roman" w:cs="Times New Roman"/>
                </w:rPr>
                <w:t>1</w:t>
              </w:r>
            </w:ins>
          </w:p>
        </w:tc>
        <w:tc>
          <w:tcPr>
            <w:tcW w:w="2317" w:type="dxa"/>
          </w:tcPr>
          <w:p w14:paraId="78A70D13"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1F8BB94B" w14:textId="77777777">
        <w:trPr>
          <w:trHeight w:val="261"/>
        </w:trPr>
        <w:tc>
          <w:tcPr>
            <w:tcW w:w="813" w:type="dxa"/>
          </w:tcPr>
          <w:p w14:paraId="10227D48"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7C24539F" w14:textId="77777777" w:rsidR="005979B0" w:rsidRDefault="00116867">
            <w:pPr>
              <w:pStyle w:val="ListParagraph"/>
              <w:spacing w:after="0" w:line="240" w:lineRule="auto"/>
              <w:ind w:left="0"/>
              <w:rPr>
                <w:rFonts w:ascii="Times New Roman" w:eastAsia="Times New Roman" w:hAnsi="Times New Roman" w:cs="Times New Roman"/>
              </w:rPr>
            </w:pPr>
            <w:ins w:id="17" w:author="Jeevan Joy Pious" w:date="2025-09-19T14:58:00Z">
              <w:r>
                <w:rPr>
                  <w:rFonts w:ascii="Times New Roman" w:eastAsia="Times New Roman" w:hAnsi="Times New Roman" w:cs="Times New Roman"/>
                </w:rPr>
                <w:t>Sourcing</w:t>
              </w:r>
            </w:ins>
          </w:p>
        </w:tc>
        <w:tc>
          <w:tcPr>
            <w:tcW w:w="1740" w:type="dxa"/>
          </w:tcPr>
          <w:p w14:paraId="17A3FD68" w14:textId="77777777" w:rsidR="005979B0" w:rsidRDefault="00116867">
            <w:pPr>
              <w:pStyle w:val="ListParagraph"/>
              <w:spacing w:after="0" w:line="240" w:lineRule="auto"/>
              <w:ind w:left="0"/>
              <w:rPr>
                <w:rFonts w:ascii="Times New Roman" w:eastAsia="Times New Roman" w:hAnsi="Times New Roman" w:cs="Times New Roman"/>
              </w:rPr>
            </w:pPr>
            <w:ins w:id="18" w:author="Jeevan Joy Pious" w:date="2025-09-19T14:58:00Z">
              <w:r>
                <w:rPr>
                  <w:rFonts w:ascii="Times New Roman" w:eastAsia="Times New Roman" w:hAnsi="Times New Roman" w:cs="Times New Roman"/>
                </w:rPr>
                <w:t>2</w:t>
              </w:r>
            </w:ins>
          </w:p>
        </w:tc>
        <w:tc>
          <w:tcPr>
            <w:tcW w:w="2317" w:type="dxa"/>
          </w:tcPr>
          <w:p w14:paraId="363D5ECB"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3A183ADD" w14:textId="77777777">
        <w:trPr>
          <w:trHeight w:val="261"/>
        </w:trPr>
        <w:tc>
          <w:tcPr>
            <w:tcW w:w="813" w:type="dxa"/>
          </w:tcPr>
          <w:p w14:paraId="2DEBF66B"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59D347DD" w14:textId="77777777" w:rsidR="005979B0" w:rsidRDefault="005979B0">
            <w:pPr>
              <w:pStyle w:val="ListParagraph"/>
              <w:spacing w:after="0" w:line="240" w:lineRule="auto"/>
              <w:ind w:left="0"/>
              <w:rPr>
                <w:rFonts w:ascii="Times New Roman" w:eastAsia="Times New Roman" w:hAnsi="Times New Roman" w:cs="Times New Roman"/>
              </w:rPr>
            </w:pPr>
          </w:p>
        </w:tc>
        <w:tc>
          <w:tcPr>
            <w:tcW w:w="1740" w:type="dxa"/>
          </w:tcPr>
          <w:p w14:paraId="124F3363" w14:textId="77777777" w:rsidR="005979B0" w:rsidRDefault="005979B0">
            <w:pPr>
              <w:pStyle w:val="ListParagraph"/>
              <w:spacing w:after="0" w:line="240" w:lineRule="auto"/>
              <w:ind w:left="0"/>
              <w:rPr>
                <w:rFonts w:ascii="Times New Roman" w:eastAsia="Times New Roman" w:hAnsi="Times New Roman" w:cs="Times New Roman"/>
              </w:rPr>
            </w:pPr>
          </w:p>
        </w:tc>
        <w:tc>
          <w:tcPr>
            <w:tcW w:w="2317" w:type="dxa"/>
          </w:tcPr>
          <w:p w14:paraId="6A380598" w14:textId="77777777" w:rsidR="005979B0" w:rsidRDefault="005979B0">
            <w:pPr>
              <w:pStyle w:val="ListParagraph"/>
              <w:spacing w:after="0" w:line="240" w:lineRule="auto"/>
              <w:ind w:left="0"/>
              <w:rPr>
                <w:rFonts w:ascii="Times New Roman" w:eastAsia="Times New Roman" w:hAnsi="Times New Roman" w:cs="Times New Roman"/>
              </w:rPr>
            </w:pPr>
          </w:p>
        </w:tc>
      </w:tr>
      <w:tr w:rsidR="005979B0" w14:paraId="72D98626" w14:textId="77777777">
        <w:trPr>
          <w:trHeight w:val="273"/>
        </w:trPr>
        <w:tc>
          <w:tcPr>
            <w:tcW w:w="813" w:type="dxa"/>
          </w:tcPr>
          <w:p w14:paraId="0FC098E4" w14:textId="77777777" w:rsidR="005979B0" w:rsidRDefault="005979B0">
            <w:pPr>
              <w:pStyle w:val="ListParagraph"/>
              <w:numPr>
                <w:ilvl w:val="0"/>
                <w:numId w:val="9"/>
              </w:numPr>
              <w:spacing w:after="0" w:line="240" w:lineRule="auto"/>
              <w:rPr>
                <w:rFonts w:ascii="Times New Roman" w:eastAsia="Times New Roman" w:hAnsi="Times New Roman" w:cs="Times New Roman"/>
              </w:rPr>
            </w:pPr>
          </w:p>
        </w:tc>
        <w:tc>
          <w:tcPr>
            <w:tcW w:w="3375" w:type="dxa"/>
          </w:tcPr>
          <w:p w14:paraId="06B11FE4" w14:textId="77777777" w:rsidR="005979B0" w:rsidRDefault="005979B0">
            <w:pPr>
              <w:spacing w:after="0" w:line="240" w:lineRule="auto"/>
              <w:rPr>
                <w:rFonts w:ascii="Times New Roman" w:eastAsia="Times New Roman" w:hAnsi="Times New Roman" w:cs="Times New Roman"/>
              </w:rPr>
            </w:pPr>
          </w:p>
        </w:tc>
        <w:tc>
          <w:tcPr>
            <w:tcW w:w="1740" w:type="dxa"/>
          </w:tcPr>
          <w:p w14:paraId="316C4EC6" w14:textId="77777777" w:rsidR="005979B0" w:rsidRDefault="005979B0">
            <w:pPr>
              <w:pStyle w:val="ListParagraph"/>
              <w:spacing w:after="0" w:line="240" w:lineRule="auto"/>
              <w:ind w:left="0"/>
              <w:rPr>
                <w:rFonts w:ascii="Times New Roman" w:eastAsia="Times New Roman" w:hAnsi="Times New Roman" w:cs="Times New Roman"/>
              </w:rPr>
            </w:pPr>
          </w:p>
        </w:tc>
        <w:tc>
          <w:tcPr>
            <w:tcW w:w="2317" w:type="dxa"/>
          </w:tcPr>
          <w:p w14:paraId="1FBB0256" w14:textId="77777777" w:rsidR="005979B0" w:rsidRDefault="005979B0">
            <w:pPr>
              <w:pStyle w:val="ListParagraph"/>
              <w:spacing w:after="0" w:line="240" w:lineRule="auto"/>
              <w:ind w:left="0"/>
              <w:rPr>
                <w:rFonts w:ascii="Times New Roman" w:eastAsia="Times New Roman" w:hAnsi="Times New Roman" w:cs="Times New Roman"/>
              </w:rPr>
            </w:pPr>
          </w:p>
        </w:tc>
      </w:tr>
    </w:tbl>
    <w:p w14:paraId="100C83CD" w14:textId="77777777" w:rsidR="005979B0" w:rsidRDefault="005979B0">
      <w:pPr>
        <w:pStyle w:val="Title"/>
        <w:rPr>
          <w:rFonts w:ascii="Times New Roman" w:eastAsia="Cambria" w:hAnsi="Times New Roman" w:cs="Times New Roman"/>
          <w:caps/>
          <w:color w:val="4F81BD" w:themeColor="accent1"/>
          <w:sz w:val="22"/>
          <w:szCs w:val="22"/>
        </w:rPr>
      </w:pPr>
    </w:p>
    <w:p w14:paraId="2B9F1956" w14:textId="77777777" w:rsidR="005979B0" w:rsidRDefault="00116867">
      <w:pPr>
        <w:shd w:val="clear" w:color="auto" w:fill="007CC4"/>
        <w:rPr>
          <w:rFonts w:ascii="Times New Roman" w:eastAsia="Times New Roman" w:hAnsi="Times New Roman" w:cs="Times New Roman"/>
          <w:b/>
          <w:bCs/>
          <w:color w:val="FFFFFF"/>
        </w:rPr>
      </w:pPr>
      <w:r>
        <w:rPr>
          <w:rFonts w:ascii="Times New Roman" w:eastAsia="Times New Roman" w:hAnsi="Times New Roman" w:cs="Times New Roman"/>
          <w:b/>
          <w:bCs/>
          <w:color w:val="FFFFFF"/>
        </w:rPr>
        <w:t>Modules Included as part of Business Requirement Document Version 2</w:t>
      </w:r>
    </w:p>
    <w:tbl>
      <w:tblPr>
        <w:tblStyle w:val="TableGrid"/>
        <w:tblW w:w="0" w:type="auto"/>
        <w:tblLook w:val="04A0" w:firstRow="1" w:lastRow="0" w:firstColumn="1" w:lastColumn="0" w:noHBand="0" w:noVBand="1"/>
      </w:tblPr>
      <w:tblGrid>
        <w:gridCol w:w="617"/>
        <w:gridCol w:w="2937"/>
        <w:gridCol w:w="1724"/>
        <w:gridCol w:w="1236"/>
        <w:gridCol w:w="1782"/>
      </w:tblGrid>
      <w:tr w:rsidR="005979B0" w14:paraId="463EA126" w14:textId="77777777">
        <w:tc>
          <w:tcPr>
            <w:tcW w:w="626" w:type="dxa"/>
          </w:tcPr>
          <w:p w14:paraId="74EB51E4"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 no</w:t>
            </w:r>
          </w:p>
        </w:tc>
        <w:tc>
          <w:tcPr>
            <w:tcW w:w="2990" w:type="dxa"/>
          </w:tcPr>
          <w:p w14:paraId="1D37AD33"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Module</w:t>
            </w:r>
          </w:p>
        </w:tc>
        <w:tc>
          <w:tcPr>
            <w:tcW w:w="1751" w:type="dxa"/>
          </w:tcPr>
          <w:p w14:paraId="41347AF0"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Approval Status</w:t>
            </w:r>
          </w:p>
        </w:tc>
        <w:tc>
          <w:tcPr>
            <w:tcW w:w="1237" w:type="dxa"/>
          </w:tcPr>
          <w:p w14:paraId="110167BF"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Revised on</w:t>
            </w:r>
          </w:p>
        </w:tc>
        <w:tc>
          <w:tcPr>
            <w:tcW w:w="1814" w:type="dxa"/>
          </w:tcPr>
          <w:p w14:paraId="06547D05" w14:textId="77777777" w:rsidR="005979B0" w:rsidRDefault="00116867">
            <w:pPr>
              <w:spacing w:after="0" w:line="240" w:lineRule="auto"/>
              <w:rPr>
                <w:rFonts w:ascii="Times New Roman" w:hAnsi="Times New Roman" w:cs="Times New Roman"/>
                <w:b/>
                <w:color w:val="000000"/>
              </w:rPr>
            </w:pPr>
            <w:ins w:id="19" w:author="Jeevan Joy Pious" w:date="2025-09-19T15:03:00Z">
              <w:r>
                <w:rPr>
                  <w:rFonts w:ascii="Times New Roman" w:hAnsi="Times New Roman" w:cs="Times New Roman"/>
                  <w:b/>
                  <w:color w:val="000000"/>
                </w:rPr>
                <w:t>Status</w:t>
              </w:r>
            </w:ins>
          </w:p>
        </w:tc>
      </w:tr>
      <w:tr w:rsidR="005979B0" w14:paraId="0F77563C" w14:textId="77777777">
        <w:tc>
          <w:tcPr>
            <w:tcW w:w="626" w:type="dxa"/>
          </w:tcPr>
          <w:p w14:paraId="4035F2E1"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1</w:t>
            </w:r>
          </w:p>
        </w:tc>
        <w:tc>
          <w:tcPr>
            <w:tcW w:w="2990" w:type="dxa"/>
          </w:tcPr>
          <w:p w14:paraId="64646125"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 xml:space="preserve">Campaign Management </w:t>
            </w:r>
          </w:p>
        </w:tc>
        <w:tc>
          <w:tcPr>
            <w:tcW w:w="1751" w:type="dxa"/>
          </w:tcPr>
          <w:p w14:paraId="7E9C6302"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6774770F" w14:textId="77777777" w:rsidR="005979B0" w:rsidRDefault="00116867">
            <w:pPr>
              <w:spacing w:after="0" w:line="240" w:lineRule="auto"/>
              <w:rPr>
                <w:rFonts w:ascii="Times New Roman" w:hAnsi="Times New Roman" w:cs="Times New Roman"/>
                <w:b/>
                <w:bCs/>
                <w:color w:val="000000"/>
                <w:lang w:val="en-US"/>
              </w:rPr>
            </w:pPr>
            <w:r>
              <w:rPr>
                <w:rFonts w:ascii="Times New Roman" w:hAnsi="Times New Roman" w:cs="Times New Roman"/>
                <w:b/>
                <w:bCs/>
                <w:color w:val="000000"/>
                <w:lang w:val="en-US"/>
              </w:rPr>
              <w:t>03/11/2025</w:t>
            </w:r>
          </w:p>
        </w:tc>
        <w:tc>
          <w:tcPr>
            <w:tcW w:w="1814" w:type="dxa"/>
          </w:tcPr>
          <w:p w14:paraId="3DAC2A35" w14:textId="77777777" w:rsidR="005979B0" w:rsidRDefault="00116867">
            <w:pPr>
              <w:spacing w:after="0" w:line="240" w:lineRule="auto"/>
              <w:rPr>
                <w:rFonts w:ascii="Times New Roman" w:hAnsi="Times New Roman" w:cs="Times New Roman"/>
                <w:b/>
                <w:bCs/>
                <w:color w:val="000000"/>
                <w:lang w:val="en-US"/>
              </w:rPr>
            </w:pPr>
            <w:r>
              <w:rPr>
                <w:rFonts w:ascii="Times New Roman" w:hAnsi="Times New Roman" w:cs="Times New Roman"/>
                <w:b/>
                <w:bCs/>
                <w:color w:val="000000"/>
                <w:lang w:val="en-US"/>
              </w:rPr>
              <w:t>Approved</w:t>
            </w:r>
          </w:p>
        </w:tc>
      </w:tr>
      <w:tr w:rsidR="005979B0" w14:paraId="02EC3937" w14:textId="77777777">
        <w:tc>
          <w:tcPr>
            <w:tcW w:w="626" w:type="dxa"/>
          </w:tcPr>
          <w:p w14:paraId="4A9F50C5"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2</w:t>
            </w:r>
          </w:p>
        </w:tc>
        <w:tc>
          <w:tcPr>
            <w:tcW w:w="2990" w:type="dxa"/>
          </w:tcPr>
          <w:p w14:paraId="514C118A"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Lead Management</w:t>
            </w:r>
          </w:p>
        </w:tc>
        <w:tc>
          <w:tcPr>
            <w:tcW w:w="1751" w:type="dxa"/>
          </w:tcPr>
          <w:p w14:paraId="56F16F7E"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20628041" w14:textId="77777777" w:rsidR="005979B0" w:rsidRDefault="00116867">
            <w:pPr>
              <w:spacing w:after="0" w:line="240" w:lineRule="auto"/>
              <w:rPr>
                <w:rFonts w:ascii="Times New Roman" w:hAnsi="Times New Roman" w:cs="Times New Roman"/>
                <w:b/>
                <w:bCs/>
                <w:color w:val="000000"/>
              </w:rPr>
            </w:pPr>
            <w:r>
              <w:rPr>
                <w:rFonts w:ascii="Times New Roman" w:hAnsi="Times New Roman" w:cs="Times New Roman"/>
                <w:b/>
                <w:bCs/>
                <w:color w:val="000000"/>
                <w:lang w:val="en-US"/>
              </w:rPr>
              <w:t>03/11/2025</w:t>
            </w:r>
          </w:p>
        </w:tc>
        <w:tc>
          <w:tcPr>
            <w:tcW w:w="1814" w:type="dxa"/>
          </w:tcPr>
          <w:p w14:paraId="626DA326" w14:textId="77777777" w:rsidR="005979B0" w:rsidRDefault="00116867">
            <w:pPr>
              <w:spacing w:after="0" w:line="240" w:lineRule="auto"/>
              <w:rPr>
                <w:rFonts w:ascii="Times New Roman" w:hAnsi="Times New Roman" w:cs="Times New Roman"/>
                <w:b/>
                <w:bCs/>
                <w:color w:val="000000"/>
              </w:rPr>
            </w:pPr>
            <w:r>
              <w:rPr>
                <w:rFonts w:ascii="Times New Roman" w:hAnsi="Times New Roman" w:cs="Times New Roman"/>
                <w:b/>
                <w:bCs/>
                <w:color w:val="000000"/>
                <w:lang w:val="en-US"/>
              </w:rPr>
              <w:t>Approved</w:t>
            </w:r>
          </w:p>
        </w:tc>
      </w:tr>
      <w:tr w:rsidR="005979B0" w14:paraId="1A914F28" w14:textId="77777777">
        <w:tc>
          <w:tcPr>
            <w:tcW w:w="626" w:type="dxa"/>
          </w:tcPr>
          <w:p w14:paraId="112CA73D"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3</w:t>
            </w:r>
          </w:p>
        </w:tc>
        <w:tc>
          <w:tcPr>
            <w:tcW w:w="2990" w:type="dxa"/>
          </w:tcPr>
          <w:p w14:paraId="1C5F898C"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rPr>
              <w:t>Account Management</w:t>
            </w:r>
          </w:p>
        </w:tc>
        <w:tc>
          <w:tcPr>
            <w:tcW w:w="1751" w:type="dxa"/>
          </w:tcPr>
          <w:p w14:paraId="1B4F1435"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18B5E2B3" w14:textId="77777777" w:rsidR="005979B0" w:rsidRDefault="00116867">
            <w:pPr>
              <w:spacing w:after="0" w:line="240" w:lineRule="auto"/>
              <w:rPr>
                <w:ins w:id="20" w:author="Microsoft account" w:date="2025-10-17T12:25:00Z"/>
                <w:rFonts w:ascii="Times New Roman" w:hAnsi="Times New Roman" w:cs="Times New Roman"/>
                <w:b/>
                <w:color w:val="000000"/>
              </w:rPr>
            </w:pPr>
            <w:r>
              <w:rPr>
                <w:rFonts w:ascii="Times New Roman" w:hAnsi="Times New Roman" w:cs="Times New Roman"/>
                <w:b/>
                <w:color w:val="000000"/>
              </w:rPr>
              <w:t>04/09/2025</w:t>
            </w:r>
          </w:p>
          <w:p w14:paraId="6D534537" w14:textId="77777777" w:rsidR="005979B0" w:rsidRDefault="00116867">
            <w:pPr>
              <w:spacing w:after="0" w:line="240" w:lineRule="auto"/>
              <w:rPr>
                <w:rFonts w:ascii="Times New Roman" w:hAnsi="Times New Roman" w:cs="Times New Roman"/>
                <w:b/>
                <w:color w:val="000000"/>
              </w:rPr>
            </w:pPr>
            <w:ins w:id="21" w:author="Microsoft account" w:date="2025-10-17T12:25:00Z">
              <w:r>
                <w:rPr>
                  <w:rFonts w:ascii="Times New Roman" w:hAnsi="Times New Roman" w:cs="Times New Roman"/>
                  <w:b/>
                  <w:color w:val="000000"/>
                </w:rPr>
                <w:t>16/10/1025</w:t>
              </w:r>
            </w:ins>
          </w:p>
        </w:tc>
        <w:tc>
          <w:tcPr>
            <w:tcW w:w="1814" w:type="dxa"/>
          </w:tcPr>
          <w:p w14:paraId="53DDEC11"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bCs/>
                <w:color w:val="000000"/>
                <w:lang w:val="en-US"/>
              </w:rPr>
              <w:t>Approved</w:t>
            </w:r>
          </w:p>
        </w:tc>
      </w:tr>
      <w:tr w:rsidR="005979B0" w14:paraId="558A04FC" w14:textId="77777777">
        <w:tc>
          <w:tcPr>
            <w:tcW w:w="626" w:type="dxa"/>
          </w:tcPr>
          <w:p w14:paraId="712A4604"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rPr>
              <w:t>4</w:t>
            </w:r>
          </w:p>
        </w:tc>
        <w:tc>
          <w:tcPr>
            <w:tcW w:w="2990" w:type="dxa"/>
          </w:tcPr>
          <w:p w14:paraId="240132B1"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rPr>
              <w:t>Visit Management</w:t>
            </w:r>
          </w:p>
        </w:tc>
        <w:tc>
          <w:tcPr>
            <w:tcW w:w="1751" w:type="dxa"/>
          </w:tcPr>
          <w:p w14:paraId="78C23F39"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461C61A5" w14:textId="77777777" w:rsidR="005979B0" w:rsidRDefault="00116867">
            <w:pPr>
              <w:spacing w:after="0" w:line="240" w:lineRule="auto"/>
              <w:rPr>
                <w:ins w:id="22" w:author="Microsoft account" w:date="2025-10-17T12:26:00Z"/>
                <w:rFonts w:ascii="Times New Roman" w:hAnsi="Times New Roman" w:cs="Times New Roman"/>
                <w:b/>
                <w:color w:val="000000"/>
              </w:rPr>
            </w:pPr>
            <w:r>
              <w:rPr>
                <w:rFonts w:ascii="Times New Roman" w:hAnsi="Times New Roman" w:cs="Times New Roman"/>
                <w:b/>
                <w:color w:val="000000"/>
              </w:rPr>
              <w:t>08/09/2025</w:t>
            </w:r>
          </w:p>
          <w:p w14:paraId="6D1BE627" w14:textId="77777777" w:rsidR="005979B0" w:rsidRDefault="00116867">
            <w:pPr>
              <w:spacing w:after="0" w:line="240" w:lineRule="auto"/>
              <w:rPr>
                <w:rFonts w:ascii="Times New Roman" w:hAnsi="Times New Roman" w:cs="Times New Roman"/>
                <w:b/>
                <w:color w:val="000000"/>
              </w:rPr>
            </w:pPr>
            <w:ins w:id="23" w:author="Microsoft account" w:date="2025-10-17T12:26:00Z">
              <w:r>
                <w:rPr>
                  <w:rFonts w:ascii="Times New Roman" w:hAnsi="Times New Roman" w:cs="Times New Roman"/>
                  <w:b/>
                  <w:color w:val="000000"/>
                </w:rPr>
                <w:t>16/10/1025</w:t>
              </w:r>
            </w:ins>
          </w:p>
        </w:tc>
        <w:tc>
          <w:tcPr>
            <w:tcW w:w="1814" w:type="dxa"/>
          </w:tcPr>
          <w:p w14:paraId="16AFA7D2"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bCs/>
                <w:color w:val="000000"/>
                <w:lang w:val="en-US"/>
              </w:rPr>
              <w:t>Approved</w:t>
            </w:r>
          </w:p>
        </w:tc>
      </w:tr>
      <w:tr w:rsidR="005979B0" w14:paraId="12E01752" w14:textId="77777777">
        <w:tc>
          <w:tcPr>
            <w:tcW w:w="626" w:type="dxa"/>
          </w:tcPr>
          <w:p w14:paraId="5E222BE5"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5</w:t>
            </w:r>
          </w:p>
        </w:tc>
        <w:tc>
          <w:tcPr>
            <w:tcW w:w="2990" w:type="dxa"/>
          </w:tcPr>
          <w:p w14:paraId="708AE214"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rPr>
              <w:t>Expense Management</w:t>
            </w:r>
          </w:p>
        </w:tc>
        <w:tc>
          <w:tcPr>
            <w:tcW w:w="1751" w:type="dxa"/>
          </w:tcPr>
          <w:p w14:paraId="50676FE9"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313A5511" w14:textId="77777777" w:rsidR="005979B0" w:rsidRDefault="00116867">
            <w:pPr>
              <w:spacing w:after="0" w:line="240" w:lineRule="auto"/>
              <w:rPr>
                <w:ins w:id="24" w:author="Microsoft account" w:date="2025-10-17T12:26:00Z"/>
                <w:rFonts w:ascii="Times New Roman" w:hAnsi="Times New Roman" w:cs="Times New Roman"/>
                <w:b/>
                <w:color w:val="000000"/>
              </w:rPr>
            </w:pPr>
            <w:r>
              <w:rPr>
                <w:rFonts w:ascii="Times New Roman" w:hAnsi="Times New Roman" w:cs="Times New Roman"/>
                <w:b/>
                <w:color w:val="000000"/>
              </w:rPr>
              <w:t>09/09/2025</w:t>
            </w:r>
          </w:p>
          <w:p w14:paraId="38B36307" w14:textId="77777777" w:rsidR="005979B0" w:rsidRDefault="00116867">
            <w:pPr>
              <w:spacing w:after="0" w:line="240" w:lineRule="auto"/>
              <w:rPr>
                <w:rFonts w:ascii="Times New Roman" w:hAnsi="Times New Roman" w:cs="Times New Roman"/>
                <w:b/>
                <w:color w:val="000000"/>
              </w:rPr>
            </w:pPr>
            <w:ins w:id="25" w:author="Microsoft account" w:date="2025-10-17T12:26:00Z">
              <w:r>
                <w:rPr>
                  <w:rFonts w:ascii="Times New Roman" w:hAnsi="Times New Roman" w:cs="Times New Roman"/>
                  <w:b/>
                  <w:color w:val="000000"/>
                </w:rPr>
                <w:t>16/10/1025</w:t>
              </w:r>
            </w:ins>
          </w:p>
        </w:tc>
        <w:tc>
          <w:tcPr>
            <w:tcW w:w="1814" w:type="dxa"/>
          </w:tcPr>
          <w:p w14:paraId="4B4D660E"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bCs/>
                <w:color w:val="000000"/>
                <w:lang w:val="en-US"/>
              </w:rPr>
              <w:t>Approved</w:t>
            </w:r>
          </w:p>
        </w:tc>
      </w:tr>
      <w:tr w:rsidR="005979B0" w14:paraId="6326F935" w14:textId="77777777">
        <w:tc>
          <w:tcPr>
            <w:tcW w:w="626" w:type="dxa"/>
          </w:tcPr>
          <w:p w14:paraId="302CA43A"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6</w:t>
            </w:r>
          </w:p>
        </w:tc>
        <w:tc>
          <w:tcPr>
            <w:tcW w:w="2990" w:type="dxa"/>
          </w:tcPr>
          <w:p w14:paraId="4DA23DF9"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Opportunity Management</w:t>
            </w:r>
          </w:p>
        </w:tc>
        <w:tc>
          <w:tcPr>
            <w:tcW w:w="1751" w:type="dxa"/>
          </w:tcPr>
          <w:p w14:paraId="61B4F5BE"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6CA204B5" w14:textId="271EC449" w:rsidR="005979B0" w:rsidRDefault="001F39BF">
            <w:pPr>
              <w:spacing w:after="0" w:line="240" w:lineRule="auto"/>
              <w:rPr>
                <w:rFonts w:ascii="Times New Roman" w:hAnsi="Times New Roman" w:cs="Times New Roman"/>
                <w:b/>
                <w:color w:val="000000"/>
                <w:lang w:val="en-US"/>
              </w:rPr>
            </w:pPr>
            <w:r>
              <w:rPr>
                <w:rFonts w:ascii="Times New Roman" w:hAnsi="Times New Roman" w:cs="Times New Roman"/>
                <w:b/>
                <w:color w:val="000000"/>
                <w:lang w:val="en-US"/>
              </w:rPr>
              <w:t>12/03/2026</w:t>
            </w:r>
          </w:p>
        </w:tc>
        <w:tc>
          <w:tcPr>
            <w:tcW w:w="1814" w:type="dxa"/>
          </w:tcPr>
          <w:p w14:paraId="3C264FEF" w14:textId="77777777" w:rsidR="005979B0" w:rsidRDefault="005979B0">
            <w:pPr>
              <w:spacing w:after="0" w:line="240" w:lineRule="auto"/>
              <w:rPr>
                <w:rFonts w:ascii="Times New Roman" w:hAnsi="Times New Roman" w:cs="Times New Roman"/>
                <w:b/>
                <w:color w:val="000000"/>
              </w:rPr>
            </w:pPr>
          </w:p>
        </w:tc>
      </w:tr>
      <w:tr w:rsidR="005979B0" w14:paraId="0468C308" w14:textId="77777777">
        <w:tc>
          <w:tcPr>
            <w:tcW w:w="626" w:type="dxa"/>
          </w:tcPr>
          <w:p w14:paraId="2FDCD9C7"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7</w:t>
            </w:r>
          </w:p>
        </w:tc>
        <w:tc>
          <w:tcPr>
            <w:tcW w:w="2990" w:type="dxa"/>
          </w:tcPr>
          <w:p w14:paraId="48BCAFA7"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Product Master</w:t>
            </w:r>
          </w:p>
        </w:tc>
        <w:tc>
          <w:tcPr>
            <w:tcW w:w="1751" w:type="dxa"/>
          </w:tcPr>
          <w:p w14:paraId="17B6E05F"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41CC5386" w14:textId="242318FC" w:rsidR="005979B0" w:rsidRDefault="001F39BF">
            <w:pPr>
              <w:spacing w:after="0" w:line="240" w:lineRule="auto"/>
              <w:rPr>
                <w:rFonts w:ascii="Times New Roman" w:hAnsi="Times New Roman" w:cs="Times New Roman"/>
                <w:b/>
                <w:color w:val="000000"/>
                <w:lang w:val="en-US"/>
              </w:rPr>
            </w:pPr>
            <w:r>
              <w:rPr>
                <w:rFonts w:ascii="Times New Roman" w:hAnsi="Times New Roman" w:cs="Times New Roman"/>
                <w:b/>
                <w:color w:val="000000"/>
                <w:lang w:val="en-US"/>
              </w:rPr>
              <w:t>12/03/2026</w:t>
            </w:r>
          </w:p>
        </w:tc>
        <w:tc>
          <w:tcPr>
            <w:tcW w:w="1814" w:type="dxa"/>
          </w:tcPr>
          <w:p w14:paraId="5EB20EEC" w14:textId="77777777" w:rsidR="005979B0" w:rsidRDefault="005979B0">
            <w:pPr>
              <w:spacing w:after="0" w:line="240" w:lineRule="auto"/>
              <w:rPr>
                <w:rFonts w:ascii="Times New Roman" w:hAnsi="Times New Roman" w:cs="Times New Roman"/>
                <w:b/>
                <w:color w:val="000000"/>
              </w:rPr>
            </w:pPr>
          </w:p>
        </w:tc>
      </w:tr>
      <w:tr w:rsidR="005979B0" w14:paraId="263B72A8" w14:textId="77777777">
        <w:tc>
          <w:tcPr>
            <w:tcW w:w="626" w:type="dxa"/>
          </w:tcPr>
          <w:p w14:paraId="48C91E6C"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8</w:t>
            </w:r>
          </w:p>
        </w:tc>
        <w:tc>
          <w:tcPr>
            <w:tcW w:w="2990" w:type="dxa"/>
          </w:tcPr>
          <w:p w14:paraId="66AA0E40"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 xml:space="preserve">Price book and Pricing </w:t>
            </w:r>
          </w:p>
        </w:tc>
        <w:tc>
          <w:tcPr>
            <w:tcW w:w="1751" w:type="dxa"/>
          </w:tcPr>
          <w:p w14:paraId="665CD79E"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01DA36B5" w14:textId="71823B62"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lang w:val="en-US"/>
              </w:rPr>
              <w:t>12/03/2026</w:t>
            </w:r>
          </w:p>
        </w:tc>
        <w:tc>
          <w:tcPr>
            <w:tcW w:w="1814" w:type="dxa"/>
          </w:tcPr>
          <w:p w14:paraId="78E04EA8" w14:textId="77777777" w:rsidR="005979B0" w:rsidRDefault="005979B0">
            <w:pPr>
              <w:spacing w:after="0" w:line="240" w:lineRule="auto"/>
              <w:rPr>
                <w:rFonts w:ascii="Times New Roman" w:hAnsi="Times New Roman" w:cs="Times New Roman"/>
                <w:b/>
                <w:color w:val="000000"/>
              </w:rPr>
            </w:pPr>
          </w:p>
        </w:tc>
      </w:tr>
      <w:tr w:rsidR="005979B0" w14:paraId="68EC1412" w14:textId="77777777">
        <w:tc>
          <w:tcPr>
            <w:tcW w:w="626" w:type="dxa"/>
          </w:tcPr>
          <w:p w14:paraId="5F69E922"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rPr>
              <w:t>9</w:t>
            </w:r>
          </w:p>
        </w:tc>
        <w:tc>
          <w:tcPr>
            <w:tcW w:w="2990" w:type="dxa"/>
          </w:tcPr>
          <w:p w14:paraId="099FEF1E"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lang w:val="en-US"/>
              </w:rPr>
              <w:t>Quote</w:t>
            </w:r>
            <w:r>
              <w:rPr>
                <w:rFonts w:ascii="Times New Roman" w:hAnsi="Times New Roman" w:cs="Times New Roman"/>
                <w:color w:val="000000"/>
              </w:rPr>
              <w:t>Management</w:t>
            </w:r>
          </w:p>
        </w:tc>
        <w:tc>
          <w:tcPr>
            <w:tcW w:w="1751" w:type="dxa"/>
          </w:tcPr>
          <w:p w14:paraId="31CC97FE"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719D130C" w14:textId="2C2D1584"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lang w:val="en-US"/>
              </w:rPr>
              <w:t>12/03/2026</w:t>
            </w:r>
          </w:p>
        </w:tc>
        <w:tc>
          <w:tcPr>
            <w:tcW w:w="1814" w:type="dxa"/>
          </w:tcPr>
          <w:p w14:paraId="74F0C649" w14:textId="77777777" w:rsidR="005979B0" w:rsidRDefault="005979B0">
            <w:pPr>
              <w:spacing w:after="0" w:line="240" w:lineRule="auto"/>
              <w:rPr>
                <w:rFonts w:ascii="Times New Roman" w:hAnsi="Times New Roman" w:cs="Times New Roman"/>
                <w:b/>
                <w:color w:val="000000"/>
              </w:rPr>
            </w:pPr>
          </w:p>
        </w:tc>
      </w:tr>
      <w:tr w:rsidR="005979B0" w14:paraId="62C94026" w14:textId="77777777">
        <w:tc>
          <w:tcPr>
            <w:tcW w:w="626" w:type="dxa"/>
          </w:tcPr>
          <w:p w14:paraId="1283DF18"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rPr>
              <w:t>10</w:t>
            </w:r>
          </w:p>
        </w:tc>
        <w:tc>
          <w:tcPr>
            <w:tcW w:w="2990" w:type="dxa"/>
          </w:tcPr>
          <w:p w14:paraId="68126419" w14:textId="77777777" w:rsidR="005979B0" w:rsidRDefault="00116867">
            <w:pPr>
              <w:spacing w:after="0" w:line="240" w:lineRule="auto"/>
              <w:rPr>
                <w:rFonts w:ascii="Times New Roman" w:hAnsi="Times New Roman" w:cs="Times New Roman"/>
                <w:color w:val="000000"/>
              </w:rPr>
            </w:pPr>
            <w:r>
              <w:rPr>
                <w:rFonts w:ascii="Times New Roman" w:hAnsi="Times New Roman" w:cs="Times New Roman"/>
                <w:color w:val="000000"/>
                <w:lang w:val="en-US"/>
              </w:rPr>
              <w:t>Order</w:t>
            </w:r>
            <w:r>
              <w:rPr>
                <w:rFonts w:ascii="Times New Roman" w:hAnsi="Times New Roman" w:cs="Times New Roman"/>
                <w:color w:val="000000"/>
              </w:rPr>
              <w:t>Management</w:t>
            </w:r>
          </w:p>
        </w:tc>
        <w:tc>
          <w:tcPr>
            <w:tcW w:w="1751" w:type="dxa"/>
          </w:tcPr>
          <w:p w14:paraId="2496FEC2"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4FB80CA0" w14:textId="589F269E"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lang w:val="en-US"/>
              </w:rPr>
              <w:t>12/03/2026</w:t>
            </w:r>
          </w:p>
        </w:tc>
        <w:tc>
          <w:tcPr>
            <w:tcW w:w="1814" w:type="dxa"/>
          </w:tcPr>
          <w:p w14:paraId="72955344" w14:textId="77777777" w:rsidR="005979B0" w:rsidRDefault="005979B0">
            <w:pPr>
              <w:spacing w:after="0" w:line="240" w:lineRule="auto"/>
              <w:rPr>
                <w:rFonts w:ascii="Times New Roman" w:hAnsi="Times New Roman" w:cs="Times New Roman"/>
                <w:b/>
                <w:color w:val="000000"/>
              </w:rPr>
            </w:pPr>
          </w:p>
        </w:tc>
      </w:tr>
      <w:tr w:rsidR="005979B0" w14:paraId="3520F9B7" w14:textId="77777777">
        <w:tc>
          <w:tcPr>
            <w:tcW w:w="626" w:type="dxa"/>
          </w:tcPr>
          <w:p w14:paraId="74079ABA"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11</w:t>
            </w:r>
          </w:p>
        </w:tc>
        <w:tc>
          <w:tcPr>
            <w:tcW w:w="2990" w:type="dxa"/>
          </w:tcPr>
          <w:p w14:paraId="62C7D5F8"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Target Vs Actual</w:t>
            </w:r>
          </w:p>
        </w:tc>
        <w:tc>
          <w:tcPr>
            <w:tcW w:w="1751" w:type="dxa"/>
          </w:tcPr>
          <w:p w14:paraId="27686370" w14:textId="03CD07CE"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rPr>
              <w:t>Not discussed</w:t>
            </w:r>
          </w:p>
        </w:tc>
        <w:tc>
          <w:tcPr>
            <w:tcW w:w="1237" w:type="dxa"/>
          </w:tcPr>
          <w:p w14:paraId="6ABB7915" w14:textId="3B0FA508" w:rsidR="005979B0" w:rsidRDefault="005979B0">
            <w:pPr>
              <w:spacing w:after="0" w:line="240" w:lineRule="auto"/>
              <w:rPr>
                <w:rFonts w:ascii="Times New Roman" w:hAnsi="Times New Roman" w:cs="Times New Roman"/>
                <w:b/>
                <w:color w:val="000000"/>
              </w:rPr>
            </w:pPr>
          </w:p>
        </w:tc>
        <w:tc>
          <w:tcPr>
            <w:tcW w:w="1814" w:type="dxa"/>
          </w:tcPr>
          <w:p w14:paraId="00808B38" w14:textId="77777777" w:rsidR="005979B0" w:rsidRDefault="005979B0">
            <w:pPr>
              <w:spacing w:after="0" w:line="240" w:lineRule="auto"/>
              <w:rPr>
                <w:rFonts w:ascii="Times New Roman" w:hAnsi="Times New Roman" w:cs="Times New Roman"/>
                <w:b/>
                <w:color w:val="000000"/>
              </w:rPr>
            </w:pPr>
          </w:p>
        </w:tc>
      </w:tr>
      <w:tr w:rsidR="005979B0" w14:paraId="5F314737" w14:textId="77777777">
        <w:tc>
          <w:tcPr>
            <w:tcW w:w="626" w:type="dxa"/>
          </w:tcPr>
          <w:p w14:paraId="1EE808F8"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12</w:t>
            </w:r>
          </w:p>
        </w:tc>
        <w:tc>
          <w:tcPr>
            <w:tcW w:w="2990" w:type="dxa"/>
          </w:tcPr>
          <w:p w14:paraId="46ACCB57"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Telephony Integration</w:t>
            </w:r>
          </w:p>
        </w:tc>
        <w:tc>
          <w:tcPr>
            <w:tcW w:w="1751" w:type="dxa"/>
          </w:tcPr>
          <w:p w14:paraId="6E0199C0" w14:textId="1B4990E1"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rPr>
              <w:t>Not discussed</w:t>
            </w:r>
          </w:p>
        </w:tc>
        <w:tc>
          <w:tcPr>
            <w:tcW w:w="1237" w:type="dxa"/>
          </w:tcPr>
          <w:p w14:paraId="4E745016" w14:textId="623B0011" w:rsidR="005979B0" w:rsidRDefault="005979B0">
            <w:pPr>
              <w:spacing w:after="0" w:line="240" w:lineRule="auto"/>
              <w:rPr>
                <w:rFonts w:ascii="Times New Roman" w:hAnsi="Times New Roman" w:cs="Times New Roman"/>
                <w:b/>
                <w:color w:val="000000"/>
              </w:rPr>
            </w:pPr>
          </w:p>
        </w:tc>
        <w:tc>
          <w:tcPr>
            <w:tcW w:w="1814" w:type="dxa"/>
          </w:tcPr>
          <w:p w14:paraId="42F5D06C" w14:textId="77777777" w:rsidR="005979B0" w:rsidRDefault="005979B0">
            <w:pPr>
              <w:spacing w:after="0" w:line="240" w:lineRule="auto"/>
              <w:rPr>
                <w:rFonts w:ascii="Times New Roman" w:hAnsi="Times New Roman" w:cs="Times New Roman"/>
                <w:b/>
                <w:color w:val="000000"/>
              </w:rPr>
            </w:pPr>
          </w:p>
        </w:tc>
      </w:tr>
      <w:tr w:rsidR="005979B0" w14:paraId="417C0DBD" w14:textId="77777777">
        <w:tc>
          <w:tcPr>
            <w:tcW w:w="626" w:type="dxa"/>
          </w:tcPr>
          <w:p w14:paraId="1941A74D"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13</w:t>
            </w:r>
          </w:p>
        </w:tc>
        <w:tc>
          <w:tcPr>
            <w:tcW w:w="2990" w:type="dxa"/>
          </w:tcPr>
          <w:p w14:paraId="06BBEE4C"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Service Application Integration</w:t>
            </w:r>
          </w:p>
        </w:tc>
        <w:tc>
          <w:tcPr>
            <w:tcW w:w="1751" w:type="dxa"/>
          </w:tcPr>
          <w:p w14:paraId="72B18B5C" w14:textId="3F8A6E25"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rPr>
              <w:t>Not discussed</w:t>
            </w:r>
          </w:p>
        </w:tc>
        <w:tc>
          <w:tcPr>
            <w:tcW w:w="1237" w:type="dxa"/>
          </w:tcPr>
          <w:p w14:paraId="203C39A4" w14:textId="0C7E760E" w:rsidR="005979B0" w:rsidRDefault="005979B0">
            <w:pPr>
              <w:spacing w:after="0" w:line="240" w:lineRule="auto"/>
              <w:rPr>
                <w:rFonts w:ascii="Times New Roman" w:hAnsi="Times New Roman" w:cs="Times New Roman"/>
                <w:b/>
                <w:color w:val="000000"/>
              </w:rPr>
            </w:pPr>
          </w:p>
        </w:tc>
        <w:tc>
          <w:tcPr>
            <w:tcW w:w="1814" w:type="dxa"/>
          </w:tcPr>
          <w:p w14:paraId="0A141187" w14:textId="77777777" w:rsidR="005979B0" w:rsidRDefault="005979B0">
            <w:pPr>
              <w:spacing w:after="0" w:line="240" w:lineRule="auto"/>
              <w:rPr>
                <w:rFonts w:ascii="Times New Roman" w:hAnsi="Times New Roman" w:cs="Times New Roman"/>
                <w:b/>
                <w:color w:val="000000"/>
              </w:rPr>
            </w:pPr>
          </w:p>
        </w:tc>
      </w:tr>
      <w:tr w:rsidR="005979B0" w14:paraId="13928A9B" w14:textId="77777777">
        <w:tc>
          <w:tcPr>
            <w:tcW w:w="626" w:type="dxa"/>
          </w:tcPr>
          <w:p w14:paraId="7EB1201D"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14</w:t>
            </w:r>
          </w:p>
        </w:tc>
        <w:tc>
          <w:tcPr>
            <w:tcW w:w="2990" w:type="dxa"/>
          </w:tcPr>
          <w:p w14:paraId="6C29E1A8" w14:textId="77777777" w:rsidR="005979B0" w:rsidRDefault="00116867">
            <w:pPr>
              <w:spacing w:after="0" w:line="240" w:lineRule="auto"/>
              <w:rPr>
                <w:rFonts w:ascii="Times New Roman" w:hAnsi="Times New Roman" w:cs="Times New Roman"/>
                <w:color w:val="000000"/>
                <w:lang w:val="en-US"/>
              </w:rPr>
            </w:pPr>
            <w:r>
              <w:rPr>
                <w:rFonts w:ascii="Times New Roman" w:hAnsi="Times New Roman" w:cs="Times New Roman"/>
                <w:color w:val="000000"/>
                <w:lang w:val="en-US"/>
              </w:rPr>
              <w:t>ERP - Managed module</w:t>
            </w:r>
          </w:p>
        </w:tc>
        <w:tc>
          <w:tcPr>
            <w:tcW w:w="1751" w:type="dxa"/>
          </w:tcPr>
          <w:p w14:paraId="1DC2E43E" w14:textId="77777777" w:rsidR="005979B0" w:rsidRDefault="00116867">
            <w:pPr>
              <w:spacing w:after="0" w:line="240" w:lineRule="auto"/>
              <w:rPr>
                <w:rFonts w:ascii="Times New Roman" w:hAnsi="Times New Roman" w:cs="Times New Roman"/>
                <w:b/>
                <w:color w:val="000000"/>
              </w:rPr>
            </w:pPr>
            <w:r>
              <w:rPr>
                <w:rFonts w:ascii="Times New Roman" w:hAnsi="Times New Roman" w:cs="Times New Roman"/>
                <w:b/>
                <w:color w:val="000000"/>
              </w:rPr>
              <w:t>Submitted</w:t>
            </w:r>
          </w:p>
        </w:tc>
        <w:tc>
          <w:tcPr>
            <w:tcW w:w="1237" w:type="dxa"/>
          </w:tcPr>
          <w:p w14:paraId="58BADBE3" w14:textId="6C99680B" w:rsidR="005979B0" w:rsidRDefault="001F39BF">
            <w:pPr>
              <w:spacing w:after="0" w:line="240" w:lineRule="auto"/>
              <w:rPr>
                <w:rFonts w:ascii="Times New Roman" w:hAnsi="Times New Roman" w:cs="Times New Roman"/>
                <w:b/>
                <w:color w:val="000000"/>
              </w:rPr>
            </w:pPr>
            <w:r>
              <w:rPr>
                <w:rFonts w:ascii="Times New Roman" w:hAnsi="Times New Roman" w:cs="Times New Roman"/>
                <w:b/>
                <w:color w:val="000000"/>
                <w:lang w:val="en-US"/>
              </w:rPr>
              <w:t>12/03/2026</w:t>
            </w:r>
          </w:p>
        </w:tc>
        <w:tc>
          <w:tcPr>
            <w:tcW w:w="1814" w:type="dxa"/>
          </w:tcPr>
          <w:p w14:paraId="275DC17F" w14:textId="77777777" w:rsidR="005979B0" w:rsidRDefault="005979B0">
            <w:pPr>
              <w:spacing w:after="0" w:line="240" w:lineRule="auto"/>
              <w:rPr>
                <w:rFonts w:ascii="Times New Roman" w:hAnsi="Times New Roman" w:cs="Times New Roman"/>
                <w:b/>
                <w:color w:val="000000"/>
              </w:rPr>
            </w:pPr>
          </w:p>
        </w:tc>
      </w:tr>
    </w:tbl>
    <w:p w14:paraId="78E0812E" w14:textId="77777777" w:rsidR="005979B0" w:rsidRDefault="005979B0">
      <w:pPr>
        <w:rPr>
          <w:rFonts w:ascii="Times New Roman" w:hAnsi="Times New Roman" w:cs="Times New Roman"/>
          <w:b/>
          <w:color w:val="000000"/>
        </w:rPr>
      </w:pPr>
    </w:p>
    <w:p w14:paraId="36A151DC" w14:textId="77777777" w:rsidR="005979B0" w:rsidRDefault="00116867">
      <w:pPr>
        <w:pStyle w:val="ListParagraph"/>
        <w:shd w:val="clear" w:color="auto" w:fill="007CC4"/>
        <w:ind w:hanging="720"/>
        <w:rPr>
          <w:rFonts w:ascii="Times New Roman" w:eastAsia="Times New Roman" w:hAnsi="Times New Roman" w:cs="Times New Roman"/>
          <w:color w:val="FFFFFF"/>
        </w:rPr>
      </w:pPr>
      <w:r>
        <w:rPr>
          <w:rFonts w:ascii="Times New Roman" w:eastAsia="Times New Roman" w:hAnsi="Times New Roman" w:cs="Times New Roman"/>
          <w:b/>
          <w:bCs/>
          <w:color w:val="FFFFFF"/>
        </w:rPr>
        <w:t>Out of Scope</w:t>
      </w:r>
    </w:p>
    <w:p w14:paraId="77A65914" w14:textId="77777777" w:rsidR="005979B0" w:rsidRDefault="00116867">
      <w:pPr>
        <w:numPr>
          <w:ilvl w:val="0"/>
          <w:numId w:val="10"/>
        </w:numPr>
        <w:spacing w:after="0" w:line="240" w:lineRule="auto"/>
        <w:textAlignment w:val="baseline"/>
        <w:rPr>
          <w:rFonts w:ascii="Times New Roman" w:eastAsia="Times New Roman" w:hAnsi="Times New Roman" w:cs="Times New Roman"/>
          <w:bCs/>
          <w:color w:val="000000"/>
        </w:rPr>
      </w:pPr>
      <w:r>
        <w:rPr>
          <w:rFonts w:ascii="Times New Roman" w:eastAsia="Times New Roman" w:hAnsi="Times New Roman" w:cs="Times New Roman"/>
          <w:bCs/>
          <w:color w:val="000000"/>
        </w:rPr>
        <w:t>Any requirement not explicitly mentioned in the Business Requirement Document will be marked as out of scope</w:t>
      </w:r>
    </w:p>
    <w:p w14:paraId="73DF6D1E" w14:textId="77777777" w:rsidR="005979B0" w:rsidRDefault="00116867">
      <w:pPr>
        <w:rPr>
          <w:rFonts w:ascii="Times New Roman" w:hAnsi="Times New Roman" w:cs="Times New Roman"/>
        </w:rPr>
      </w:pPr>
      <w:r>
        <w:rPr>
          <w:rFonts w:ascii="Times New Roman" w:hAnsi="Times New Roman" w:cs="Times New Roman"/>
          <w:b/>
          <w:color w:val="000000"/>
        </w:rPr>
        <w:br w:type="page"/>
      </w:r>
      <w:bookmarkStart w:id="26" w:name="_heading=h.iubei2xe209n" w:colFirst="0" w:colLast="0"/>
      <w:bookmarkEnd w:id="26"/>
    </w:p>
    <w:p w14:paraId="65F881C3" w14:textId="77777777" w:rsidR="005979B0" w:rsidRDefault="00116867">
      <w:pPr>
        <w:pStyle w:val="Heading2"/>
        <w:keepNext w:val="0"/>
        <w:keepLines w:val="0"/>
        <w:spacing w:before="360" w:after="80"/>
        <w:rPr>
          <w:rFonts w:ascii="Times New Roman" w:eastAsia="Cambria" w:hAnsi="Times New Roman" w:cs="Times New Roman"/>
          <w:color w:val="000000"/>
          <w:sz w:val="34"/>
          <w:szCs w:val="34"/>
        </w:rPr>
      </w:pPr>
      <w:bookmarkStart w:id="27" w:name="_heading=h.m44rpx1law7d"/>
      <w:bookmarkEnd w:id="27"/>
      <w:r>
        <w:rPr>
          <w:rFonts w:ascii="Times New Roman" w:hAnsi="Times New Roman" w:cs="Times New Roman"/>
          <w:color w:val="000000" w:themeColor="text1"/>
          <w:sz w:val="34"/>
          <w:szCs w:val="34"/>
        </w:rPr>
        <w:lastRenderedPageBreak/>
        <w:t xml:space="preserve">Module </w:t>
      </w:r>
      <w:r>
        <w:rPr>
          <w:rFonts w:ascii="Times New Roman" w:hAnsi="Times New Roman" w:cs="Times New Roman"/>
          <w:color w:val="000000" w:themeColor="text1"/>
          <w:sz w:val="34"/>
          <w:szCs w:val="34"/>
          <w:lang w:val="en-US"/>
        </w:rPr>
        <w:t>6</w:t>
      </w:r>
      <w:r>
        <w:rPr>
          <w:rFonts w:ascii="Times New Roman" w:hAnsi="Times New Roman" w:cs="Times New Roman"/>
          <w:color w:val="000000" w:themeColor="text1"/>
          <w:sz w:val="34"/>
          <w:szCs w:val="34"/>
        </w:rPr>
        <w:t xml:space="preserve">:  </w:t>
      </w:r>
    </w:p>
    <w:p w14:paraId="44B963DF" w14:textId="6532ABCB" w:rsidR="005979B0" w:rsidRPr="007F28FE" w:rsidRDefault="00116867">
      <w:pPr>
        <w:pStyle w:val="Heading2"/>
        <w:keepNext w:val="0"/>
        <w:keepLines w:val="0"/>
        <w:spacing w:before="360" w:after="80"/>
        <w:rPr>
          <w:rFonts w:ascii="Times New Roman" w:eastAsia="Cambria" w:hAnsi="Times New Roman" w:cs="Times New Roman"/>
          <w:b w:val="0"/>
          <w:caps/>
          <w:color w:val="4F81BD" w:themeColor="accent1"/>
          <w:sz w:val="22"/>
          <w:szCs w:val="22"/>
          <w:lang w:val="en-US"/>
        </w:rPr>
      </w:pPr>
      <w:r>
        <w:rPr>
          <w:rFonts w:ascii="Times New Roman" w:eastAsia="Cambria" w:hAnsi="Times New Roman" w:cs="Times New Roman"/>
          <w:b w:val="0"/>
          <w:caps/>
          <w:color w:val="4F81BD" w:themeColor="accent1"/>
          <w:sz w:val="22"/>
          <w:szCs w:val="22"/>
          <w:lang w:val="en-US"/>
        </w:rPr>
        <w:t>Module Name: Opportunity Management</w:t>
      </w:r>
      <w:ins w:id="28" w:author="Manoj V Menon" w:date="2025-09-23T08:05:00Z">
        <w:r>
          <w:rPr>
            <w:rFonts w:ascii="Times New Roman" w:eastAsia="Cambria" w:hAnsi="Times New Roman" w:cs="Times New Roman"/>
            <w:b w:val="0"/>
            <w:caps/>
            <w:color w:val="4F81BD" w:themeColor="accent1"/>
            <w:sz w:val="22"/>
            <w:szCs w:val="22"/>
          </w:rPr>
          <w:t xml:space="preserve"> </w:t>
        </w:r>
      </w:ins>
      <w:ins w:id="29" w:author="Manoj V Menon" w:date="2025-09-24T09:59:00Z">
        <w:r>
          <w:br/>
        </w:r>
      </w:ins>
      <w:bookmarkStart w:id="30" w:name="_heading=h.3kat2jtw87jz" w:colFirst="0" w:colLast="0"/>
      <w:bookmarkEnd w:id="30"/>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Fields</w:t>
      </w:r>
    </w:p>
    <w:tbl>
      <w:tblPr>
        <w:tblStyle w:val="TableGrid"/>
        <w:tblW w:w="8523" w:type="dxa"/>
        <w:tblInd w:w="-141" w:type="dxa"/>
        <w:tblLayout w:type="fixed"/>
        <w:tblLook w:val="04A0" w:firstRow="1" w:lastRow="0" w:firstColumn="1" w:lastColumn="0" w:noHBand="0" w:noVBand="1"/>
      </w:tblPr>
      <w:tblGrid>
        <w:gridCol w:w="2011"/>
        <w:gridCol w:w="1165"/>
        <w:gridCol w:w="1412"/>
        <w:gridCol w:w="2153"/>
        <w:gridCol w:w="1782"/>
      </w:tblGrid>
      <w:tr w:rsidR="005979B0" w14:paraId="2F659A01" w14:textId="77777777">
        <w:trPr>
          <w:trHeight w:val="750"/>
        </w:trPr>
        <w:tc>
          <w:tcPr>
            <w:tcW w:w="2011" w:type="dxa"/>
            <w:shd w:val="clear" w:color="auto" w:fill="DBE5F1" w:themeFill="accent1" w:themeFillTint="33"/>
          </w:tcPr>
          <w:p w14:paraId="2E5F0DE6"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Field Name</w:t>
            </w:r>
          </w:p>
        </w:tc>
        <w:tc>
          <w:tcPr>
            <w:tcW w:w="1165" w:type="dxa"/>
            <w:shd w:val="clear" w:color="auto" w:fill="DBE5F1" w:themeFill="accent1" w:themeFillTint="33"/>
          </w:tcPr>
          <w:p w14:paraId="49E7ECF8"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Type</w:t>
            </w:r>
          </w:p>
        </w:tc>
        <w:tc>
          <w:tcPr>
            <w:tcW w:w="1412" w:type="dxa"/>
            <w:shd w:val="clear" w:color="auto" w:fill="DBE5F1" w:themeFill="accent1" w:themeFillTint="33"/>
          </w:tcPr>
          <w:p w14:paraId="402F140C"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Optional/ Mandatory</w:t>
            </w:r>
          </w:p>
        </w:tc>
        <w:tc>
          <w:tcPr>
            <w:tcW w:w="2153" w:type="dxa"/>
            <w:shd w:val="clear" w:color="auto" w:fill="DBE5F1" w:themeFill="accent1" w:themeFillTint="33"/>
          </w:tcPr>
          <w:p w14:paraId="3F62570D"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Picklist Values</w:t>
            </w:r>
          </w:p>
        </w:tc>
        <w:tc>
          <w:tcPr>
            <w:tcW w:w="1782" w:type="dxa"/>
            <w:shd w:val="clear" w:color="auto" w:fill="DBE5F1" w:themeFill="accent1" w:themeFillTint="33"/>
          </w:tcPr>
          <w:p w14:paraId="0292E353"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Comments</w:t>
            </w:r>
          </w:p>
        </w:tc>
      </w:tr>
      <w:tr w:rsidR="005979B0" w14:paraId="7FEF663B" w14:textId="77777777">
        <w:trPr>
          <w:trHeight w:val="952"/>
        </w:trPr>
        <w:tc>
          <w:tcPr>
            <w:tcW w:w="2011" w:type="dxa"/>
          </w:tcPr>
          <w:p w14:paraId="15EAE49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Opportunity Name (Company Name + Requirement)</w:t>
            </w:r>
          </w:p>
        </w:tc>
        <w:tc>
          <w:tcPr>
            <w:tcW w:w="1165" w:type="dxa"/>
          </w:tcPr>
          <w:p w14:paraId="44DA4B0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Pr>
          <w:p w14:paraId="7C08C3D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2153" w:type="dxa"/>
          </w:tcPr>
          <w:p w14:paraId="1BB1BCA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3893D25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Opportunity name formed by combining company name and requirement.</w:t>
            </w:r>
          </w:p>
        </w:tc>
      </w:tr>
      <w:tr w:rsidR="005979B0" w14:paraId="2D8C01CC" w14:textId="77777777">
        <w:trPr>
          <w:trHeight w:val="864"/>
        </w:trPr>
        <w:tc>
          <w:tcPr>
            <w:tcW w:w="2011" w:type="dxa"/>
          </w:tcPr>
          <w:p w14:paraId="2512506D" w14:textId="4A58F5EF"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Opportunity ID</w:t>
            </w:r>
            <w:ins w:id="31" w:author="Manoj V Menon" w:date="2025-09-22T10:05:00Z">
              <w:r>
                <w:rPr>
                  <w:rFonts w:ascii="Times New Roman" w:eastAsia="Times New Roman" w:hAnsi="Times New Roman" w:cs="Times New Roman"/>
                  <w:color w:val="000000" w:themeColor="text1"/>
                  <w:lang w:val="en-IN"/>
                </w:rPr>
                <w:t xml:space="preserve"> </w:t>
              </w:r>
            </w:ins>
            <w:r w:rsidR="00EC03CA">
              <w:rPr>
                <w:rFonts w:ascii="Times New Roman" w:eastAsia="Times New Roman" w:hAnsi="Times New Roman" w:cs="Times New Roman"/>
                <w:color w:val="000000" w:themeColor="text1"/>
                <w:lang w:val="en-IN"/>
              </w:rPr>
              <w:t xml:space="preserve"> </w:t>
            </w:r>
          </w:p>
        </w:tc>
        <w:tc>
          <w:tcPr>
            <w:tcW w:w="1165" w:type="dxa"/>
          </w:tcPr>
          <w:p w14:paraId="5E116E0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Auto number</w:t>
            </w:r>
          </w:p>
        </w:tc>
        <w:tc>
          <w:tcPr>
            <w:tcW w:w="1412" w:type="dxa"/>
          </w:tcPr>
          <w:p w14:paraId="0A4232C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2153" w:type="dxa"/>
          </w:tcPr>
          <w:p w14:paraId="4442B58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33781CC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System generated unique identifier for the opportunity.</w:t>
            </w:r>
            <w:r w:rsidR="00EC03CA">
              <w:rPr>
                <w:rFonts w:ascii="Times New Roman" w:eastAsia="Times New Roman" w:hAnsi="Times New Roman" w:cs="Times New Roman"/>
                <w:color w:val="000000"/>
                <w:lang w:val="en-IN"/>
              </w:rPr>
              <w:t xml:space="preserve"> </w:t>
            </w:r>
          </w:p>
          <w:p w14:paraId="6F547622" w14:textId="10CBE98C" w:rsidR="00EC03CA" w:rsidRDefault="00EC03CA">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Opportunity will have the different auto number format</w:t>
            </w:r>
          </w:p>
        </w:tc>
      </w:tr>
      <w:tr w:rsidR="005979B0" w14:paraId="6DBC5F19" w14:textId="77777777">
        <w:trPr>
          <w:trHeight w:val="1343"/>
        </w:trPr>
        <w:tc>
          <w:tcPr>
            <w:tcW w:w="2011" w:type="dxa"/>
          </w:tcPr>
          <w:p w14:paraId="7454B87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Stage</w:t>
            </w:r>
          </w:p>
        </w:tc>
        <w:tc>
          <w:tcPr>
            <w:tcW w:w="1165" w:type="dxa"/>
          </w:tcPr>
          <w:p w14:paraId="4B8DD06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Pr>
          <w:p w14:paraId="27B3DC8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2153" w:type="dxa"/>
          </w:tcPr>
          <w:p w14:paraId="0D2E8E62" w14:textId="147BD795" w:rsidR="005979B0" w:rsidRPr="007440C2" w:rsidRDefault="00564780" w:rsidP="007440C2">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 xml:space="preserve">Qualified, Proposal, Demo, </w:t>
            </w:r>
            <w:r w:rsidR="009C4F21" w:rsidRPr="009C4F21">
              <w:rPr>
                <w:rFonts w:ascii="Times New Roman" w:eastAsia="Times New Roman" w:hAnsi="Times New Roman" w:cs="Times New Roman"/>
                <w:color w:val="000000" w:themeColor="text1"/>
                <w:lang w:val="en-IN"/>
              </w:rPr>
              <w:t>Negotiation</w:t>
            </w:r>
            <w:r w:rsidR="009C4F21">
              <w:rPr>
                <w:rFonts w:ascii="Times New Roman" w:eastAsia="Times New Roman" w:hAnsi="Times New Roman" w:cs="Times New Roman"/>
                <w:color w:val="000000" w:themeColor="text1"/>
                <w:lang w:val="en-IN"/>
              </w:rPr>
              <w:t xml:space="preserve">, </w:t>
            </w:r>
            <w:r>
              <w:rPr>
                <w:rFonts w:ascii="Times New Roman" w:eastAsia="Times New Roman" w:hAnsi="Times New Roman" w:cs="Times New Roman"/>
                <w:color w:val="000000" w:themeColor="text1"/>
                <w:lang w:val="en-IN"/>
              </w:rPr>
              <w:t>Quote Acceptance, Funds</w:t>
            </w:r>
            <w:r w:rsidR="00CF70EC">
              <w:rPr>
                <w:rFonts w:ascii="Times New Roman" w:eastAsia="Times New Roman" w:hAnsi="Times New Roman" w:cs="Times New Roman"/>
                <w:color w:val="000000" w:themeColor="text1"/>
                <w:lang w:val="en-IN"/>
              </w:rPr>
              <w:t xml:space="preserve"> (Negotiation)</w:t>
            </w:r>
            <w:r>
              <w:rPr>
                <w:rFonts w:ascii="Times New Roman" w:eastAsia="Times New Roman" w:hAnsi="Times New Roman" w:cs="Times New Roman"/>
                <w:color w:val="000000" w:themeColor="text1"/>
                <w:lang w:val="en-IN"/>
              </w:rPr>
              <w:t>, Closed</w:t>
            </w:r>
            <w:r w:rsidR="007440C2">
              <w:rPr>
                <w:rFonts w:ascii="Times New Roman" w:eastAsia="Times New Roman" w:hAnsi="Times New Roman" w:cs="Times New Roman"/>
                <w:color w:val="000000" w:themeColor="text1"/>
                <w:lang w:val="en-IN"/>
              </w:rPr>
              <w:t xml:space="preserve"> won/ Closed Lost, Advance Paid</w:t>
            </w:r>
          </w:p>
        </w:tc>
        <w:tc>
          <w:tcPr>
            <w:tcW w:w="1782" w:type="dxa"/>
          </w:tcPr>
          <w:p w14:paraId="77F87F0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Current stage of the opportunity.</w:t>
            </w:r>
          </w:p>
          <w:p w14:paraId="36BF1F5F" w14:textId="77777777" w:rsidR="00564780" w:rsidRDefault="00564780">
            <w:pPr>
              <w:spacing w:after="0" w:line="240" w:lineRule="auto"/>
              <w:rPr>
                <w:rFonts w:ascii="Times New Roman" w:eastAsia="Times New Roman" w:hAnsi="Times New Roman" w:cs="Times New Roman"/>
                <w:color w:val="000000"/>
                <w:lang w:val="en-IN"/>
              </w:rPr>
            </w:pPr>
          </w:p>
          <w:p w14:paraId="07496D11" w14:textId="5D234113" w:rsidR="00564780" w:rsidRDefault="00564780">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xml:space="preserve">Qualified (Need Analysis, Product identified) </w:t>
            </w:r>
          </w:p>
        </w:tc>
      </w:tr>
      <w:tr w:rsidR="005979B0" w14:paraId="71F0512B" w14:textId="77777777">
        <w:trPr>
          <w:trHeight w:val="864"/>
        </w:trPr>
        <w:tc>
          <w:tcPr>
            <w:tcW w:w="2011" w:type="dxa"/>
          </w:tcPr>
          <w:p w14:paraId="0D907B2F" w14:textId="60F291A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Customer</w:t>
            </w:r>
            <w:ins w:id="32" w:author="Manoj V Menon" w:date="2025-09-23T07:22:00Z">
              <w:r>
                <w:rPr>
                  <w:rFonts w:ascii="Times New Roman" w:eastAsia="Times New Roman" w:hAnsi="Times New Roman" w:cs="Times New Roman"/>
                  <w:color w:val="000000" w:themeColor="text1"/>
                  <w:lang w:val="en-IN"/>
                </w:rPr>
                <w:t xml:space="preserve"> </w:t>
              </w:r>
            </w:ins>
          </w:p>
        </w:tc>
        <w:tc>
          <w:tcPr>
            <w:tcW w:w="1165" w:type="dxa"/>
          </w:tcPr>
          <w:p w14:paraId="767E1F6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Lookup</w:t>
            </w:r>
          </w:p>
        </w:tc>
        <w:tc>
          <w:tcPr>
            <w:tcW w:w="1412" w:type="dxa"/>
          </w:tcPr>
          <w:p w14:paraId="5DAEEE6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2153" w:type="dxa"/>
          </w:tcPr>
          <w:p w14:paraId="127F2AC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6EE2B45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Customer linked to the opportunity.</w:t>
            </w:r>
          </w:p>
        </w:tc>
      </w:tr>
      <w:tr w:rsidR="005979B0" w14:paraId="1EA0A7C7" w14:textId="77777777">
        <w:trPr>
          <w:trHeight w:val="864"/>
        </w:trPr>
        <w:tc>
          <w:tcPr>
            <w:tcW w:w="2011" w:type="dxa"/>
          </w:tcPr>
          <w:p w14:paraId="26BA87B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Primary Contact Person</w:t>
            </w:r>
          </w:p>
        </w:tc>
        <w:tc>
          <w:tcPr>
            <w:tcW w:w="1165" w:type="dxa"/>
          </w:tcPr>
          <w:p w14:paraId="0172A64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Lookup</w:t>
            </w:r>
          </w:p>
        </w:tc>
        <w:tc>
          <w:tcPr>
            <w:tcW w:w="1412" w:type="dxa"/>
          </w:tcPr>
          <w:p w14:paraId="30D6D51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Mandatory</w:t>
            </w:r>
          </w:p>
        </w:tc>
        <w:tc>
          <w:tcPr>
            <w:tcW w:w="2153" w:type="dxa"/>
          </w:tcPr>
          <w:p w14:paraId="0D8B1D68"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 </w:t>
            </w:r>
          </w:p>
        </w:tc>
        <w:tc>
          <w:tcPr>
            <w:tcW w:w="1782" w:type="dxa"/>
          </w:tcPr>
          <w:p w14:paraId="259A1A5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Primary contact person for the opportunity.</w:t>
            </w:r>
          </w:p>
        </w:tc>
      </w:tr>
      <w:tr w:rsidR="005979B0" w14:paraId="49B59863" w14:textId="77777777">
        <w:trPr>
          <w:trHeight w:val="864"/>
        </w:trPr>
        <w:tc>
          <w:tcPr>
            <w:tcW w:w="2011" w:type="dxa"/>
          </w:tcPr>
          <w:p w14:paraId="5834F3E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Closed Date</w:t>
            </w:r>
          </w:p>
        </w:tc>
        <w:tc>
          <w:tcPr>
            <w:tcW w:w="1165" w:type="dxa"/>
          </w:tcPr>
          <w:p w14:paraId="7C8C56D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Date</w:t>
            </w:r>
          </w:p>
        </w:tc>
        <w:tc>
          <w:tcPr>
            <w:tcW w:w="1412" w:type="dxa"/>
          </w:tcPr>
          <w:p w14:paraId="0E54BA2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 xml:space="preserve">Mandatory </w:t>
            </w:r>
          </w:p>
        </w:tc>
        <w:tc>
          <w:tcPr>
            <w:tcW w:w="2153" w:type="dxa"/>
          </w:tcPr>
          <w:p w14:paraId="54F2946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788363E8" w14:textId="3846FAE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Date when the opportunity was closed.</w:t>
            </w:r>
            <w:r w:rsidR="007F28FE">
              <w:rPr>
                <w:rFonts w:ascii="Times New Roman" w:eastAsia="Times New Roman" w:hAnsi="Times New Roman" w:cs="Times New Roman"/>
                <w:color w:val="000000"/>
                <w:lang w:val="en-IN"/>
              </w:rPr>
              <w:t xml:space="preserve"> During the closure this field will be mandatory not during the creation</w:t>
            </w:r>
          </w:p>
        </w:tc>
      </w:tr>
      <w:tr w:rsidR="005979B0" w14:paraId="2B904D19" w14:textId="77777777">
        <w:trPr>
          <w:trHeight w:val="864"/>
        </w:trPr>
        <w:tc>
          <w:tcPr>
            <w:tcW w:w="2011" w:type="dxa"/>
          </w:tcPr>
          <w:p w14:paraId="48E71A1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Opportunity Amount</w:t>
            </w:r>
          </w:p>
        </w:tc>
        <w:tc>
          <w:tcPr>
            <w:tcW w:w="1165" w:type="dxa"/>
          </w:tcPr>
          <w:p w14:paraId="7BD807E9" w14:textId="77777777" w:rsidR="005979B0" w:rsidRDefault="00116867">
            <w:pPr>
              <w:spacing w:after="0" w:line="240" w:lineRule="auto"/>
              <w:rPr>
                <w:rFonts w:ascii="Times New Roman" w:eastAsia="Times New Roman" w:hAnsi="Times New Roman" w:cs="Times New Roman"/>
                <w:color w:val="000000"/>
                <w:highlight w:val="yellow"/>
                <w:lang w:val="en-IN"/>
              </w:rPr>
            </w:pPr>
            <w:r>
              <w:rPr>
                <w:rFonts w:ascii="Times New Roman" w:eastAsia="Times New Roman" w:hAnsi="Times New Roman" w:cs="Times New Roman"/>
                <w:color w:val="000000" w:themeColor="text1"/>
                <w:highlight w:val="yellow"/>
                <w:lang w:val="en-IN"/>
              </w:rPr>
              <w:t>Currency</w:t>
            </w:r>
            <w:ins w:id="33" w:author="Manoj V Menon" w:date="2025-09-23T07:23:00Z">
              <w:r>
                <w:rPr>
                  <w:rFonts w:ascii="Times New Roman" w:eastAsia="Times New Roman" w:hAnsi="Times New Roman" w:cs="Times New Roman"/>
                  <w:color w:val="000000" w:themeColor="text1"/>
                  <w:highlight w:val="yellow"/>
                  <w:lang w:val="en-IN"/>
                </w:rPr>
                <w:t xml:space="preserve"> (Multi=currency)</w:t>
              </w:r>
            </w:ins>
          </w:p>
        </w:tc>
        <w:tc>
          <w:tcPr>
            <w:tcW w:w="1412" w:type="dxa"/>
          </w:tcPr>
          <w:p w14:paraId="6178CB7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2153" w:type="dxa"/>
          </w:tcPr>
          <w:p w14:paraId="7817C02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76C10C1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Total amount of the opportunity.</w:t>
            </w:r>
          </w:p>
        </w:tc>
      </w:tr>
      <w:tr w:rsidR="005979B0" w14:paraId="358AD649" w14:textId="77777777">
        <w:trPr>
          <w:trHeight w:val="864"/>
        </w:trPr>
        <w:tc>
          <w:tcPr>
            <w:tcW w:w="2011" w:type="dxa"/>
          </w:tcPr>
          <w:p w14:paraId="7773644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Opportunity Currency</w:t>
            </w:r>
          </w:p>
        </w:tc>
        <w:tc>
          <w:tcPr>
            <w:tcW w:w="1165" w:type="dxa"/>
          </w:tcPr>
          <w:p w14:paraId="2ED2990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highlight w:val="yellow"/>
                <w:lang w:val="en-IN"/>
              </w:rPr>
              <w:t>Number</w:t>
            </w:r>
          </w:p>
        </w:tc>
        <w:tc>
          <w:tcPr>
            <w:tcW w:w="1412" w:type="dxa"/>
          </w:tcPr>
          <w:p w14:paraId="5ED4ADF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2153" w:type="dxa"/>
          </w:tcPr>
          <w:p w14:paraId="70D6D87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17FEB55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Currency used for the opportunity amount.</w:t>
            </w:r>
          </w:p>
        </w:tc>
      </w:tr>
      <w:tr w:rsidR="005979B0" w14:paraId="1D66325E" w14:textId="77777777">
        <w:trPr>
          <w:trHeight w:val="864"/>
        </w:trPr>
        <w:tc>
          <w:tcPr>
            <w:tcW w:w="2011" w:type="dxa"/>
          </w:tcPr>
          <w:p w14:paraId="01E0ABA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Lead Source</w:t>
            </w:r>
          </w:p>
        </w:tc>
        <w:tc>
          <w:tcPr>
            <w:tcW w:w="1165" w:type="dxa"/>
          </w:tcPr>
          <w:p w14:paraId="236B2E7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Pr>
          <w:p w14:paraId="5E3A0E09"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34A90DAA"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 </w:t>
            </w:r>
          </w:p>
        </w:tc>
        <w:tc>
          <w:tcPr>
            <w:tcW w:w="1782" w:type="dxa"/>
          </w:tcPr>
          <w:p w14:paraId="653BB904" w14:textId="7AA8C01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Source of the lead, carried from Lead if converted.</w:t>
            </w:r>
            <w:r w:rsidR="007F28FE">
              <w:rPr>
                <w:rFonts w:ascii="Times New Roman" w:eastAsia="Times New Roman" w:hAnsi="Times New Roman" w:cs="Times New Roman"/>
                <w:color w:val="000000"/>
                <w:lang w:val="en-IN"/>
              </w:rPr>
              <w:t xml:space="preserve"> If the </w:t>
            </w:r>
            <w:r w:rsidR="007F28FE">
              <w:rPr>
                <w:rFonts w:ascii="Times New Roman" w:eastAsia="Times New Roman" w:hAnsi="Times New Roman" w:cs="Times New Roman"/>
                <w:color w:val="000000"/>
                <w:lang w:val="en-IN"/>
              </w:rPr>
              <w:lastRenderedPageBreak/>
              <w:t xml:space="preserve">opportunity is created directly this field is </w:t>
            </w:r>
            <w:proofErr w:type="spellStart"/>
            <w:r w:rsidR="007F28FE">
              <w:rPr>
                <w:rFonts w:ascii="Times New Roman" w:eastAsia="Times New Roman" w:hAnsi="Times New Roman" w:cs="Times New Roman"/>
                <w:color w:val="000000"/>
                <w:lang w:val="en-IN"/>
              </w:rPr>
              <w:t>irrevelent</w:t>
            </w:r>
            <w:proofErr w:type="spellEnd"/>
          </w:p>
        </w:tc>
      </w:tr>
      <w:tr w:rsidR="005979B0" w14:paraId="0FE6A9C3" w14:textId="77777777">
        <w:trPr>
          <w:trHeight w:val="864"/>
        </w:trPr>
        <w:tc>
          <w:tcPr>
            <w:tcW w:w="2011" w:type="dxa"/>
          </w:tcPr>
          <w:p w14:paraId="7202BEF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Next Step/Action</w:t>
            </w:r>
          </w:p>
        </w:tc>
        <w:tc>
          <w:tcPr>
            <w:tcW w:w="1165" w:type="dxa"/>
          </w:tcPr>
          <w:p w14:paraId="30914D3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Pr>
          <w:p w14:paraId="01B43A77"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65279B4D"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 </w:t>
            </w:r>
          </w:p>
        </w:tc>
        <w:tc>
          <w:tcPr>
            <w:tcW w:w="1782" w:type="dxa"/>
          </w:tcPr>
          <w:p w14:paraId="4A4FAAB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Next action or step to move forward with the opportunity.</w:t>
            </w:r>
          </w:p>
        </w:tc>
      </w:tr>
      <w:tr w:rsidR="005979B0" w14:paraId="023FE75C" w14:textId="77777777">
        <w:trPr>
          <w:trHeight w:val="576"/>
        </w:trPr>
        <w:tc>
          <w:tcPr>
            <w:tcW w:w="2011" w:type="dxa"/>
          </w:tcPr>
          <w:p w14:paraId="404D0CE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Description</w:t>
            </w:r>
          </w:p>
        </w:tc>
        <w:tc>
          <w:tcPr>
            <w:tcW w:w="1165" w:type="dxa"/>
          </w:tcPr>
          <w:p w14:paraId="005B97B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Long Text Area</w:t>
            </w:r>
          </w:p>
        </w:tc>
        <w:tc>
          <w:tcPr>
            <w:tcW w:w="1412" w:type="dxa"/>
          </w:tcPr>
          <w:p w14:paraId="137B0BB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2153" w:type="dxa"/>
          </w:tcPr>
          <w:p w14:paraId="48D7939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782" w:type="dxa"/>
          </w:tcPr>
          <w:p w14:paraId="7C85769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Detailed description of the opportunity.</w:t>
            </w:r>
          </w:p>
        </w:tc>
      </w:tr>
      <w:tr w:rsidR="005979B0" w14:paraId="02FB80D0" w14:textId="77777777">
        <w:trPr>
          <w:trHeight w:val="864"/>
        </w:trPr>
        <w:tc>
          <w:tcPr>
            <w:tcW w:w="2011" w:type="dxa"/>
          </w:tcPr>
          <w:p w14:paraId="583E6373" w14:textId="77777777" w:rsidR="00CF70EC"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Competitors</w:t>
            </w:r>
            <w:ins w:id="34" w:author="Manoj V Menon" w:date="2025-09-22T10:10:00Z">
              <w:r>
                <w:rPr>
                  <w:rFonts w:ascii="Times New Roman" w:eastAsia="Times New Roman" w:hAnsi="Times New Roman" w:cs="Times New Roman"/>
                  <w:color w:val="000000" w:themeColor="text1"/>
                  <w:lang w:val="en-IN"/>
                </w:rPr>
                <w:t xml:space="preserve"> </w:t>
              </w:r>
            </w:ins>
            <w:r>
              <w:rPr>
                <w:rFonts w:ascii="Times New Roman" w:eastAsia="Times New Roman" w:hAnsi="Times New Roman" w:cs="Times New Roman"/>
                <w:color w:val="000000" w:themeColor="text1"/>
                <w:lang w:val="en-IN"/>
              </w:rPr>
              <w:t>&amp; Prices</w:t>
            </w:r>
            <w:r w:rsidR="00CF70EC">
              <w:rPr>
                <w:rFonts w:ascii="Times New Roman" w:eastAsia="Times New Roman" w:hAnsi="Times New Roman" w:cs="Times New Roman"/>
                <w:color w:val="000000" w:themeColor="text1"/>
                <w:lang w:val="en-IN"/>
              </w:rPr>
              <w:t>- text</w:t>
            </w:r>
          </w:p>
          <w:p w14:paraId="31D8549C" w14:textId="77777777" w:rsidR="00CF70EC" w:rsidRDefault="00CF70EC" w:rsidP="00CF70EC">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 xml:space="preserve">Models- Picklist </w:t>
            </w:r>
          </w:p>
          <w:p w14:paraId="4D2E345D" w14:textId="6EF6545E" w:rsidR="00CF70EC" w:rsidRDefault="00CF70EC" w:rsidP="00CF70EC">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Make – Picklist</w:t>
            </w:r>
          </w:p>
          <w:p w14:paraId="29FBC38B" w14:textId="481E143F" w:rsidR="00CF70EC" w:rsidRDefault="00CF70EC" w:rsidP="00CF70EC">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Remarks- Long Text</w:t>
            </w:r>
          </w:p>
          <w:p w14:paraId="6ED27AAA" w14:textId="3C239CE7" w:rsidR="005979B0" w:rsidRDefault="00CF70EC" w:rsidP="00CF70EC">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Discount Details- Text</w:t>
            </w:r>
          </w:p>
        </w:tc>
        <w:tc>
          <w:tcPr>
            <w:tcW w:w="1165" w:type="dxa"/>
          </w:tcPr>
          <w:p w14:paraId="27E6CCE2" w14:textId="66951059" w:rsidR="005979B0" w:rsidRDefault="00CF70EC">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Related object</w:t>
            </w:r>
          </w:p>
        </w:tc>
        <w:tc>
          <w:tcPr>
            <w:tcW w:w="1412" w:type="dxa"/>
          </w:tcPr>
          <w:p w14:paraId="172D95FE"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0F701C38"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 </w:t>
            </w:r>
          </w:p>
        </w:tc>
        <w:tc>
          <w:tcPr>
            <w:tcW w:w="1782" w:type="dxa"/>
          </w:tcPr>
          <w:p w14:paraId="60322127" w14:textId="269F6DE4" w:rsidR="005979B0" w:rsidRDefault="00AA6208">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User can create the competitor records by clicking on “New” from related objects</w:t>
            </w:r>
          </w:p>
        </w:tc>
      </w:tr>
      <w:tr w:rsidR="005979B0" w14:paraId="307FD4D1" w14:textId="77777777">
        <w:trPr>
          <w:trHeight w:val="576"/>
        </w:trPr>
        <w:tc>
          <w:tcPr>
            <w:tcW w:w="2011" w:type="dxa"/>
          </w:tcPr>
          <w:p w14:paraId="7732A9C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Products</w:t>
            </w:r>
          </w:p>
        </w:tc>
        <w:tc>
          <w:tcPr>
            <w:tcW w:w="1165" w:type="dxa"/>
          </w:tcPr>
          <w:p w14:paraId="120A57D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Related list</w:t>
            </w:r>
          </w:p>
        </w:tc>
        <w:tc>
          <w:tcPr>
            <w:tcW w:w="1412" w:type="dxa"/>
          </w:tcPr>
          <w:p w14:paraId="733E295A"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5A8C1FE9"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 </w:t>
            </w:r>
          </w:p>
        </w:tc>
        <w:tc>
          <w:tcPr>
            <w:tcW w:w="1782" w:type="dxa"/>
          </w:tcPr>
          <w:p w14:paraId="386EE4E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Products associated with the opportunity.</w:t>
            </w:r>
          </w:p>
        </w:tc>
      </w:tr>
      <w:tr w:rsidR="005979B0" w14:paraId="5AF4EF81" w14:textId="77777777">
        <w:trPr>
          <w:trHeight w:val="864"/>
        </w:trPr>
        <w:tc>
          <w:tcPr>
            <w:tcW w:w="2011" w:type="dxa"/>
          </w:tcPr>
          <w:p w14:paraId="3B6E853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Quotes</w:t>
            </w:r>
          </w:p>
        </w:tc>
        <w:tc>
          <w:tcPr>
            <w:tcW w:w="1165" w:type="dxa"/>
          </w:tcPr>
          <w:p w14:paraId="746A0BB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Related list</w:t>
            </w:r>
          </w:p>
        </w:tc>
        <w:tc>
          <w:tcPr>
            <w:tcW w:w="1412" w:type="dxa"/>
          </w:tcPr>
          <w:p w14:paraId="1D3545FB"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462E55E9"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 </w:t>
            </w:r>
          </w:p>
        </w:tc>
        <w:tc>
          <w:tcPr>
            <w:tcW w:w="1782" w:type="dxa"/>
          </w:tcPr>
          <w:p w14:paraId="50529BBD" w14:textId="06F4A7BB"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Multiple quotes allowed, only one can be active at a time.</w:t>
            </w:r>
            <w:r w:rsidR="00BC33CA">
              <w:rPr>
                <w:rFonts w:ascii="Times New Roman" w:eastAsia="Times New Roman" w:hAnsi="Times New Roman" w:cs="Times New Roman"/>
                <w:color w:val="000000"/>
                <w:lang w:val="en-IN"/>
              </w:rPr>
              <w:t xml:space="preserve"> </w:t>
            </w:r>
          </w:p>
        </w:tc>
      </w:tr>
      <w:tr w:rsidR="005979B0" w14:paraId="74E93F88" w14:textId="77777777">
        <w:trPr>
          <w:trHeight w:val="739"/>
        </w:trPr>
        <w:tc>
          <w:tcPr>
            <w:tcW w:w="2011" w:type="dxa"/>
          </w:tcPr>
          <w:p w14:paraId="01E9E4D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Closed Lost Reason</w:t>
            </w:r>
          </w:p>
        </w:tc>
        <w:tc>
          <w:tcPr>
            <w:tcW w:w="1165" w:type="dxa"/>
          </w:tcPr>
          <w:p w14:paraId="4652CAA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Pr>
          <w:p w14:paraId="44481060"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7728D58D" w14:textId="4D4793B4"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 xml:space="preserve">Mandatory </w:t>
            </w:r>
            <w:r>
              <w:br/>
            </w:r>
          </w:p>
          <w:p w14:paraId="4121A8B8"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Values:</w:t>
            </w:r>
          </w:p>
          <w:p w14:paraId="40C0387A" w14:textId="77777777" w:rsidR="005979B0" w:rsidRDefault="00116867">
            <w:pPr>
              <w:spacing w:after="0" w:line="240" w:lineRule="auto"/>
              <w:rPr>
                <w:rFonts w:ascii="Times New Roman" w:hAnsi="Times New Roman" w:cs="Times New Roman"/>
                <w:lang w:val="en-US"/>
              </w:rPr>
            </w:pPr>
            <w:r>
              <w:rPr>
                <w:rFonts w:ascii="Times New Roman" w:eastAsia="Calibri" w:hAnsi="Times New Roman" w:cs="Times New Roman"/>
                <w:color w:val="000000" w:themeColor="text1"/>
                <w:lang w:val="en-US"/>
              </w:rPr>
              <w:t>Our price very high &amp; could not match.</w:t>
            </w:r>
          </w:p>
          <w:p w14:paraId="148746E4" w14:textId="77777777" w:rsidR="005979B0" w:rsidRDefault="005979B0">
            <w:pPr>
              <w:spacing w:after="0" w:line="240" w:lineRule="auto"/>
              <w:rPr>
                <w:rFonts w:ascii="Times New Roman" w:eastAsia="Calibri" w:hAnsi="Times New Roman" w:cs="Times New Roman"/>
                <w:color w:val="000000" w:themeColor="text1"/>
                <w:lang w:val="en-US"/>
              </w:rPr>
            </w:pPr>
          </w:p>
          <w:p w14:paraId="1D72DFD0" w14:textId="77777777" w:rsidR="005979B0" w:rsidRDefault="00116867">
            <w:pPr>
              <w:spacing w:after="0" w:line="240" w:lineRule="auto"/>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 xml:space="preserve">Features / Product not matching/missing. </w:t>
            </w:r>
          </w:p>
          <w:p w14:paraId="7AD3DFC9" w14:textId="77777777" w:rsidR="005979B0" w:rsidRDefault="005979B0">
            <w:pPr>
              <w:spacing w:after="0" w:line="240" w:lineRule="auto"/>
              <w:rPr>
                <w:rFonts w:ascii="Times New Roman" w:eastAsia="Calibri" w:hAnsi="Times New Roman" w:cs="Times New Roman"/>
                <w:color w:val="000000" w:themeColor="text1"/>
                <w:lang w:val="en-US"/>
              </w:rPr>
            </w:pPr>
          </w:p>
          <w:p w14:paraId="55553220" w14:textId="77777777" w:rsidR="005979B0" w:rsidRDefault="00116867">
            <w:pPr>
              <w:spacing w:after="0" w:line="240" w:lineRule="auto"/>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Customer did not have funds/funding</w:t>
            </w:r>
          </w:p>
          <w:p w14:paraId="5C04BDA0" w14:textId="77777777" w:rsidR="005979B0" w:rsidRDefault="005979B0">
            <w:pPr>
              <w:spacing w:after="0" w:line="240" w:lineRule="auto"/>
              <w:rPr>
                <w:rFonts w:ascii="Times New Roman" w:eastAsia="Calibri" w:hAnsi="Times New Roman" w:cs="Times New Roman"/>
                <w:color w:val="000000" w:themeColor="text1"/>
                <w:lang w:val="en-US"/>
              </w:rPr>
            </w:pPr>
          </w:p>
          <w:p w14:paraId="3AB8C93C" w14:textId="77777777" w:rsidR="005979B0" w:rsidRDefault="00116867">
            <w:pPr>
              <w:spacing w:after="0" w:line="240" w:lineRule="auto"/>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Our response was delayed</w:t>
            </w:r>
          </w:p>
          <w:p w14:paraId="26EFEBE0" w14:textId="77777777" w:rsidR="005979B0" w:rsidRDefault="005979B0">
            <w:pPr>
              <w:spacing w:after="0" w:line="240" w:lineRule="auto"/>
              <w:rPr>
                <w:rFonts w:ascii="Times New Roman" w:eastAsia="Calibri" w:hAnsi="Times New Roman" w:cs="Times New Roman"/>
                <w:color w:val="000000" w:themeColor="text1"/>
                <w:lang w:val="en-US"/>
              </w:rPr>
            </w:pPr>
          </w:p>
          <w:p w14:paraId="7CDC178C" w14:textId="77777777" w:rsidR="005979B0" w:rsidRDefault="00116867">
            <w:p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Demo was a failure</w:t>
            </w:r>
          </w:p>
          <w:p w14:paraId="5A649433" w14:textId="77777777" w:rsidR="005979B0" w:rsidRDefault="005979B0">
            <w:pPr>
              <w:spacing w:after="0"/>
              <w:rPr>
                <w:rFonts w:ascii="Times New Roman" w:eastAsia="Calibri" w:hAnsi="Times New Roman" w:cs="Times New Roman"/>
                <w:color w:val="000000" w:themeColor="text1"/>
                <w:lang w:val="en-US"/>
              </w:rPr>
            </w:pPr>
          </w:p>
          <w:p w14:paraId="45B7C842" w14:textId="77777777" w:rsidR="005979B0" w:rsidRDefault="00116867">
            <w:p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Competitor IB &amp; strong relationship</w:t>
            </w:r>
          </w:p>
          <w:p w14:paraId="01F56645" w14:textId="77777777" w:rsidR="005979B0" w:rsidRDefault="005979B0">
            <w:pPr>
              <w:spacing w:after="0"/>
              <w:rPr>
                <w:rFonts w:ascii="Times New Roman" w:eastAsia="Calibri" w:hAnsi="Times New Roman" w:cs="Times New Roman"/>
                <w:color w:val="000000" w:themeColor="text1"/>
                <w:lang w:val="en-US"/>
              </w:rPr>
            </w:pPr>
          </w:p>
          <w:p w14:paraId="6155842D" w14:textId="77777777" w:rsidR="005979B0" w:rsidRDefault="00116867">
            <w:p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Multi-product deal and we could not compile full portfolio</w:t>
            </w:r>
          </w:p>
          <w:p w14:paraId="7205B904" w14:textId="77777777" w:rsidR="005979B0" w:rsidRDefault="005979B0">
            <w:pPr>
              <w:spacing w:after="0"/>
              <w:rPr>
                <w:rFonts w:ascii="Times New Roman" w:eastAsia="Calibri" w:hAnsi="Times New Roman" w:cs="Times New Roman"/>
                <w:color w:val="000000" w:themeColor="text1"/>
                <w:lang w:val="en-US"/>
              </w:rPr>
            </w:pPr>
          </w:p>
          <w:p w14:paraId="4260453C" w14:textId="77777777" w:rsidR="005979B0" w:rsidRDefault="00116867">
            <w:p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Customer past experience was poor – service/sales</w:t>
            </w:r>
          </w:p>
          <w:p w14:paraId="22A8E8BA" w14:textId="77777777" w:rsidR="005979B0" w:rsidRDefault="005979B0">
            <w:pPr>
              <w:spacing w:after="0"/>
              <w:rPr>
                <w:rFonts w:ascii="Times New Roman" w:eastAsia="Calibri" w:hAnsi="Times New Roman" w:cs="Times New Roman"/>
                <w:color w:val="000000" w:themeColor="text1"/>
                <w:lang w:val="en-US"/>
              </w:rPr>
            </w:pPr>
          </w:p>
          <w:p w14:paraId="768343D4" w14:textId="77777777" w:rsidR="005979B0" w:rsidRDefault="00116867">
            <w:p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Order not lost – delayed. (Site readiness, funding etc.)</w:t>
            </w:r>
          </w:p>
          <w:p w14:paraId="7F6C76CD" w14:textId="77777777" w:rsidR="005979B0" w:rsidRDefault="005979B0">
            <w:pPr>
              <w:spacing w:after="0"/>
              <w:rPr>
                <w:rFonts w:ascii="Times New Roman" w:eastAsia="Calibri" w:hAnsi="Times New Roman" w:cs="Times New Roman"/>
                <w:color w:val="000000" w:themeColor="text1"/>
                <w:lang w:val="en-US"/>
              </w:rPr>
            </w:pPr>
          </w:p>
          <w:p w14:paraId="1AFC06CA" w14:textId="77777777" w:rsidR="005979B0" w:rsidRDefault="00116867">
            <w:p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OPEN ORDER, NO MONEY GIVEN</w:t>
            </w:r>
          </w:p>
          <w:p w14:paraId="0E52CC87" w14:textId="77777777" w:rsidR="005979B0" w:rsidRDefault="005979B0">
            <w:pPr>
              <w:spacing w:after="0"/>
              <w:rPr>
                <w:rFonts w:ascii="Times New Roman" w:eastAsia="Calibri" w:hAnsi="Times New Roman" w:cs="Times New Roman"/>
                <w:color w:val="000000" w:themeColor="text1"/>
                <w:lang w:val="en-US"/>
              </w:rPr>
            </w:pPr>
          </w:p>
          <w:p w14:paraId="0788C1CD" w14:textId="77777777" w:rsidR="005979B0" w:rsidRDefault="005979B0">
            <w:pPr>
              <w:spacing w:after="0" w:line="240" w:lineRule="auto"/>
              <w:rPr>
                <w:rFonts w:ascii="Times New Roman" w:eastAsia="Times New Roman" w:hAnsi="Times New Roman" w:cs="Times New Roman"/>
                <w:color w:val="000000" w:themeColor="text1"/>
                <w:lang w:val="en-IN"/>
              </w:rPr>
            </w:pPr>
          </w:p>
        </w:tc>
        <w:tc>
          <w:tcPr>
            <w:tcW w:w="1782" w:type="dxa"/>
          </w:tcPr>
          <w:p w14:paraId="032014C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Reason for the opportunity being closed lost.</w:t>
            </w:r>
          </w:p>
        </w:tc>
      </w:tr>
      <w:tr w:rsidR="005979B0" w14:paraId="0324E305" w14:textId="77777777">
        <w:trPr>
          <w:trHeight w:val="864"/>
        </w:trPr>
        <w:tc>
          <w:tcPr>
            <w:tcW w:w="2011" w:type="dxa"/>
          </w:tcPr>
          <w:p w14:paraId="7137A76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Campaign</w:t>
            </w:r>
          </w:p>
        </w:tc>
        <w:tc>
          <w:tcPr>
            <w:tcW w:w="1165" w:type="dxa"/>
          </w:tcPr>
          <w:p w14:paraId="7F54A0F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Lookup</w:t>
            </w:r>
          </w:p>
        </w:tc>
        <w:tc>
          <w:tcPr>
            <w:tcW w:w="1412" w:type="dxa"/>
          </w:tcPr>
          <w:p w14:paraId="62AB2438" w14:textId="77777777" w:rsidR="005979B0" w:rsidRDefault="005979B0">
            <w:pPr>
              <w:spacing w:after="0" w:line="240" w:lineRule="auto"/>
              <w:rPr>
                <w:rFonts w:ascii="Times New Roman" w:eastAsia="Times New Roman" w:hAnsi="Times New Roman" w:cs="Times New Roman"/>
                <w:color w:val="000000"/>
                <w:lang w:val="en-IN"/>
              </w:rPr>
            </w:pPr>
          </w:p>
        </w:tc>
        <w:tc>
          <w:tcPr>
            <w:tcW w:w="2153" w:type="dxa"/>
          </w:tcPr>
          <w:p w14:paraId="15CFB1B0" w14:textId="104EF97C" w:rsidR="005979B0" w:rsidRDefault="00AA6208">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 xml:space="preserve">Optional   </w:t>
            </w:r>
          </w:p>
        </w:tc>
        <w:tc>
          <w:tcPr>
            <w:tcW w:w="1782" w:type="dxa"/>
          </w:tcPr>
          <w:p w14:paraId="4714EF0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Link to Campaign Management for the opportunity.</w:t>
            </w:r>
          </w:p>
        </w:tc>
      </w:tr>
      <w:tr w:rsidR="00EC03CA" w14:paraId="4611B534" w14:textId="77777777">
        <w:trPr>
          <w:trHeight w:val="864"/>
        </w:trPr>
        <w:tc>
          <w:tcPr>
            <w:tcW w:w="2011" w:type="dxa"/>
          </w:tcPr>
          <w:p w14:paraId="74BF7535" w14:textId="7DCC82BB" w:rsidR="00EC03CA" w:rsidRDefault="00EC03CA">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xml:space="preserve">Opportunity </w:t>
            </w:r>
            <w:commentRangeStart w:id="35"/>
            <w:commentRangeStart w:id="36"/>
            <w:commentRangeStart w:id="37"/>
            <w:r>
              <w:rPr>
                <w:rFonts w:ascii="Times New Roman" w:eastAsia="Times New Roman" w:hAnsi="Times New Roman" w:cs="Times New Roman"/>
                <w:color w:val="000000"/>
                <w:lang w:val="en-IN"/>
              </w:rPr>
              <w:t>Type</w:t>
            </w:r>
            <w:commentRangeEnd w:id="35"/>
            <w:r w:rsidR="007F28FE">
              <w:rPr>
                <w:rStyle w:val="CommentReference"/>
                <w:rFonts w:ascii="Times New Roman" w:eastAsia="Times New Roman" w:hAnsi="Times New Roman" w:cs="Times New Roman"/>
                <w:color w:val="000000"/>
                <w:sz w:val="22"/>
                <w:szCs w:val="22"/>
                <w:lang w:val="en-IN"/>
              </w:rPr>
              <w:commentReference w:id="35"/>
            </w:r>
            <w:commentRangeEnd w:id="36"/>
            <w:r w:rsidR="00DB7553">
              <w:rPr>
                <w:rStyle w:val="CommentReference"/>
                <w:rFonts w:ascii="Times New Roman" w:eastAsia="Times New Roman" w:hAnsi="Times New Roman" w:cs="Times New Roman"/>
                <w:color w:val="000000"/>
                <w:sz w:val="22"/>
                <w:szCs w:val="22"/>
                <w:lang w:val="en-IN"/>
              </w:rPr>
              <w:commentReference w:id="36"/>
            </w:r>
            <w:commentRangeEnd w:id="37"/>
            <w:r w:rsidR="00FB7FE2">
              <w:rPr>
                <w:rStyle w:val="CommentReference"/>
              </w:rPr>
              <w:commentReference w:id="37"/>
            </w:r>
          </w:p>
        </w:tc>
        <w:tc>
          <w:tcPr>
            <w:tcW w:w="1165" w:type="dxa"/>
          </w:tcPr>
          <w:p w14:paraId="70006438" w14:textId="05771EDF" w:rsidR="00EC03CA" w:rsidRDefault="00AA6208">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Pr>
          <w:p w14:paraId="5A119CD2" w14:textId="77777777" w:rsidR="00EC03CA" w:rsidRDefault="00EC03CA">
            <w:pPr>
              <w:spacing w:after="0" w:line="240" w:lineRule="auto"/>
              <w:rPr>
                <w:rFonts w:ascii="Times New Roman" w:eastAsia="Times New Roman" w:hAnsi="Times New Roman" w:cs="Times New Roman"/>
                <w:color w:val="000000"/>
                <w:lang w:val="en-IN"/>
              </w:rPr>
            </w:pPr>
          </w:p>
        </w:tc>
        <w:tc>
          <w:tcPr>
            <w:tcW w:w="2153" w:type="dxa"/>
          </w:tcPr>
          <w:p w14:paraId="70BA1474" w14:textId="317C57F8" w:rsidR="00EC03CA" w:rsidRDefault="00EC03CA">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w:t>
            </w:r>
            <w:r w:rsidR="00AA6208">
              <w:rPr>
                <w:rFonts w:ascii="Times New Roman" w:eastAsia="Times New Roman" w:hAnsi="Times New Roman" w:cs="Times New Roman"/>
                <w:color w:val="000000" w:themeColor="text1"/>
                <w:lang w:val="en-IN"/>
              </w:rPr>
              <w:t xml:space="preserve"> </w:t>
            </w:r>
          </w:p>
        </w:tc>
        <w:tc>
          <w:tcPr>
            <w:tcW w:w="1782" w:type="dxa"/>
          </w:tcPr>
          <w:p w14:paraId="0D85BADC" w14:textId="77777777" w:rsidR="00EC03CA" w:rsidRPr="007F28FE" w:rsidRDefault="00EC03CA" w:rsidP="00EC03CA">
            <w:pPr>
              <w:pStyle w:val="Heading2"/>
              <w:keepNext w:val="0"/>
              <w:keepLines w:val="0"/>
              <w:spacing w:before="360" w:after="80"/>
              <w:rPr>
                <w:rFonts w:ascii="Times New Roman" w:eastAsia="Cambria" w:hAnsi="Times New Roman" w:cs="Times New Roman"/>
                <w:b w:val="0"/>
                <w:caps/>
                <w:color w:val="auto"/>
                <w:sz w:val="22"/>
                <w:szCs w:val="22"/>
                <w:lang w:val="en-US"/>
              </w:rPr>
            </w:pPr>
            <w:r w:rsidRPr="007F28FE">
              <w:rPr>
                <w:rFonts w:ascii="Times New Roman" w:eastAsia="Cambria" w:hAnsi="Times New Roman" w:cs="Times New Roman"/>
                <w:b w:val="0"/>
                <w:caps/>
                <w:color w:val="auto"/>
                <w:sz w:val="22"/>
                <w:szCs w:val="22"/>
              </w:rPr>
              <w:t>DIRECT SALES/DEALER SALES/ RENTALS/LEASE/REVENUE SHARING for LAB equipment/films for radiology etc. /PPP Model/ ONE TIME CUSTOMER- CASH</w:t>
            </w:r>
          </w:p>
          <w:p w14:paraId="2DAFA31F" w14:textId="77777777" w:rsidR="00EC03CA" w:rsidRPr="007F28FE" w:rsidRDefault="00EC03CA">
            <w:pPr>
              <w:spacing w:after="0" w:line="240" w:lineRule="auto"/>
              <w:rPr>
                <w:rFonts w:ascii="Times New Roman" w:eastAsia="Times New Roman" w:hAnsi="Times New Roman" w:cs="Times New Roman"/>
                <w:lang w:val="en-IN"/>
              </w:rPr>
            </w:pPr>
          </w:p>
        </w:tc>
      </w:tr>
    </w:tbl>
    <w:p w14:paraId="54CDF5E1"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8" w:name="_heading=h.k3jun23a013c" w:colFirst="0" w:colLast="0"/>
      <w:bookmarkEnd w:id="38"/>
      <w:r>
        <w:rPr>
          <w:rFonts w:ascii="Times New Roman" w:hAnsi="Times New Roman" w:cs="Times New Roman"/>
          <w:color w:val="000000" w:themeColor="text1"/>
          <w:sz w:val="27"/>
          <w:szCs w:val="27"/>
          <w:lang w:val="en-US"/>
        </w:rPr>
        <w:t>2</w:t>
      </w:r>
      <w:r>
        <w:rPr>
          <w:rFonts w:ascii="Times New Roman" w:hAnsi="Times New Roman" w:cs="Times New Roman"/>
          <w:color w:val="000000" w:themeColor="text1"/>
          <w:sz w:val="27"/>
          <w:szCs w:val="27"/>
        </w:rPr>
        <w:t>. Functional Flow</w:t>
      </w:r>
      <w:ins w:id="39" w:author="Manoj V Menon" w:date="2025-09-23T08:06:00Z">
        <w:r>
          <w:rPr>
            <w:rFonts w:ascii="Times New Roman" w:hAnsi="Times New Roman" w:cs="Times New Roman"/>
            <w:color w:val="000000" w:themeColor="text1"/>
            <w:sz w:val="27"/>
            <w:szCs w:val="27"/>
          </w:rPr>
          <w:t xml:space="preserve"> </w:t>
        </w:r>
      </w:ins>
    </w:p>
    <w:p w14:paraId="470CD977" w14:textId="0CCA1A2C" w:rsidR="005979B0" w:rsidRDefault="00116867">
      <w:pPr>
        <w:numPr>
          <w:ilvl w:val="0"/>
          <w:numId w:val="11"/>
        </w:numPr>
        <w:spacing w:before="240" w:after="0"/>
        <w:rPr>
          <w:rFonts w:ascii="Times New Roman" w:eastAsia="Times New Roman" w:hAnsi="Times New Roman" w:cs="Times New Roman"/>
          <w:lang w:val="en-US"/>
        </w:rPr>
      </w:pPr>
      <w:r>
        <w:rPr>
          <w:rFonts w:ascii="Times New Roman" w:eastAsia="Calibri" w:hAnsi="Times New Roman" w:cs="Times New Roman"/>
          <w:b/>
          <w:color w:val="000000" w:themeColor="text1"/>
        </w:rPr>
        <w:t>Opportunity Creation</w:t>
      </w:r>
      <w:ins w:id="40" w:author="Manoj V Menon" w:date="2025-09-23T08:06:00Z">
        <w:r>
          <w:rPr>
            <w:rFonts w:ascii="Times New Roman" w:eastAsia="Calibri" w:hAnsi="Times New Roman" w:cs="Times New Roman"/>
            <w:b/>
            <w:bCs/>
            <w:color w:val="000000" w:themeColor="text1"/>
          </w:rPr>
          <w:t xml:space="preserve"> </w:t>
        </w:r>
      </w:ins>
    </w:p>
    <w:p w14:paraId="7E3B166F" w14:textId="0E413EAA" w:rsidR="005979B0" w:rsidRPr="001946B0" w:rsidRDefault="00116867">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lang w:val="en-US"/>
        </w:rPr>
        <w:t>From Lead conversion (auto-created</w:t>
      </w:r>
      <w:r w:rsidR="001946B0">
        <w:rPr>
          <w:rFonts w:ascii="Times New Roman" w:eastAsia="Calibri" w:hAnsi="Times New Roman" w:cs="Times New Roman"/>
          <w:color w:val="000000" w:themeColor="text1"/>
          <w:lang w:val="en-US"/>
        </w:rPr>
        <w:t>)</w:t>
      </w:r>
    </w:p>
    <w:p w14:paraId="1AF01D66" w14:textId="5A6921C4" w:rsidR="001946B0" w:rsidRPr="001946B0" w:rsidRDefault="001946B0">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rPr>
        <w:t>User can update the Opportunity type based on the discussion with customer.</w:t>
      </w:r>
    </w:p>
    <w:p w14:paraId="07829BA5" w14:textId="34CAA0FF" w:rsidR="005979B0" w:rsidRPr="001946B0" w:rsidRDefault="001946B0" w:rsidP="001946B0">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rPr>
        <w:t>Coordinator can create and reassign to user using the change owner button</w:t>
      </w:r>
    </w:p>
    <w:p w14:paraId="53907311" w14:textId="77777777" w:rsidR="007F28FE" w:rsidRPr="007F28FE" w:rsidRDefault="00116867">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lang w:val="en-US"/>
        </w:rPr>
        <w:t>Direct creation by Sales team.</w:t>
      </w:r>
      <w:r w:rsidR="007F28FE">
        <w:rPr>
          <w:rFonts w:ascii="Times New Roman" w:eastAsia="Calibri" w:hAnsi="Times New Roman" w:cs="Times New Roman"/>
          <w:color w:val="000000" w:themeColor="text1"/>
          <w:lang w:val="en-US"/>
        </w:rPr>
        <w:t xml:space="preserve"> </w:t>
      </w:r>
    </w:p>
    <w:p w14:paraId="624CF5EC" w14:textId="5AF5F9F4" w:rsidR="005979B0" w:rsidRDefault="007F28FE">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lang w:val="en-US"/>
        </w:rPr>
        <w:t>Coordinator can also give the access for the existing opportunities by providing the permission on customer team (Related tab)</w:t>
      </w:r>
      <w:r w:rsidR="001946B0">
        <w:rPr>
          <w:rFonts w:ascii="Times New Roman" w:eastAsia="Calibri" w:hAnsi="Times New Roman" w:cs="Times New Roman"/>
          <w:color w:val="000000" w:themeColor="text1"/>
          <w:lang w:val="en-US"/>
        </w:rPr>
        <w:t xml:space="preserve"> </w:t>
      </w:r>
    </w:p>
    <w:p w14:paraId="1B58A2D8" w14:textId="77777777" w:rsidR="005979B0" w:rsidRDefault="00116867">
      <w:pPr>
        <w:numPr>
          <w:ilvl w:val="0"/>
          <w:numId w:val="11"/>
        </w:numPr>
        <w:spacing w:after="0"/>
        <w:rPr>
          <w:rFonts w:ascii="Times New Roman" w:hAnsi="Times New Roman" w:cs="Times New Roman"/>
        </w:rPr>
      </w:pPr>
      <w:r>
        <w:rPr>
          <w:rFonts w:ascii="Times New Roman" w:eastAsia="Calibri" w:hAnsi="Times New Roman" w:cs="Times New Roman"/>
          <w:b/>
          <w:color w:val="000000"/>
        </w:rPr>
        <w:t>Stage Progression</w:t>
      </w:r>
    </w:p>
    <w:p w14:paraId="6D6D7D3B" w14:textId="6F440AA8" w:rsidR="009C4F21" w:rsidRPr="009C4F21" w:rsidRDefault="009C4F21" w:rsidP="009C4F21">
      <w:pPr>
        <w:pStyle w:val="ListParagraph"/>
        <w:spacing w:after="0" w:line="240" w:lineRule="auto"/>
        <w:ind w:left="1080"/>
        <w:rPr>
          <w:ins w:id="41" w:author="Manoj V Menon" w:date="2025-09-23T07:15:00Z"/>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Qualified, Proposal,</w:t>
      </w:r>
      <w:r w:rsidRPr="009C4F21">
        <w:rPr>
          <w:rFonts w:ascii="Times New Roman" w:eastAsia="Times New Roman" w:hAnsi="Times New Roman" w:cs="Times New Roman"/>
          <w:color w:val="000000" w:themeColor="text1"/>
          <w:lang w:val="en-IN"/>
        </w:rPr>
        <w:t xml:space="preserve"> Demo,</w:t>
      </w:r>
      <w:r>
        <w:rPr>
          <w:rFonts w:ascii="Times New Roman" w:eastAsia="Times New Roman" w:hAnsi="Times New Roman" w:cs="Times New Roman"/>
          <w:color w:val="000000" w:themeColor="text1"/>
          <w:lang w:val="en-IN"/>
        </w:rPr>
        <w:t xml:space="preserve"> </w:t>
      </w:r>
      <w:r w:rsidRPr="009C4F21">
        <w:rPr>
          <w:rFonts w:ascii="Times New Roman" w:eastAsia="Times New Roman" w:hAnsi="Times New Roman" w:cs="Times New Roman"/>
          <w:color w:val="000000" w:themeColor="text1"/>
          <w:lang w:val="en-IN"/>
        </w:rPr>
        <w:t>Negotiation</w:t>
      </w:r>
      <w:r>
        <w:rPr>
          <w:rFonts w:ascii="Times New Roman" w:eastAsia="Times New Roman" w:hAnsi="Times New Roman" w:cs="Times New Roman"/>
          <w:color w:val="000000" w:themeColor="text1"/>
          <w:lang w:val="en-IN"/>
        </w:rPr>
        <w:t xml:space="preserve">, Quote Acceptance, </w:t>
      </w:r>
      <w:r w:rsidR="007F28FE">
        <w:rPr>
          <w:rFonts w:ascii="Times New Roman" w:eastAsia="Times New Roman" w:hAnsi="Times New Roman" w:cs="Times New Roman"/>
          <w:color w:val="000000" w:themeColor="text1"/>
          <w:lang w:val="en-IN"/>
        </w:rPr>
        <w:t xml:space="preserve">Funds (Negotiation), </w:t>
      </w:r>
      <w:proofErr w:type="gramStart"/>
      <w:r>
        <w:rPr>
          <w:rFonts w:ascii="Times New Roman" w:eastAsia="Times New Roman" w:hAnsi="Times New Roman" w:cs="Times New Roman"/>
          <w:color w:val="000000" w:themeColor="text1"/>
          <w:lang w:val="en-IN"/>
        </w:rPr>
        <w:t>Closed</w:t>
      </w:r>
      <w:proofErr w:type="gramEnd"/>
      <w:r>
        <w:rPr>
          <w:rFonts w:ascii="Times New Roman" w:eastAsia="Times New Roman" w:hAnsi="Times New Roman" w:cs="Times New Roman"/>
          <w:color w:val="000000" w:themeColor="text1"/>
          <w:lang w:val="en-IN"/>
        </w:rPr>
        <w:t xml:space="preserve"> won</w:t>
      </w:r>
      <w:r w:rsidR="007F28FE">
        <w:rPr>
          <w:rFonts w:ascii="Times New Roman" w:eastAsia="Times New Roman" w:hAnsi="Times New Roman" w:cs="Times New Roman"/>
          <w:color w:val="000000" w:themeColor="text1"/>
          <w:lang w:val="en-IN"/>
        </w:rPr>
        <w:t xml:space="preserve">/ </w:t>
      </w:r>
      <w:r w:rsidR="007F28FE" w:rsidRPr="009C4F21">
        <w:rPr>
          <w:rFonts w:ascii="Times New Roman" w:eastAsia="Times New Roman" w:hAnsi="Times New Roman" w:cs="Times New Roman"/>
          <w:color w:val="000000" w:themeColor="text1"/>
          <w:lang w:val="en-IN"/>
        </w:rPr>
        <w:t>Closed Lost</w:t>
      </w:r>
      <w:r>
        <w:rPr>
          <w:rFonts w:ascii="Times New Roman" w:eastAsia="Times New Roman" w:hAnsi="Times New Roman" w:cs="Times New Roman"/>
          <w:color w:val="000000" w:themeColor="text1"/>
          <w:lang w:val="en-IN"/>
        </w:rPr>
        <w:t xml:space="preserve">, </w:t>
      </w:r>
      <w:r w:rsidR="007F28FE">
        <w:rPr>
          <w:rFonts w:ascii="Times New Roman" w:eastAsia="Times New Roman" w:hAnsi="Times New Roman" w:cs="Times New Roman"/>
          <w:color w:val="000000" w:themeColor="text1"/>
          <w:lang w:val="en-IN"/>
        </w:rPr>
        <w:t>Advance Paid</w:t>
      </w:r>
      <w:r w:rsidRPr="009C4F21">
        <w:rPr>
          <w:rFonts w:ascii="Times New Roman" w:eastAsia="Times New Roman" w:hAnsi="Times New Roman" w:cs="Times New Roman"/>
          <w:color w:val="000000" w:themeColor="text1"/>
          <w:lang w:val="en-IN"/>
        </w:rPr>
        <w:t xml:space="preserve"> </w:t>
      </w:r>
      <w:ins w:id="42" w:author="Manoj V Menon" w:date="2025-09-23T07:15:00Z">
        <w:r w:rsidRPr="009C4F21">
          <w:rPr>
            <w:rFonts w:ascii="Times New Roman" w:eastAsia="Times New Roman" w:hAnsi="Times New Roman" w:cs="Times New Roman"/>
            <w:color w:val="000000" w:themeColor="text1"/>
            <w:lang w:val="en-IN"/>
          </w:rPr>
          <w:t xml:space="preserve"> </w:t>
        </w:r>
      </w:ins>
    </w:p>
    <w:p w14:paraId="1C2909C8" w14:textId="5E983BA4" w:rsid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t>Default stage: Qualified</w:t>
      </w:r>
    </w:p>
    <w:p w14:paraId="1134F36C" w14:textId="5BEAA6AA" w:rsid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t>Proposal: Quote will be prepared</w:t>
      </w:r>
    </w:p>
    <w:p w14:paraId="3C7B3D73" w14:textId="570A4F85" w:rsid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t>Demo: Demo is given</w:t>
      </w:r>
    </w:p>
    <w:p w14:paraId="772A815D" w14:textId="23502C32" w:rsid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t>Negotiation: Quote revision</w:t>
      </w:r>
    </w:p>
    <w:p w14:paraId="57746167" w14:textId="5AB559D1" w:rsid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lastRenderedPageBreak/>
        <w:t>Quote Accepted</w:t>
      </w:r>
      <w:r w:rsidRPr="009C4F21">
        <w:rPr>
          <w:rFonts w:ascii="Times New Roman" w:hAnsi="Times New Roman" w:cs="Times New Roman"/>
          <w:lang w:val="en-US"/>
        </w:rPr>
        <w:sym w:font="Wingdings" w:char="F0E0"/>
      </w:r>
      <w:r>
        <w:rPr>
          <w:rFonts w:ascii="Times New Roman" w:hAnsi="Times New Roman" w:cs="Times New Roman"/>
          <w:lang w:val="en-US"/>
        </w:rPr>
        <w:t xml:space="preserve"> Quote is accepted by customer</w:t>
      </w:r>
    </w:p>
    <w:p w14:paraId="1C68ADAF" w14:textId="3A635B08" w:rsid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t xml:space="preserve">Closed Won </w:t>
      </w:r>
      <w:r w:rsidRPr="009C4F21">
        <w:rPr>
          <w:rFonts w:ascii="Times New Roman" w:hAnsi="Times New Roman" w:cs="Times New Roman"/>
          <w:lang w:val="en-US"/>
        </w:rPr>
        <w:sym w:font="Wingdings" w:char="F0E0"/>
      </w:r>
      <w:r>
        <w:rPr>
          <w:rFonts w:ascii="Times New Roman" w:hAnsi="Times New Roman" w:cs="Times New Roman"/>
          <w:lang w:val="en-US"/>
        </w:rPr>
        <w:t xml:space="preserve"> System will ask for mandatory question. </w:t>
      </w:r>
    </w:p>
    <w:p w14:paraId="10A80DBD" w14:textId="54CF9A92" w:rsidR="009C4F21" w:rsidRDefault="009C4F21" w:rsidP="009C4F21">
      <w:pPr>
        <w:numPr>
          <w:ilvl w:val="2"/>
          <w:numId w:val="11"/>
        </w:numPr>
        <w:spacing w:after="0"/>
        <w:rPr>
          <w:rFonts w:ascii="Times New Roman" w:hAnsi="Times New Roman" w:cs="Times New Roman"/>
          <w:lang w:val="en-US"/>
        </w:rPr>
      </w:pPr>
      <w:r>
        <w:rPr>
          <w:rFonts w:ascii="Times New Roman" w:hAnsi="Times New Roman" w:cs="Times New Roman"/>
          <w:lang w:val="en-US"/>
        </w:rPr>
        <w:t>PO</w:t>
      </w:r>
      <w:r w:rsidR="00C7257E">
        <w:rPr>
          <w:rFonts w:ascii="Times New Roman" w:hAnsi="Times New Roman" w:cs="Times New Roman"/>
          <w:lang w:val="en-US"/>
        </w:rPr>
        <w:t>/ WO/ Signed quotation</w:t>
      </w:r>
      <w:r>
        <w:rPr>
          <w:rFonts w:ascii="Times New Roman" w:hAnsi="Times New Roman" w:cs="Times New Roman"/>
          <w:lang w:val="en-US"/>
        </w:rPr>
        <w:t>: Yes/ No</w:t>
      </w:r>
    </w:p>
    <w:p w14:paraId="3DEACD63" w14:textId="2330E9A4" w:rsidR="009C4F21" w:rsidRDefault="009C4F21" w:rsidP="009C4F21">
      <w:pPr>
        <w:numPr>
          <w:ilvl w:val="2"/>
          <w:numId w:val="11"/>
        </w:numPr>
        <w:spacing w:after="0"/>
        <w:rPr>
          <w:rFonts w:ascii="Times New Roman" w:hAnsi="Times New Roman" w:cs="Times New Roman"/>
          <w:lang w:val="en-US"/>
        </w:rPr>
      </w:pPr>
      <w:r>
        <w:rPr>
          <w:rFonts w:ascii="Times New Roman" w:hAnsi="Times New Roman" w:cs="Times New Roman"/>
          <w:lang w:val="en-US"/>
        </w:rPr>
        <w:t>Advance Received: Yes/ No</w:t>
      </w:r>
    </w:p>
    <w:p w14:paraId="0CA7449F" w14:textId="7376517F" w:rsidR="00C7257E" w:rsidRDefault="00C7257E" w:rsidP="009C4F21">
      <w:pPr>
        <w:numPr>
          <w:ilvl w:val="2"/>
          <w:numId w:val="11"/>
        </w:numPr>
        <w:spacing w:after="0"/>
        <w:rPr>
          <w:rFonts w:ascii="Times New Roman" w:hAnsi="Times New Roman" w:cs="Times New Roman"/>
          <w:lang w:val="en-US"/>
        </w:rPr>
      </w:pPr>
      <w:r>
        <w:rPr>
          <w:rFonts w:ascii="Times New Roman" w:hAnsi="Times New Roman" w:cs="Times New Roman"/>
          <w:lang w:val="en-US"/>
        </w:rPr>
        <w:t xml:space="preserve">Advance Payment mode: </w:t>
      </w:r>
      <w:proofErr w:type="spellStart"/>
      <w:r>
        <w:rPr>
          <w:rFonts w:ascii="Times New Roman" w:hAnsi="Times New Roman" w:cs="Times New Roman"/>
          <w:lang w:val="en-US"/>
        </w:rPr>
        <w:t>Cheque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DD,Cash</w:t>
      </w:r>
      <w:proofErr w:type="spellEnd"/>
      <w:r>
        <w:rPr>
          <w:rFonts w:ascii="Times New Roman" w:hAnsi="Times New Roman" w:cs="Times New Roman"/>
          <w:lang w:val="en-US"/>
        </w:rPr>
        <w:t>, UPI, , Online Payment</w:t>
      </w:r>
    </w:p>
    <w:p w14:paraId="7C5BFB53" w14:textId="32C9C337" w:rsidR="00C7257E" w:rsidRDefault="00C7257E" w:rsidP="009C4F21">
      <w:pPr>
        <w:numPr>
          <w:ilvl w:val="2"/>
          <w:numId w:val="11"/>
        </w:numPr>
        <w:spacing w:after="0"/>
        <w:rPr>
          <w:rFonts w:ascii="Times New Roman" w:hAnsi="Times New Roman" w:cs="Times New Roman"/>
          <w:lang w:val="en-US"/>
        </w:rPr>
      </w:pPr>
      <w:r>
        <w:rPr>
          <w:rFonts w:ascii="Times New Roman" w:hAnsi="Times New Roman" w:cs="Times New Roman"/>
          <w:lang w:val="en-US"/>
        </w:rPr>
        <w:t>Advance Realized: Yes/ No</w:t>
      </w:r>
    </w:p>
    <w:p w14:paraId="3B69A323" w14:textId="2D2FF1DE" w:rsidR="00C7257E" w:rsidRDefault="00C7257E" w:rsidP="009C4F21">
      <w:pPr>
        <w:numPr>
          <w:ilvl w:val="2"/>
          <w:numId w:val="11"/>
        </w:numPr>
        <w:spacing w:after="0"/>
        <w:rPr>
          <w:rFonts w:ascii="Times New Roman" w:hAnsi="Times New Roman" w:cs="Times New Roman"/>
          <w:lang w:val="en-US"/>
        </w:rPr>
      </w:pPr>
      <w:r>
        <w:rPr>
          <w:rFonts w:ascii="Times New Roman" w:hAnsi="Times New Roman" w:cs="Times New Roman"/>
          <w:lang w:val="en-US"/>
        </w:rPr>
        <w:t xml:space="preserve">Attachment: Mandatory   </w:t>
      </w:r>
      <w:r w:rsidR="0092012B">
        <w:rPr>
          <w:rFonts w:ascii="Times New Roman" w:hAnsi="Times New Roman" w:cs="Times New Roman"/>
          <w:lang w:val="en-US"/>
        </w:rPr>
        <w:t>(All related documents</w:t>
      </w:r>
      <w:r w:rsidR="0092012B" w:rsidRPr="00815B88">
        <w:rPr>
          <w:rFonts w:ascii="Times New Roman" w:hAnsi="Times New Roman" w:cs="Times New Roman"/>
          <w:lang w:val="en-US"/>
        </w:rPr>
        <w:t xml:space="preserve">) with </w:t>
      </w:r>
      <w:r w:rsidR="00815B88" w:rsidRPr="00815B88">
        <w:rPr>
          <w:rFonts w:ascii="Times New Roman" w:hAnsi="Times New Roman" w:cs="Times New Roman"/>
          <w:lang w:val="en-US"/>
        </w:rPr>
        <w:t>check</w:t>
      </w:r>
      <w:r w:rsidR="0092012B" w:rsidRPr="00815B88">
        <w:rPr>
          <w:rFonts w:ascii="Times New Roman" w:hAnsi="Times New Roman" w:cs="Times New Roman"/>
          <w:lang w:val="en-US"/>
        </w:rPr>
        <w:t xml:space="preserve"> </w:t>
      </w:r>
      <w:commentRangeStart w:id="43"/>
      <w:commentRangeStart w:id="44"/>
      <w:r w:rsidR="0092012B" w:rsidRPr="00815B88">
        <w:rPr>
          <w:rFonts w:ascii="Times New Roman" w:hAnsi="Times New Roman" w:cs="Times New Roman"/>
          <w:lang w:val="en-US"/>
        </w:rPr>
        <w:t>buttons</w:t>
      </w:r>
      <w:commentRangeEnd w:id="43"/>
      <w:r w:rsidR="00D122AA">
        <w:rPr>
          <w:rStyle w:val="CommentReference"/>
          <w:rFonts w:ascii="Times New Roman" w:hAnsi="Times New Roman" w:cs="Times New Roman"/>
          <w:sz w:val="22"/>
          <w:szCs w:val="22"/>
          <w:lang w:val="en-US"/>
        </w:rPr>
        <w:commentReference w:id="43"/>
      </w:r>
      <w:commentRangeEnd w:id="44"/>
      <w:r w:rsidR="00E16A53">
        <w:rPr>
          <w:rStyle w:val="CommentReference"/>
          <w:rFonts w:ascii="Times New Roman" w:hAnsi="Times New Roman" w:cs="Times New Roman"/>
          <w:sz w:val="22"/>
          <w:szCs w:val="22"/>
          <w:lang w:val="en-US"/>
        </w:rPr>
        <w:commentReference w:id="44"/>
      </w:r>
    </w:p>
    <w:p w14:paraId="7A437C91" w14:textId="7B84456F" w:rsidR="009C4F21" w:rsidRPr="009C4F21" w:rsidRDefault="009C4F21">
      <w:pPr>
        <w:numPr>
          <w:ilvl w:val="1"/>
          <w:numId w:val="11"/>
        </w:numPr>
        <w:spacing w:after="0"/>
        <w:rPr>
          <w:rFonts w:ascii="Times New Roman" w:hAnsi="Times New Roman" w:cs="Times New Roman"/>
          <w:lang w:val="en-US"/>
        </w:rPr>
      </w:pPr>
      <w:r>
        <w:rPr>
          <w:rFonts w:ascii="Times New Roman" w:hAnsi="Times New Roman" w:cs="Times New Roman"/>
          <w:lang w:val="en-US"/>
        </w:rPr>
        <w:t xml:space="preserve">Advance Paid: When is the next payment “Mandatory field” </w:t>
      </w:r>
    </w:p>
    <w:p w14:paraId="0EDC3B07" w14:textId="6588781E" w:rsidR="00C7257E" w:rsidRPr="00C7257E" w:rsidRDefault="00C7257E">
      <w:pPr>
        <w:numPr>
          <w:ilvl w:val="1"/>
          <w:numId w:val="11"/>
        </w:numPr>
        <w:spacing w:after="0"/>
        <w:rPr>
          <w:rFonts w:ascii="Times New Roman" w:hAnsi="Times New Roman" w:cs="Times New Roman"/>
        </w:rPr>
      </w:pPr>
      <w:r>
        <w:rPr>
          <w:rFonts w:ascii="Times New Roman" w:hAnsi="Times New Roman" w:cs="Times New Roman"/>
        </w:rPr>
        <w:t>Closed Lost: Closed lost with reason</w:t>
      </w:r>
      <w:r w:rsidR="00D122AA">
        <w:rPr>
          <w:rFonts w:ascii="Times New Roman" w:hAnsi="Times New Roman" w:cs="Times New Roman"/>
        </w:rPr>
        <w:t>, reasons as mentioned in the fields table</w:t>
      </w:r>
    </w:p>
    <w:p w14:paraId="47C24F76" w14:textId="77777777" w:rsidR="005979B0" w:rsidRDefault="00116867">
      <w:pPr>
        <w:numPr>
          <w:ilvl w:val="1"/>
          <w:numId w:val="11"/>
        </w:numPr>
        <w:spacing w:after="0"/>
        <w:rPr>
          <w:rFonts w:ascii="Times New Roman" w:hAnsi="Times New Roman" w:cs="Times New Roman"/>
        </w:rPr>
      </w:pPr>
      <w:r>
        <w:rPr>
          <w:rFonts w:ascii="Times New Roman" w:eastAsia="Calibri" w:hAnsi="Times New Roman" w:cs="Times New Roman"/>
          <w:color w:val="000000"/>
        </w:rPr>
        <w:t xml:space="preserve">Controlled by Salesforce </w:t>
      </w:r>
      <w:r>
        <w:rPr>
          <w:rFonts w:ascii="Times New Roman" w:eastAsia="Calibri" w:hAnsi="Times New Roman" w:cs="Times New Roman"/>
          <w:bCs/>
          <w:color w:val="000000"/>
        </w:rPr>
        <w:t xml:space="preserve">Path </w:t>
      </w:r>
      <w:r>
        <w:rPr>
          <w:rFonts w:ascii="Times New Roman" w:eastAsia="Calibri" w:hAnsi="Times New Roman" w:cs="Times New Roman"/>
          <w:color w:val="000000"/>
        </w:rPr>
        <w:t>and validation rules.</w:t>
      </w:r>
    </w:p>
    <w:p w14:paraId="3E11C734" w14:textId="77777777" w:rsidR="005979B0" w:rsidRDefault="00116867">
      <w:pPr>
        <w:numPr>
          <w:ilvl w:val="0"/>
          <w:numId w:val="11"/>
        </w:numPr>
        <w:spacing w:after="0"/>
        <w:rPr>
          <w:rFonts w:ascii="Times New Roman" w:hAnsi="Times New Roman" w:cs="Times New Roman"/>
        </w:rPr>
      </w:pPr>
      <w:r>
        <w:rPr>
          <w:rFonts w:ascii="Times New Roman" w:eastAsia="Calibri" w:hAnsi="Times New Roman" w:cs="Times New Roman"/>
          <w:b/>
          <w:color w:val="000000"/>
        </w:rPr>
        <w:t>Customer Tagging</w:t>
      </w:r>
    </w:p>
    <w:p w14:paraId="514F81E7" w14:textId="7FC14F07" w:rsidR="005979B0" w:rsidRDefault="00116867">
      <w:pPr>
        <w:numPr>
          <w:ilvl w:val="1"/>
          <w:numId w:val="11"/>
        </w:numPr>
        <w:spacing w:after="0"/>
        <w:rPr>
          <w:rFonts w:ascii="Times New Roman" w:eastAsia="Calibri" w:hAnsi="Times New Roman" w:cs="Times New Roman"/>
          <w:color w:val="000000" w:themeColor="text1"/>
        </w:rPr>
      </w:pPr>
      <w:r>
        <w:rPr>
          <w:rFonts w:ascii="Times New Roman" w:eastAsia="Calibri" w:hAnsi="Times New Roman" w:cs="Times New Roman"/>
          <w:color w:val="000000" w:themeColor="text1"/>
        </w:rPr>
        <w:t>Every Opportunity must be linked to Customer Master (Account).</w:t>
      </w:r>
    </w:p>
    <w:p w14:paraId="62F97446" w14:textId="77777777" w:rsidR="005979B0" w:rsidRDefault="00116867">
      <w:pPr>
        <w:numPr>
          <w:ilvl w:val="0"/>
          <w:numId w:val="11"/>
        </w:numPr>
        <w:spacing w:after="0"/>
        <w:rPr>
          <w:rFonts w:ascii="Times New Roman" w:hAnsi="Times New Roman" w:cs="Times New Roman"/>
        </w:rPr>
      </w:pPr>
      <w:r>
        <w:rPr>
          <w:rFonts w:ascii="Times New Roman" w:eastAsia="Calibri" w:hAnsi="Times New Roman" w:cs="Times New Roman"/>
          <w:b/>
          <w:color w:val="000000"/>
        </w:rPr>
        <w:t>Products &amp; Quotes</w:t>
      </w:r>
    </w:p>
    <w:p w14:paraId="2ED00C83" w14:textId="67F9DB05" w:rsidR="005979B0" w:rsidRDefault="00116867">
      <w:pPr>
        <w:numPr>
          <w:ilvl w:val="1"/>
          <w:numId w:val="11"/>
        </w:numPr>
        <w:spacing w:after="0"/>
        <w:rPr>
          <w:rFonts w:ascii="Times New Roman" w:hAnsi="Times New Roman" w:cs="Times New Roman"/>
        </w:rPr>
      </w:pPr>
      <w:r>
        <w:rPr>
          <w:rFonts w:ascii="Times New Roman" w:eastAsia="Calibri" w:hAnsi="Times New Roman" w:cs="Times New Roman"/>
          <w:color w:val="000000" w:themeColor="text1"/>
        </w:rPr>
        <w:t>Products &amp; Categories/brands can be added under Opportunity.</w:t>
      </w:r>
      <w:r w:rsidR="00BC33CA">
        <w:rPr>
          <w:rFonts w:ascii="Times New Roman" w:eastAsia="Calibri" w:hAnsi="Times New Roman" w:cs="Times New Roman"/>
          <w:color w:val="000000" w:themeColor="text1"/>
        </w:rPr>
        <w:t xml:space="preserve"> </w:t>
      </w:r>
    </w:p>
    <w:p w14:paraId="4916B94C" w14:textId="3F751321" w:rsidR="005979B0" w:rsidRDefault="00116867">
      <w:pPr>
        <w:numPr>
          <w:ilvl w:val="1"/>
          <w:numId w:val="11"/>
        </w:numPr>
        <w:spacing w:after="0"/>
        <w:rPr>
          <w:rFonts w:ascii="Times New Roman" w:hAnsi="Times New Roman" w:cs="Times New Roman"/>
        </w:rPr>
      </w:pPr>
      <w:r>
        <w:rPr>
          <w:rFonts w:ascii="Times New Roman" w:eastAsia="Calibri" w:hAnsi="Times New Roman" w:cs="Times New Roman"/>
          <w:color w:val="000000"/>
        </w:rPr>
        <w:t>Multiple Quotes can be generated from Opportunity Products. (single quote with multiple products can also be added)</w:t>
      </w:r>
      <w:r w:rsidR="00D122AA">
        <w:rPr>
          <w:rFonts w:ascii="Times New Roman" w:eastAsia="Calibri" w:hAnsi="Times New Roman" w:cs="Times New Roman"/>
          <w:color w:val="000000"/>
        </w:rPr>
        <w:t xml:space="preserve"> </w:t>
      </w:r>
      <w:r w:rsidR="00205DDF">
        <w:rPr>
          <w:rFonts w:ascii="Times New Roman" w:eastAsia="Calibri" w:hAnsi="Times New Roman" w:cs="Times New Roman"/>
          <w:color w:val="000000"/>
        </w:rPr>
        <w:t xml:space="preserve"> </w:t>
      </w:r>
      <w:r w:rsidR="00CA6D09">
        <w:rPr>
          <w:rFonts w:ascii="Times New Roman" w:eastAsia="Calibri" w:hAnsi="Times New Roman" w:cs="Times New Roman"/>
          <w:color w:val="000000"/>
        </w:rPr>
        <w:t xml:space="preserve">    </w:t>
      </w:r>
      <w:r w:rsidR="00C7257E">
        <w:rPr>
          <w:rFonts w:ascii="Times New Roman" w:eastAsia="Calibri" w:hAnsi="Times New Roman" w:cs="Times New Roman"/>
          <w:color w:val="000000"/>
        </w:rPr>
        <w:t xml:space="preserve"> </w:t>
      </w:r>
    </w:p>
    <w:p w14:paraId="5F5FF525" w14:textId="118DB474" w:rsidR="005979B0" w:rsidRPr="00065811" w:rsidRDefault="00116867">
      <w:pPr>
        <w:numPr>
          <w:ilvl w:val="1"/>
          <w:numId w:val="11"/>
        </w:numPr>
        <w:spacing w:after="0"/>
        <w:rPr>
          <w:rFonts w:ascii="Times New Roman" w:hAnsi="Times New Roman" w:cs="Times New Roman"/>
          <w:lang w:val="en-US"/>
        </w:rPr>
      </w:pPr>
      <w:r w:rsidRPr="00065811">
        <w:rPr>
          <w:rFonts w:ascii="Times New Roman" w:eastAsia="Calibri" w:hAnsi="Times New Roman" w:cs="Times New Roman"/>
          <w:color w:val="000000" w:themeColor="text1"/>
          <w:lang w:val="en-US"/>
        </w:rPr>
        <w:t>Only one Quote can be marked Active</w:t>
      </w:r>
      <w:r w:rsidR="00065811" w:rsidRPr="00065811">
        <w:rPr>
          <w:rFonts w:ascii="Times New Roman" w:eastAsia="Calibri" w:hAnsi="Times New Roman" w:cs="Times New Roman"/>
          <w:lang w:val="en-US"/>
        </w:rPr>
        <w:t>.</w:t>
      </w:r>
    </w:p>
    <w:p w14:paraId="5089E0E7" w14:textId="096BB8FA" w:rsidR="005979B0" w:rsidRPr="0092012B" w:rsidRDefault="00116867" w:rsidP="0092012B">
      <w:pPr>
        <w:numPr>
          <w:ilvl w:val="1"/>
          <w:numId w:val="11"/>
        </w:numPr>
        <w:spacing w:after="0"/>
        <w:rPr>
          <w:rFonts w:ascii="Times New Roman" w:hAnsi="Times New Roman" w:cs="Times New Roman"/>
        </w:rPr>
      </w:pPr>
      <w:r>
        <w:rPr>
          <w:rFonts w:ascii="Times New Roman" w:eastAsia="Calibri" w:hAnsi="Times New Roman" w:cs="Times New Roman"/>
          <w:color w:val="000000" w:themeColor="text1"/>
          <w:lang w:val="en-US"/>
        </w:rPr>
        <w:t xml:space="preserve">When an Active Quote converts to Order, </w:t>
      </w:r>
      <w:r w:rsidR="0092012B">
        <w:rPr>
          <w:rFonts w:ascii="Times New Roman" w:eastAsia="Calibri" w:hAnsi="Times New Roman" w:cs="Times New Roman"/>
          <w:color w:val="000000" w:themeColor="text1"/>
          <w:lang w:val="en-US"/>
        </w:rPr>
        <w:t xml:space="preserve">user can update </w:t>
      </w:r>
      <w:r>
        <w:rPr>
          <w:rFonts w:ascii="Times New Roman" w:eastAsia="Calibri" w:hAnsi="Times New Roman" w:cs="Times New Roman"/>
          <w:color w:val="000000" w:themeColor="text1"/>
          <w:lang w:val="en-US"/>
        </w:rPr>
        <w:t xml:space="preserve">Opportunity </w:t>
      </w:r>
      <w:r w:rsidR="0092012B">
        <w:rPr>
          <w:rFonts w:ascii="Times New Roman" w:eastAsia="Calibri" w:hAnsi="Times New Roman" w:cs="Times New Roman"/>
          <w:color w:val="000000" w:themeColor="text1"/>
          <w:lang w:val="en-US"/>
        </w:rPr>
        <w:t>as closed won by answering the mandatory questions.</w:t>
      </w:r>
      <w:r w:rsidR="00D122AA">
        <w:rPr>
          <w:rFonts w:ascii="Times New Roman" w:eastAsia="Calibri" w:hAnsi="Times New Roman" w:cs="Times New Roman"/>
          <w:color w:val="000000" w:themeColor="text1"/>
          <w:lang w:val="en-US"/>
        </w:rPr>
        <w:t xml:space="preserve"> </w:t>
      </w:r>
      <w:r w:rsidR="00205DDF">
        <w:rPr>
          <w:rFonts w:ascii="Times New Roman" w:eastAsia="Calibri" w:hAnsi="Times New Roman" w:cs="Times New Roman"/>
          <w:color w:val="000000" w:themeColor="text1"/>
          <w:lang w:val="en-US"/>
        </w:rPr>
        <w:t xml:space="preserve">  </w:t>
      </w:r>
    </w:p>
    <w:p w14:paraId="62C8F93F" w14:textId="77777777" w:rsidR="005979B0" w:rsidRDefault="00116867">
      <w:pPr>
        <w:numPr>
          <w:ilvl w:val="0"/>
          <w:numId w:val="11"/>
        </w:numPr>
        <w:spacing w:after="0"/>
        <w:rPr>
          <w:rFonts w:ascii="Times New Roman" w:hAnsi="Times New Roman" w:cs="Times New Roman"/>
        </w:rPr>
      </w:pPr>
      <w:r>
        <w:rPr>
          <w:rFonts w:ascii="Times New Roman" w:eastAsia="Calibri" w:hAnsi="Times New Roman" w:cs="Times New Roman"/>
          <w:b/>
          <w:color w:val="000000"/>
        </w:rPr>
        <w:t>Activities</w:t>
      </w:r>
    </w:p>
    <w:p w14:paraId="72F13DF0" w14:textId="08A978F4" w:rsidR="0092012B" w:rsidRPr="0092012B" w:rsidRDefault="00D122AA">
      <w:pPr>
        <w:numPr>
          <w:ilvl w:val="1"/>
          <w:numId w:val="11"/>
        </w:numPr>
        <w:spacing w:after="0"/>
        <w:rPr>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Users can log events</w:t>
      </w:r>
      <w:r w:rsidR="00116867">
        <w:rPr>
          <w:rFonts w:ascii="Times New Roman" w:eastAsia="Calibri" w:hAnsi="Times New Roman" w:cs="Times New Roman"/>
          <w:color w:val="000000" w:themeColor="text1"/>
          <w:lang w:val="en-US"/>
        </w:rPr>
        <w:t>, calls, tasks</w:t>
      </w:r>
    </w:p>
    <w:p w14:paraId="0630A543" w14:textId="2BE2087D" w:rsidR="005979B0" w:rsidRDefault="00116867">
      <w:pPr>
        <w:numPr>
          <w:ilvl w:val="1"/>
          <w:numId w:val="11"/>
        </w:numPr>
        <w:spacing w:after="0"/>
        <w:rPr>
          <w:ins w:id="45" w:author="Manoj V Menon" w:date="2025-09-23T07:38:00Z"/>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videos, voice records, text</w:t>
      </w:r>
      <w:r w:rsidR="0092012B">
        <w:rPr>
          <w:rFonts w:ascii="Times New Roman" w:eastAsia="Calibri" w:hAnsi="Times New Roman" w:cs="Times New Roman"/>
          <w:color w:val="000000" w:themeColor="text1"/>
          <w:lang w:val="en-US"/>
        </w:rPr>
        <w:t xml:space="preserve">: </w:t>
      </w:r>
      <w:r w:rsidR="0092012B">
        <w:t xml:space="preserve">Video, voice recordings can be uploaded as </w:t>
      </w:r>
      <w:proofErr w:type="spellStart"/>
      <w:r w:rsidR="0092012B">
        <w:t>att</w:t>
      </w:r>
      <w:proofErr w:type="spellEnd"/>
      <w:r w:rsidR="0092012B">
        <w:rPr>
          <w:lang w:val="en-US"/>
        </w:rPr>
        <w:t>ac</w:t>
      </w:r>
      <w:proofErr w:type="spellStart"/>
      <w:r w:rsidR="0092012B">
        <w:t>hment</w:t>
      </w:r>
      <w:proofErr w:type="spellEnd"/>
      <w:r w:rsidR="0092012B">
        <w:t xml:space="preserve"> option will be provided and option to record voice and video on application is not possible</w:t>
      </w:r>
    </w:p>
    <w:p w14:paraId="41B0F7FB" w14:textId="4E5AED1D" w:rsidR="005979B0" w:rsidRDefault="00116867">
      <w:pPr>
        <w:numPr>
          <w:ilvl w:val="1"/>
          <w:numId w:val="11"/>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 xml:space="preserve">When </w:t>
      </w:r>
      <w:r w:rsidR="00D122AA">
        <w:rPr>
          <w:rFonts w:ascii="Times New Roman" w:eastAsia="Calibri" w:hAnsi="Times New Roman" w:cs="Times New Roman"/>
          <w:color w:val="000000" w:themeColor="text1"/>
          <w:lang w:val="en-US"/>
        </w:rPr>
        <w:t>opportunity</w:t>
      </w:r>
      <w:r>
        <w:rPr>
          <w:rFonts w:ascii="Times New Roman" w:eastAsia="Calibri" w:hAnsi="Times New Roman" w:cs="Times New Roman"/>
          <w:color w:val="000000" w:themeColor="text1"/>
          <w:lang w:val="en-US"/>
        </w:rPr>
        <w:t xml:space="preserve"> won - Option to upload mandatory legal documents – </w:t>
      </w:r>
      <w:proofErr w:type="spellStart"/>
      <w:r>
        <w:rPr>
          <w:rFonts w:ascii="Times New Roman" w:eastAsia="Calibri" w:hAnsi="Times New Roman" w:cs="Times New Roman"/>
          <w:color w:val="000000" w:themeColor="text1"/>
          <w:lang w:val="en-US"/>
        </w:rPr>
        <w:t>cheque</w:t>
      </w:r>
      <w:proofErr w:type="spellEnd"/>
      <w:r>
        <w:rPr>
          <w:rFonts w:ascii="Times New Roman" w:eastAsia="Calibri" w:hAnsi="Times New Roman" w:cs="Times New Roman"/>
          <w:color w:val="000000" w:themeColor="text1"/>
          <w:lang w:val="en-US"/>
        </w:rPr>
        <w:t xml:space="preserve"> copy, Work Order/Purchase Order / PNDT/AERB etc. Documents, site readiness documents, customer information docume</w:t>
      </w:r>
      <w:r w:rsidR="00D122AA">
        <w:rPr>
          <w:rFonts w:ascii="Times New Roman" w:eastAsia="Calibri" w:hAnsi="Times New Roman" w:cs="Times New Roman"/>
          <w:color w:val="000000" w:themeColor="text1"/>
          <w:lang w:val="en-US"/>
        </w:rPr>
        <w:t>nt (billing address, GST etc.)</w:t>
      </w:r>
    </w:p>
    <w:p w14:paraId="012ADEA7" w14:textId="77777777" w:rsidR="005979B0" w:rsidRDefault="00116867">
      <w:pPr>
        <w:numPr>
          <w:ilvl w:val="0"/>
          <w:numId w:val="11"/>
        </w:numPr>
        <w:spacing w:after="0"/>
        <w:rPr>
          <w:rFonts w:ascii="Times New Roman" w:hAnsi="Times New Roman" w:cs="Times New Roman"/>
        </w:rPr>
      </w:pPr>
      <w:r>
        <w:rPr>
          <w:rFonts w:ascii="Times New Roman" w:eastAsia="Calibri" w:hAnsi="Times New Roman" w:cs="Times New Roman"/>
          <w:b/>
          <w:color w:val="000000"/>
        </w:rPr>
        <w:t>Closure</w:t>
      </w:r>
    </w:p>
    <w:p w14:paraId="0A91AE24" w14:textId="77777777" w:rsidR="005979B0" w:rsidRDefault="00116867">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lang w:val="en-US"/>
        </w:rPr>
        <w:t>Closed Lost → requires Lost Reason.</w:t>
      </w:r>
    </w:p>
    <w:p w14:paraId="0340B3B5" w14:textId="3D996021" w:rsidR="005979B0" w:rsidRDefault="00116867">
      <w:pPr>
        <w:numPr>
          <w:ilvl w:val="1"/>
          <w:numId w:val="11"/>
        </w:numPr>
        <w:spacing w:after="0"/>
        <w:rPr>
          <w:rFonts w:ascii="Times New Roman" w:hAnsi="Times New Roman" w:cs="Times New Roman"/>
          <w:lang w:val="en-US"/>
        </w:rPr>
      </w:pPr>
      <w:r>
        <w:rPr>
          <w:rFonts w:ascii="Times New Roman" w:eastAsia="Calibri" w:hAnsi="Times New Roman" w:cs="Times New Roman"/>
          <w:color w:val="000000" w:themeColor="text1"/>
          <w:lang w:val="en-US"/>
        </w:rPr>
        <w:t>Closed Won → requires at least one Active Quote converted to Order.</w:t>
      </w:r>
      <w:ins w:id="46" w:author="Manoj V Menon" w:date="2025-09-23T07:42:00Z">
        <w:r>
          <w:rPr>
            <w:rFonts w:ascii="Times New Roman" w:eastAsia="Calibri" w:hAnsi="Times New Roman" w:cs="Times New Roman"/>
            <w:color w:val="000000" w:themeColor="text1"/>
            <w:lang w:val="en-US"/>
          </w:rPr>
          <w:t xml:space="preserve"> </w:t>
        </w:r>
      </w:ins>
      <w:ins w:id="47" w:author="Jeevan Joy Pious" w:date="2026-03-19T10:53:00Z">
        <w:r w:rsidR="0071194A">
          <w:rPr>
            <w:rFonts w:ascii="Times New Roman" w:eastAsia="Calibri" w:hAnsi="Times New Roman" w:cs="Times New Roman"/>
            <w:color w:val="000000" w:themeColor="text1"/>
            <w:lang w:val="en-US"/>
          </w:rPr>
          <w:t xml:space="preserve">Should have option to check stock availability, if stock not available then </w:t>
        </w:r>
        <w:r w:rsidR="005F34F2">
          <w:rPr>
            <w:rFonts w:ascii="Times New Roman" w:eastAsia="Calibri" w:hAnsi="Times New Roman" w:cs="Times New Roman"/>
            <w:color w:val="000000" w:themeColor="text1"/>
            <w:lang w:val="en-US"/>
          </w:rPr>
          <w:t xml:space="preserve">engineer </w:t>
        </w:r>
      </w:ins>
      <w:ins w:id="48" w:author="Jeevan Joy Pious" w:date="2026-03-19T10:54:00Z">
        <w:r w:rsidR="005F34F2">
          <w:rPr>
            <w:rFonts w:ascii="Times New Roman" w:eastAsia="Calibri" w:hAnsi="Times New Roman" w:cs="Times New Roman"/>
            <w:color w:val="000000" w:themeColor="text1"/>
            <w:lang w:val="en-US"/>
          </w:rPr>
          <w:t>send request to Coordinator (</w:t>
        </w:r>
        <w:r w:rsidR="00BE4317">
          <w:rPr>
            <w:rFonts w:ascii="Times New Roman" w:eastAsia="Calibri" w:hAnsi="Times New Roman" w:cs="Times New Roman"/>
            <w:color w:val="000000" w:themeColor="text1"/>
            <w:lang w:val="en-US"/>
          </w:rPr>
          <w:t>in Salesforce).</w:t>
        </w:r>
      </w:ins>
    </w:p>
    <w:p w14:paraId="5FB6A5B4" w14:textId="38AF1567" w:rsidR="005979B0" w:rsidRDefault="00D122AA">
      <w:pPr>
        <w:numPr>
          <w:ilvl w:val="1"/>
          <w:numId w:val="11"/>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 xml:space="preserve">Quote will be sent for approval and opportunity: </w:t>
      </w:r>
      <w:r w:rsidR="00116867">
        <w:rPr>
          <w:rFonts w:ascii="Times New Roman" w:eastAsia="Calibri" w:hAnsi="Times New Roman" w:cs="Times New Roman"/>
          <w:color w:val="000000" w:themeColor="text1"/>
          <w:lang w:val="en-US"/>
        </w:rPr>
        <w:t xml:space="preserve">High-value </w:t>
      </w:r>
      <w:ins w:id="49" w:author="Manoj V Menon" w:date="2025-09-23T07:41:00Z">
        <w:r w:rsidR="00116867" w:rsidRPr="00065811">
          <w:rPr>
            <w:rFonts w:ascii="Times New Roman" w:eastAsia="Calibri" w:hAnsi="Times New Roman" w:cs="Times New Roman"/>
            <w:color w:val="000000" w:themeColor="text1"/>
            <w:lang w:val="en-US"/>
          </w:rPr>
          <w:t>/ High discounted</w:t>
        </w:r>
        <w:r w:rsidR="00116867">
          <w:rPr>
            <w:rFonts w:ascii="Times New Roman" w:eastAsia="Calibri" w:hAnsi="Times New Roman" w:cs="Times New Roman"/>
            <w:color w:val="000000" w:themeColor="text1"/>
            <w:lang w:val="en-US"/>
          </w:rPr>
          <w:t xml:space="preserve"> </w:t>
        </w:r>
      </w:ins>
      <w:r w:rsidR="00065811">
        <w:rPr>
          <w:rFonts w:ascii="Times New Roman" w:eastAsia="Calibri" w:hAnsi="Times New Roman" w:cs="Times New Roman"/>
          <w:color w:val="000000" w:themeColor="text1"/>
          <w:lang w:val="en-US"/>
        </w:rPr>
        <w:t>quote</w:t>
      </w:r>
      <w:r w:rsidR="00116867">
        <w:rPr>
          <w:rFonts w:ascii="Times New Roman" w:eastAsia="Calibri" w:hAnsi="Times New Roman" w:cs="Times New Roman"/>
          <w:color w:val="000000" w:themeColor="text1"/>
          <w:lang w:val="en-US"/>
        </w:rPr>
        <w:t xml:space="preserve"> → Approval required from Sales Head</w:t>
      </w:r>
      <w:ins w:id="50" w:author="Manoj V Menon" w:date="2025-09-23T07:41:00Z">
        <w:r w:rsidR="00116867">
          <w:rPr>
            <w:rFonts w:ascii="Times New Roman" w:eastAsia="Calibri" w:hAnsi="Times New Roman" w:cs="Times New Roman"/>
            <w:color w:val="000000" w:themeColor="text1"/>
            <w:lang w:val="en-US"/>
          </w:rPr>
          <w:t xml:space="preserve"> </w:t>
        </w:r>
        <w:r w:rsidR="00116867" w:rsidRPr="00065811">
          <w:rPr>
            <w:rFonts w:ascii="Times New Roman" w:eastAsia="Calibri" w:hAnsi="Times New Roman" w:cs="Times New Roman"/>
            <w:color w:val="000000" w:themeColor="text1"/>
            <w:lang w:val="en-US"/>
          </w:rPr>
          <w:t xml:space="preserve">(+ CFO as </w:t>
        </w:r>
        <w:commentRangeStart w:id="51"/>
        <w:commentRangeStart w:id="52"/>
        <w:r w:rsidR="00116867" w:rsidRPr="00065811">
          <w:rPr>
            <w:rFonts w:ascii="Times New Roman" w:eastAsia="Calibri" w:hAnsi="Times New Roman" w:cs="Times New Roman"/>
            <w:color w:val="000000" w:themeColor="text1"/>
            <w:lang w:val="en-US"/>
          </w:rPr>
          <w:t>option</w:t>
        </w:r>
      </w:ins>
      <w:commentRangeEnd w:id="51"/>
      <w:r w:rsidR="00116867" w:rsidRPr="00065811">
        <w:rPr>
          <w:rStyle w:val="CommentReference"/>
          <w:rFonts w:ascii="Times New Roman" w:eastAsia="Calibri" w:hAnsi="Times New Roman" w:cs="Times New Roman"/>
          <w:color w:val="000000" w:themeColor="text1"/>
          <w:sz w:val="22"/>
          <w:szCs w:val="22"/>
          <w:lang w:val="en-US"/>
        </w:rPr>
        <w:commentReference w:id="51"/>
      </w:r>
      <w:commentRangeEnd w:id="52"/>
      <w:r w:rsidR="00713AD5" w:rsidRPr="00065811">
        <w:rPr>
          <w:rStyle w:val="CommentReference"/>
          <w:rFonts w:ascii="Times New Roman" w:eastAsia="Calibri" w:hAnsi="Times New Roman" w:cs="Times New Roman"/>
          <w:color w:val="000000" w:themeColor="text1"/>
          <w:sz w:val="22"/>
          <w:szCs w:val="22"/>
          <w:lang w:val="en-US"/>
        </w:rPr>
        <w:commentReference w:id="52"/>
      </w:r>
      <w:ins w:id="53" w:author="Manoj V Menon" w:date="2025-09-24T05:04:00Z">
        <w:r w:rsidR="00116867" w:rsidRPr="00065811">
          <w:rPr>
            <w:rFonts w:ascii="Times New Roman" w:eastAsia="Calibri" w:hAnsi="Times New Roman" w:cs="Times New Roman"/>
            <w:color w:val="000000" w:themeColor="text1"/>
            <w:lang w:val="en-US"/>
          </w:rPr>
          <w:t xml:space="preserve"> for </w:t>
        </w:r>
        <w:proofErr w:type="gramStart"/>
        <w:r w:rsidR="00116867" w:rsidRPr="00065811">
          <w:rPr>
            <w:rFonts w:ascii="Times New Roman" w:eastAsia="Calibri" w:hAnsi="Times New Roman" w:cs="Times New Roman"/>
            <w:color w:val="000000" w:themeColor="text1"/>
            <w:lang w:val="en-US"/>
          </w:rPr>
          <w:t>exceptional  cases</w:t>
        </w:r>
      </w:ins>
      <w:proofErr w:type="gramEnd"/>
      <w:ins w:id="54" w:author="Manoj V Menon" w:date="2025-09-23T07:41:00Z">
        <w:r w:rsidR="00116867" w:rsidRPr="00065811">
          <w:rPr>
            <w:rFonts w:ascii="Times New Roman" w:eastAsia="Calibri" w:hAnsi="Times New Roman" w:cs="Times New Roman"/>
            <w:color w:val="000000" w:themeColor="text1"/>
            <w:lang w:val="en-US"/>
          </w:rPr>
          <w:t>)</w:t>
        </w:r>
      </w:ins>
      <w:r w:rsidR="00116867">
        <w:rPr>
          <w:rFonts w:ascii="Times New Roman" w:eastAsia="Calibri" w:hAnsi="Times New Roman" w:cs="Times New Roman"/>
          <w:color w:val="000000" w:themeColor="text1"/>
          <w:lang w:val="en-US"/>
        </w:rPr>
        <w:t xml:space="preserve"> before marking as Won.</w:t>
      </w:r>
      <w:ins w:id="55" w:author="User" w:date="2026-03-23T12:15:00Z">
        <w:r w:rsidR="00FB7FE2">
          <w:rPr>
            <w:rFonts w:ascii="Times New Roman" w:eastAsia="Calibri" w:hAnsi="Times New Roman" w:cs="Times New Roman"/>
            <w:color w:val="000000" w:themeColor="text1"/>
            <w:lang w:val="en-US"/>
          </w:rPr>
          <w:t xml:space="preserve"> </w:t>
        </w:r>
      </w:ins>
      <w:ins w:id="56" w:author="User" w:date="2026-03-23T12:13:00Z">
        <w:r w:rsidR="00FB7FE2">
          <w:rPr>
            <w:rFonts w:ascii="Times New Roman" w:eastAsia="Calibri" w:hAnsi="Times New Roman" w:cs="Times New Roman"/>
            <w:color w:val="000000" w:themeColor="text1"/>
            <w:lang w:val="en-US"/>
          </w:rPr>
          <w:t xml:space="preserve"> </w:t>
        </w:r>
      </w:ins>
    </w:p>
    <w:p w14:paraId="2EDD9045"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57" w:name="_heading=h.7o3idkb4zdv9" w:colFirst="0" w:colLast="0"/>
      <w:bookmarkEnd w:id="57"/>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Automation</w:t>
      </w:r>
    </w:p>
    <w:p w14:paraId="6CF20928" w14:textId="55723A6C" w:rsidR="005979B0" w:rsidRDefault="00116867">
      <w:pPr>
        <w:numPr>
          <w:ilvl w:val="0"/>
          <w:numId w:val="12"/>
        </w:numPr>
        <w:spacing w:before="240" w:after="0"/>
        <w:rPr>
          <w:rFonts w:ascii="Times New Roman" w:eastAsia="Calibri" w:hAnsi="Times New Roman" w:cs="Times New Roman"/>
          <w:color w:val="000000" w:themeColor="text1"/>
          <w:lang w:val="en-US"/>
        </w:rPr>
      </w:pPr>
      <w:r>
        <w:rPr>
          <w:rFonts w:ascii="Times New Roman" w:eastAsia="Calibri" w:hAnsi="Times New Roman" w:cs="Times New Roman"/>
          <w:b/>
          <w:color w:val="000000" w:themeColor="text1"/>
          <w:lang w:val="en-US"/>
        </w:rPr>
        <w:t xml:space="preserve">Lead Conversion → </w:t>
      </w:r>
      <w:r>
        <w:rPr>
          <w:rFonts w:ascii="Times New Roman" w:eastAsia="Calibri" w:hAnsi="Times New Roman" w:cs="Times New Roman"/>
          <w:color w:val="000000" w:themeColor="text1"/>
          <w:lang w:val="en-US"/>
        </w:rPr>
        <w:t>Opportunity auto-create with Lead Source &amp; Campaign.</w:t>
      </w:r>
      <w:ins w:id="58" w:author="Manoj V Menon" w:date="2025-09-23T07:43:00Z">
        <w:r>
          <w:rPr>
            <w:rFonts w:ascii="Times New Roman" w:eastAsia="Calibri" w:hAnsi="Times New Roman" w:cs="Times New Roman"/>
            <w:color w:val="000000" w:themeColor="text1"/>
            <w:lang w:val="en-US"/>
          </w:rPr>
          <w:t xml:space="preserve"> </w:t>
        </w:r>
      </w:ins>
    </w:p>
    <w:p w14:paraId="5CF05EEB" w14:textId="77777777" w:rsidR="005979B0" w:rsidRDefault="00116867">
      <w:pPr>
        <w:numPr>
          <w:ilvl w:val="0"/>
          <w:numId w:val="12"/>
        </w:numPr>
        <w:spacing w:after="0"/>
        <w:rPr>
          <w:rFonts w:ascii="Times New Roman" w:hAnsi="Times New Roman" w:cs="Times New Roman"/>
        </w:rPr>
      </w:pPr>
      <w:r>
        <w:rPr>
          <w:rFonts w:ascii="Times New Roman" w:eastAsia="Calibri" w:hAnsi="Times New Roman" w:cs="Times New Roman"/>
          <w:b/>
          <w:color w:val="000000"/>
        </w:rPr>
        <w:t>Notifications →</w:t>
      </w:r>
      <w:r>
        <w:rPr>
          <w:rFonts w:ascii="Times New Roman" w:eastAsia="Calibri" w:hAnsi="Times New Roman" w:cs="Times New Roman"/>
          <w:color w:val="000000"/>
        </w:rPr>
        <w:t xml:space="preserve"> on assignment, stage change, Won/Lost.</w:t>
      </w:r>
    </w:p>
    <w:p w14:paraId="4776FCC4" w14:textId="77777777" w:rsidR="005979B0" w:rsidRDefault="00116867">
      <w:pPr>
        <w:numPr>
          <w:ilvl w:val="0"/>
          <w:numId w:val="12"/>
        </w:numPr>
        <w:spacing w:after="240"/>
        <w:rPr>
          <w:rFonts w:ascii="Times New Roman" w:hAnsi="Times New Roman" w:cs="Times New Roman"/>
          <w:lang w:val="en-US"/>
        </w:rPr>
      </w:pPr>
      <w:r>
        <w:rPr>
          <w:rFonts w:ascii="Times New Roman" w:eastAsia="Calibri" w:hAnsi="Times New Roman" w:cs="Times New Roman"/>
          <w:b/>
          <w:color w:val="000000" w:themeColor="text1"/>
          <w:lang w:val="en-US"/>
        </w:rPr>
        <w:t>Quote Rule →</w:t>
      </w:r>
      <w:r>
        <w:rPr>
          <w:rFonts w:ascii="Times New Roman" w:eastAsia="Calibri" w:hAnsi="Times New Roman" w:cs="Times New Roman"/>
          <w:color w:val="000000" w:themeColor="text1"/>
          <w:lang w:val="en-US"/>
        </w:rPr>
        <w:t xml:space="preserve"> Only one Active Quote at a time with continuation of same quote number, date, revisions/final</w:t>
      </w:r>
    </w:p>
    <w:p w14:paraId="1D531052"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59" w:name="_heading=h.otecmuios8dm" w:colFirst="0" w:colLast="0"/>
      <w:bookmarkEnd w:id="59"/>
      <w:r>
        <w:rPr>
          <w:rFonts w:ascii="Times New Roman" w:hAnsi="Times New Roman" w:cs="Times New Roman"/>
          <w:color w:val="000000"/>
          <w:sz w:val="27"/>
          <w:szCs w:val="27"/>
          <w:lang w:val="en-US"/>
        </w:rPr>
        <w:t>4</w:t>
      </w:r>
      <w:r>
        <w:rPr>
          <w:rFonts w:ascii="Times New Roman" w:hAnsi="Times New Roman" w:cs="Times New Roman"/>
          <w:color w:val="000000"/>
          <w:sz w:val="27"/>
          <w:szCs w:val="27"/>
        </w:rPr>
        <w:t>. Logics</w:t>
      </w:r>
    </w:p>
    <w:p w14:paraId="6B46F873" w14:textId="58778469" w:rsidR="005979B0" w:rsidRDefault="00116867">
      <w:pPr>
        <w:numPr>
          <w:ilvl w:val="0"/>
          <w:numId w:val="13"/>
        </w:numPr>
        <w:spacing w:before="240" w:after="0"/>
        <w:rPr>
          <w:rFonts w:ascii="Times New Roman" w:hAnsi="Times New Roman" w:cs="Times New Roman"/>
        </w:rPr>
      </w:pPr>
      <w:r>
        <w:rPr>
          <w:rFonts w:ascii="Times New Roman" w:eastAsia="Calibri" w:hAnsi="Times New Roman" w:cs="Times New Roman"/>
          <w:color w:val="000000"/>
        </w:rPr>
        <w:t xml:space="preserve">Opportunity Name auto default = Company + </w:t>
      </w:r>
      <w:commentRangeStart w:id="60"/>
      <w:commentRangeStart w:id="61"/>
      <w:del w:id="62" w:author="User" w:date="2026-03-23T12:19:00Z">
        <w:r w:rsidDel="00FB7FE2">
          <w:rPr>
            <w:rFonts w:ascii="Times New Roman" w:eastAsia="Calibri" w:hAnsi="Times New Roman" w:cs="Times New Roman"/>
            <w:color w:val="000000"/>
          </w:rPr>
          <w:delText>Requirement</w:delText>
        </w:r>
        <w:commentRangeEnd w:id="60"/>
        <w:r w:rsidR="00D122AA" w:rsidDel="00FB7FE2">
          <w:rPr>
            <w:rStyle w:val="CommentReference"/>
            <w:rFonts w:ascii="Times New Roman" w:eastAsia="Calibri" w:hAnsi="Times New Roman" w:cs="Times New Roman"/>
            <w:color w:val="000000"/>
            <w:sz w:val="22"/>
            <w:szCs w:val="22"/>
          </w:rPr>
          <w:commentReference w:id="60"/>
        </w:r>
        <w:commentRangeEnd w:id="61"/>
        <w:r w:rsidR="0067332A" w:rsidDel="00FB7FE2">
          <w:rPr>
            <w:rStyle w:val="CommentReference"/>
            <w:rFonts w:ascii="Times New Roman" w:eastAsia="Calibri" w:hAnsi="Times New Roman" w:cs="Times New Roman"/>
            <w:color w:val="000000"/>
            <w:sz w:val="22"/>
            <w:szCs w:val="22"/>
          </w:rPr>
          <w:commentReference w:id="61"/>
        </w:r>
      </w:del>
      <w:ins w:id="63" w:author="User" w:date="2026-03-23T12:19:00Z">
        <w:r w:rsidR="00FB7FE2">
          <w:rPr>
            <w:rFonts w:ascii="Times New Roman" w:eastAsia="Calibri" w:hAnsi="Times New Roman" w:cs="Times New Roman"/>
            <w:color w:val="000000"/>
          </w:rPr>
          <w:t>Vertical Name</w:t>
        </w:r>
      </w:ins>
      <w:ins w:id="64" w:author="User" w:date="2026-03-23T12:20:00Z">
        <w:r w:rsidR="00FB7FE2">
          <w:rPr>
            <w:rFonts w:ascii="Times New Roman" w:eastAsia="Calibri" w:hAnsi="Times New Roman" w:cs="Times New Roman"/>
            <w:color w:val="000000"/>
          </w:rPr>
          <w:t xml:space="preserve"> + Product Name</w:t>
        </w:r>
      </w:ins>
      <w:del w:id="65" w:author="User" w:date="2026-03-23T12:20:00Z">
        <w:r w:rsidDel="00FB7FE2">
          <w:rPr>
            <w:rFonts w:ascii="Times New Roman" w:eastAsia="Calibri" w:hAnsi="Times New Roman" w:cs="Times New Roman"/>
            <w:color w:val="000000"/>
          </w:rPr>
          <w:delText>.</w:delText>
        </w:r>
        <w:r w:rsidR="00D122AA" w:rsidDel="00FB7FE2">
          <w:rPr>
            <w:rFonts w:ascii="Times New Roman" w:eastAsia="Calibri" w:hAnsi="Times New Roman" w:cs="Times New Roman"/>
            <w:color w:val="000000"/>
          </w:rPr>
          <w:delText xml:space="preserve"> </w:delText>
        </w:r>
      </w:del>
      <w:r w:rsidR="00D122AA">
        <w:rPr>
          <w:rFonts w:ascii="Times New Roman" w:eastAsia="Calibri" w:hAnsi="Times New Roman" w:cs="Times New Roman"/>
          <w:color w:val="000000"/>
        </w:rPr>
        <w:t xml:space="preserve">   </w:t>
      </w:r>
    </w:p>
    <w:p w14:paraId="241D3BF9" w14:textId="77777777" w:rsidR="005979B0" w:rsidRDefault="00116867">
      <w:pPr>
        <w:numPr>
          <w:ilvl w:val="0"/>
          <w:numId w:val="13"/>
        </w:numPr>
        <w:spacing w:after="0"/>
        <w:rPr>
          <w:rFonts w:ascii="Times New Roman" w:hAnsi="Times New Roman" w:cs="Times New Roman"/>
        </w:rPr>
      </w:pPr>
      <w:r>
        <w:rPr>
          <w:rFonts w:ascii="Times New Roman" w:eastAsia="Calibri" w:hAnsi="Times New Roman" w:cs="Times New Roman"/>
          <w:color w:val="000000"/>
        </w:rPr>
        <w:lastRenderedPageBreak/>
        <w:t>Expected Revenue is manual (not auto from products).</w:t>
      </w:r>
    </w:p>
    <w:p w14:paraId="5C2BF7DA" w14:textId="77777777" w:rsidR="005979B0" w:rsidRDefault="00116867">
      <w:pPr>
        <w:numPr>
          <w:ilvl w:val="0"/>
          <w:numId w:val="13"/>
        </w:numPr>
        <w:spacing w:after="0"/>
        <w:rPr>
          <w:rFonts w:ascii="Times New Roman" w:hAnsi="Times New Roman" w:cs="Times New Roman"/>
        </w:rPr>
      </w:pPr>
      <w:r>
        <w:rPr>
          <w:rFonts w:ascii="Times New Roman" w:eastAsia="Calibri" w:hAnsi="Times New Roman" w:cs="Times New Roman"/>
          <w:color w:val="000000"/>
        </w:rPr>
        <w:t>Lost Reason mandatory if Closed Lost.</w:t>
      </w:r>
    </w:p>
    <w:p w14:paraId="271AF87A"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66" w:name="_heading=h.uhh28k7cljwg" w:colFirst="0" w:colLast="0"/>
      <w:bookmarkEnd w:id="66"/>
      <w:r>
        <w:rPr>
          <w:rFonts w:ascii="Times New Roman" w:hAnsi="Times New Roman" w:cs="Times New Roman"/>
          <w:color w:val="000000"/>
          <w:sz w:val="27"/>
          <w:szCs w:val="27"/>
          <w:lang w:val="en-US"/>
        </w:rPr>
        <w:t>5</w:t>
      </w:r>
      <w:r>
        <w:rPr>
          <w:rFonts w:ascii="Times New Roman" w:hAnsi="Times New Roman" w:cs="Times New Roman"/>
          <w:color w:val="000000"/>
          <w:sz w:val="27"/>
          <w:szCs w:val="27"/>
        </w:rPr>
        <w:t>. Validations</w:t>
      </w:r>
    </w:p>
    <w:p w14:paraId="65B8AB03" w14:textId="77777777" w:rsidR="005979B0" w:rsidRDefault="00116867">
      <w:pPr>
        <w:numPr>
          <w:ilvl w:val="0"/>
          <w:numId w:val="14"/>
        </w:numPr>
        <w:spacing w:before="240" w:after="0"/>
        <w:rPr>
          <w:rFonts w:ascii="Times New Roman" w:hAnsi="Times New Roman" w:cs="Times New Roman"/>
        </w:rPr>
      </w:pPr>
      <w:r>
        <w:rPr>
          <w:rFonts w:ascii="Times New Roman" w:eastAsia="Calibri" w:hAnsi="Times New Roman" w:cs="Times New Roman"/>
          <w:color w:val="000000"/>
        </w:rPr>
        <w:t>Customer mandatory.</w:t>
      </w:r>
    </w:p>
    <w:p w14:paraId="3F292076" w14:textId="77777777" w:rsidR="005979B0" w:rsidRDefault="00116867">
      <w:pPr>
        <w:numPr>
          <w:ilvl w:val="0"/>
          <w:numId w:val="14"/>
        </w:numPr>
        <w:spacing w:after="0"/>
        <w:rPr>
          <w:rFonts w:ascii="Times New Roman" w:hAnsi="Times New Roman" w:cs="Times New Roman"/>
        </w:rPr>
      </w:pPr>
      <w:r>
        <w:rPr>
          <w:rFonts w:ascii="Times New Roman" w:eastAsia="Calibri" w:hAnsi="Times New Roman" w:cs="Times New Roman"/>
          <w:color w:val="000000"/>
        </w:rPr>
        <w:t>Closed Date mandatory.</w:t>
      </w:r>
    </w:p>
    <w:p w14:paraId="1FFBB6F1" w14:textId="77777777" w:rsidR="005979B0" w:rsidRDefault="00116867">
      <w:pPr>
        <w:numPr>
          <w:ilvl w:val="0"/>
          <w:numId w:val="1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Closed Lost requires Lost Reason.</w:t>
      </w:r>
    </w:p>
    <w:p w14:paraId="44BB0936" w14:textId="77777777" w:rsidR="005979B0" w:rsidRDefault="00116867">
      <w:pPr>
        <w:numPr>
          <w:ilvl w:val="0"/>
          <w:numId w:val="14"/>
        </w:numPr>
        <w:spacing w:after="0"/>
        <w:rPr>
          <w:rFonts w:ascii="Times New Roman" w:hAnsi="Times New Roman" w:cs="Times New Roman"/>
        </w:rPr>
      </w:pPr>
      <w:r>
        <w:rPr>
          <w:rFonts w:ascii="Times New Roman" w:eastAsia="Calibri" w:hAnsi="Times New Roman" w:cs="Times New Roman"/>
          <w:color w:val="000000"/>
        </w:rPr>
        <w:t>Cannot mark more than one Active Quote per Opportunity.</w:t>
      </w:r>
    </w:p>
    <w:p w14:paraId="213F3842"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67" w:name="_heading=h.cyk8e6kul2ni" w:colFirst="0" w:colLast="0"/>
      <w:bookmarkEnd w:id="67"/>
      <w:r>
        <w:rPr>
          <w:rFonts w:ascii="Times New Roman" w:hAnsi="Times New Roman" w:cs="Times New Roman"/>
          <w:color w:val="000000"/>
          <w:sz w:val="27"/>
          <w:szCs w:val="27"/>
          <w:lang w:val="en-US"/>
        </w:rPr>
        <w:t>6</w:t>
      </w:r>
      <w:r>
        <w:rPr>
          <w:rFonts w:ascii="Times New Roman" w:hAnsi="Times New Roman" w:cs="Times New Roman"/>
          <w:color w:val="000000"/>
          <w:sz w:val="27"/>
          <w:szCs w:val="27"/>
        </w:rPr>
        <w:t>. Notifications</w:t>
      </w:r>
    </w:p>
    <w:p w14:paraId="05AAF0CE" w14:textId="77777777" w:rsidR="005979B0" w:rsidRDefault="00116867">
      <w:pPr>
        <w:spacing w:before="240" w:after="0"/>
        <w:rPr>
          <w:rFonts w:ascii="Times New Roman" w:hAnsi="Times New Roman" w:cs="Times New Roman"/>
        </w:rPr>
      </w:pPr>
      <w:r>
        <w:rPr>
          <w:rFonts w:ascii="Times New Roman" w:eastAsia="Calibri" w:hAnsi="Times New Roman" w:cs="Times New Roman"/>
          <w:color w:val="000000"/>
        </w:rPr>
        <w:t>In-app Salesforce notifications:</w:t>
      </w:r>
    </w:p>
    <w:p w14:paraId="35766F65" w14:textId="77777777" w:rsidR="005979B0" w:rsidRDefault="00116867">
      <w:pPr>
        <w:numPr>
          <w:ilvl w:val="1"/>
          <w:numId w:val="15"/>
        </w:numPr>
        <w:spacing w:after="0"/>
        <w:rPr>
          <w:rFonts w:ascii="Times New Roman" w:hAnsi="Times New Roman" w:cs="Times New Roman"/>
        </w:rPr>
      </w:pPr>
      <w:r>
        <w:rPr>
          <w:rFonts w:ascii="Times New Roman" w:eastAsia="Calibri" w:hAnsi="Times New Roman" w:cs="Times New Roman"/>
          <w:color w:val="000000"/>
        </w:rPr>
        <w:t>For Assignment</w:t>
      </w:r>
    </w:p>
    <w:p w14:paraId="630A32C9" w14:textId="77777777" w:rsidR="005979B0" w:rsidRDefault="00116867">
      <w:pPr>
        <w:numPr>
          <w:ilvl w:val="1"/>
          <w:numId w:val="15"/>
        </w:numPr>
        <w:spacing w:after="0"/>
        <w:rPr>
          <w:rFonts w:ascii="Times New Roman" w:hAnsi="Times New Roman" w:cs="Times New Roman"/>
        </w:rPr>
      </w:pPr>
      <w:r>
        <w:rPr>
          <w:rFonts w:ascii="Times New Roman" w:eastAsia="Calibri" w:hAnsi="Times New Roman" w:cs="Times New Roman"/>
          <w:color w:val="000000"/>
        </w:rPr>
        <w:t>During Stage change</w:t>
      </w:r>
    </w:p>
    <w:p w14:paraId="29A0EBDF" w14:textId="7AB55EE9" w:rsidR="005979B0" w:rsidRPr="00012E91" w:rsidRDefault="00116867" w:rsidP="00012E91">
      <w:pPr>
        <w:numPr>
          <w:ilvl w:val="1"/>
          <w:numId w:val="15"/>
        </w:numPr>
        <w:spacing w:after="0"/>
        <w:rPr>
          <w:rFonts w:ascii="Times New Roman" w:hAnsi="Times New Roman" w:cs="Times New Roman"/>
        </w:rPr>
      </w:pPr>
      <w:r>
        <w:rPr>
          <w:rFonts w:ascii="Times New Roman" w:eastAsia="Calibri" w:hAnsi="Times New Roman" w:cs="Times New Roman"/>
          <w:color w:val="000000"/>
        </w:rPr>
        <w:t>During status update as Closed Won/Lost</w:t>
      </w:r>
      <w:bookmarkStart w:id="68" w:name="_heading=h.ks9uc8j20n60" w:colFirst="0" w:colLast="0"/>
      <w:bookmarkEnd w:id="68"/>
    </w:p>
    <w:p w14:paraId="0D91CD6F" w14:textId="442DCE1E" w:rsidR="005979B0" w:rsidRPr="00012E91" w:rsidRDefault="00116867" w:rsidP="00012E91">
      <w:pPr>
        <w:pStyle w:val="Heading2"/>
        <w:keepNext w:val="0"/>
        <w:keepLines w:val="0"/>
        <w:numPr>
          <w:ilvl w:val="0"/>
          <w:numId w:val="11"/>
        </w:numPr>
        <w:spacing w:before="360" w:after="80"/>
        <w:rPr>
          <w:rFonts w:ascii="Times New Roman" w:hAnsi="Times New Roman" w:cs="Times New Roman"/>
          <w:color w:val="000000"/>
          <w:sz w:val="27"/>
          <w:szCs w:val="27"/>
          <w:lang w:val="en-US"/>
        </w:rPr>
      </w:pPr>
      <w:r w:rsidRPr="00012E91">
        <w:rPr>
          <w:rFonts w:ascii="Times New Roman" w:hAnsi="Times New Roman" w:cs="Times New Roman"/>
          <w:color w:val="000000"/>
          <w:sz w:val="27"/>
          <w:szCs w:val="27"/>
          <w:lang w:val="en-US"/>
        </w:rPr>
        <w:t>Integration</w:t>
      </w:r>
    </w:p>
    <w:p w14:paraId="12E3F5E9" w14:textId="0C3C80EA" w:rsidR="005979B0" w:rsidRDefault="00012E91">
      <w:pPr>
        <w:numPr>
          <w:ilvl w:val="0"/>
          <w:numId w:val="17"/>
        </w:numPr>
        <w:spacing w:before="240" w:after="0"/>
        <w:rPr>
          <w:rFonts w:ascii="Times New Roman" w:hAnsi="Times New Roman" w:cs="Times New Roman"/>
        </w:rPr>
      </w:pPr>
      <w:r>
        <w:rPr>
          <w:rFonts w:ascii="Times New Roman" w:eastAsia="Calibri" w:hAnsi="Times New Roman" w:cs="Times New Roman"/>
          <w:b/>
          <w:color w:val="000000" w:themeColor="text1"/>
        </w:rPr>
        <w:t>ERP Integration (</w:t>
      </w:r>
      <w:ins w:id="69" w:author="Manoj V Menon" w:date="2025-09-23T07:52:00Z">
        <w:r w:rsidR="00116867">
          <w:rPr>
            <w:rFonts w:ascii="Times New Roman" w:eastAsia="Calibri" w:hAnsi="Times New Roman" w:cs="Times New Roman"/>
            <w:b/>
            <w:bCs/>
            <w:color w:val="000000" w:themeColor="text1"/>
          </w:rPr>
          <w:t>SAP</w:t>
        </w:r>
      </w:ins>
      <w:r>
        <w:rPr>
          <w:rFonts w:ascii="Times New Roman" w:eastAsia="Calibri" w:hAnsi="Times New Roman" w:cs="Times New Roman"/>
          <w:b/>
          <w:bCs/>
          <w:color w:val="000000" w:themeColor="text1"/>
        </w:rPr>
        <w:t>-</w:t>
      </w:r>
      <w:r w:rsidR="00116867">
        <w:rPr>
          <w:rFonts w:ascii="Times New Roman" w:eastAsia="Calibri" w:hAnsi="Times New Roman" w:cs="Times New Roman"/>
          <w:b/>
          <w:color w:val="000000" w:themeColor="text1"/>
        </w:rPr>
        <w:t xml:space="preserve"> ERP):</w:t>
      </w:r>
    </w:p>
    <w:p w14:paraId="6C14E714" w14:textId="77777777" w:rsidR="005979B0" w:rsidRDefault="00116867">
      <w:pPr>
        <w:numPr>
          <w:ilvl w:val="1"/>
          <w:numId w:val="17"/>
        </w:numPr>
        <w:spacing w:after="0"/>
        <w:rPr>
          <w:rFonts w:ascii="Times New Roman" w:hAnsi="Times New Roman" w:cs="Times New Roman"/>
          <w:lang w:val="en-US"/>
        </w:rPr>
      </w:pPr>
      <w:r>
        <w:rPr>
          <w:rFonts w:ascii="Times New Roman" w:eastAsia="Calibri" w:hAnsi="Times New Roman" w:cs="Times New Roman"/>
          <w:color w:val="000000" w:themeColor="text1"/>
          <w:lang w:val="en-US"/>
        </w:rPr>
        <w:t>Orders from Opportunities sync to ERP.</w:t>
      </w:r>
    </w:p>
    <w:p w14:paraId="006B522A" w14:textId="77777777" w:rsidR="002A1509" w:rsidRPr="002A1509" w:rsidRDefault="00116867">
      <w:pPr>
        <w:numPr>
          <w:ilvl w:val="1"/>
          <w:numId w:val="17"/>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Price book/products sourced from ERP.</w:t>
      </w:r>
      <w:ins w:id="70" w:author="Manoj V Menon" w:date="2025-09-24T05:16:00Z">
        <w:r>
          <w:rPr>
            <w:rFonts w:ascii="Times New Roman" w:eastAsia="Calibri" w:hAnsi="Times New Roman" w:cs="Times New Roman"/>
            <w:color w:val="000000" w:themeColor="text1"/>
            <w:lang w:val="en-US"/>
          </w:rPr>
          <w:t xml:space="preserve"> </w:t>
        </w:r>
      </w:ins>
      <w:r w:rsidR="002A1509">
        <w:rPr>
          <w:rFonts w:ascii="Times New Roman" w:eastAsia="Calibri" w:hAnsi="Times New Roman" w:cs="Times New Roman"/>
          <w:color w:val="000000" w:themeColor="text1"/>
          <w:lang w:val="en-US"/>
        </w:rPr>
        <w:t xml:space="preserve"> </w:t>
      </w:r>
    </w:p>
    <w:p w14:paraId="773162B9" w14:textId="77777777" w:rsidR="005979B0" w:rsidRDefault="005979B0">
      <w:pPr>
        <w:spacing w:after="240"/>
        <w:ind w:left="1080"/>
        <w:rPr>
          <w:rFonts w:ascii="Times New Roman" w:hAnsi="Times New Roman" w:cs="Times New Roman"/>
        </w:rPr>
      </w:pPr>
    </w:p>
    <w:p w14:paraId="0AF52B7A"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71" w:name="_heading=h.l7xzuqquj199" w:colFirst="0" w:colLast="0"/>
      <w:bookmarkEnd w:id="71"/>
      <w:r>
        <w:rPr>
          <w:rFonts w:ascii="Times New Roman" w:hAnsi="Times New Roman" w:cs="Times New Roman"/>
          <w:color w:val="000000"/>
          <w:sz w:val="27"/>
          <w:szCs w:val="27"/>
          <w:lang w:val="en-US"/>
        </w:rPr>
        <w:t>9</w:t>
      </w:r>
      <w:r>
        <w:rPr>
          <w:rFonts w:ascii="Times New Roman" w:hAnsi="Times New Roman" w:cs="Times New Roman"/>
          <w:color w:val="000000"/>
          <w:sz w:val="27"/>
          <w:szCs w:val="27"/>
        </w:rPr>
        <w:t>. Who Will Access</w:t>
      </w:r>
    </w:p>
    <w:p w14:paraId="797CF390" w14:textId="77777777" w:rsidR="005979B0" w:rsidRDefault="00116867">
      <w:pPr>
        <w:numPr>
          <w:ilvl w:val="0"/>
          <w:numId w:val="18"/>
        </w:numPr>
        <w:spacing w:before="240" w:after="0"/>
        <w:rPr>
          <w:rFonts w:ascii="Times New Roman" w:hAnsi="Times New Roman" w:cs="Times New Roman"/>
        </w:rPr>
      </w:pPr>
      <w:r>
        <w:rPr>
          <w:rFonts w:ascii="Times New Roman" w:eastAsia="Calibri" w:hAnsi="Times New Roman" w:cs="Times New Roman"/>
          <w:b/>
          <w:color w:val="000000" w:themeColor="text1"/>
        </w:rPr>
        <w:t>Create/Edit:</w:t>
      </w:r>
      <w:r>
        <w:rPr>
          <w:rFonts w:ascii="Times New Roman" w:eastAsia="Calibri" w:hAnsi="Times New Roman" w:cs="Times New Roman"/>
          <w:color w:val="000000" w:themeColor="text1"/>
        </w:rPr>
        <w:t xml:space="preserve"> Sales Executives, Managers + coordinator</w:t>
      </w:r>
    </w:p>
    <w:p w14:paraId="22A96F6D" w14:textId="3409856E" w:rsidR="005979B0" w:rsidRDefault="00116867">
      <w:pPr>
        <w:numPr>
          <w:ilvl w:val="0"/>
          <w:numId w:val="18"/>
        </w:numPr>
        <w:spacing w:after="240"/>
        <w:rPr>
          <w:rFonts w:ascii="Times New Roman" w:hAnsi="Times New Roman" w:cs="Times New Roman"/>
          <w:lang w:val="en-US"/>
        </w:rPr>
      </w:pPr>
      <w:r>
        <w:rPr>
          <w:rFonts w:ascii="Times New Roman" w:eastAsia="Calibri" w:hAnsi="Times New Roman" w:cs="Times New Roman"/>
          <w:b/>
          <w:color w:val="000000" w:themeColor="text1"/>
          <w:lang w:val="en-US"/>
        </w:rPr>
        <w:t>View:</w:t>
      </w:r>
      <w:r>
        <w:rPr>
          <w:rFonts w:ascii="Times New Roman" w:eastAsia="Calibri" w:hAnsi="Times New Roman" w:cs="Times New Roman"/>
          <w:color w:val="000000" w:themeColor="text1"/>
          <w:lang w:val="en-US"/>
        </w:rPr>
        <w:t xml:space="preserve"> Marketing,</w:t>
      </w:r>
      <w:r w:rsidR="002A1509">
        <w:rPr>
          <w:rFonts w:ascii="Times New Roman" w:eastAsia="Calibri" w:hAnsi="Times New Roman" w:cs="Times New Roman"/>
          <w:color w:val="000000" w:themeColor="text1"/>
        </w:rPr>
        <w:t xml:space="preserve"> </w:t>
      </w:r>
    </w:p>
    <w:p w14:paraId="62C6A085"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72" w:name="_heading=h.qdkl6xn6af94" w:colFirst="0" w:colLast="0"/>
      <w:bookmarkStart w:id="73" w:name="_heading=h.jai1w6tmas87" w:colFirst="0" w:colLast="0"/>
      <w:bookmarkEnd w:id="72"/>
      <w:bookmarkEnd w:id="73"/>
      <w:r>
        <w:rPr>
          <w:rFonts w:ascii="Times New Roman" w:hAnsi="Times New Roman" w:cs="Times New Roman"/>
          <w:color w:val="000000"/>
          <w:sz w:val="27"/>
          <w:szCs w:val="27"/>
        </w:rPr>
        <w:t>1</w:t>
      </w:r>
      <w:r>
        <w:rPr>
          <w:rFonts w:ascii="Times New Roman" w:hAnsi="Times New Roman" w:cs="Times New Roman"/>
          <w:color w:val="000000"/>
          <w:sz w:val="27"/>
          <w:szCs w:val="27"/>
          <w:lang w:val="en-US"/>
        </w:rPr>
        <w:t>0</w:t>
      </w:r>
      <w:r>
        <w:rPr>
          <w:rFonts w:ascii="Times New Roman" w:hAnsi="Times New Roman" w:cs="Times New Roman"/>
          <w:color w:val="000000"/>
          <w:sz w:val="27"/>
          <w:szCs w:val="27"/>
        </w:rPr>
        <w:t>. Acceptance Criteria</w:t>
      </w:r>
    </w:p>
    <w:p w14:paraId="76DB290B" w14:textId="77777777" w:rsidR="005979B0" w:rsidRDefault="00116867">
      <w:pPr>
        <w:numPr>
          <w:ilvl w:val="0"/>
          <w:numId w:val="19"/>
        </w:numPr>
        <w:spacing w:before="240" w:after="0"/>
        <w:rPr>
          <w:rFonts w:ascii="Times New Roman" w:hAnsi="Times New Roman" w:cs="Times New Roman"/>
        </w:rPr>
      </w:pPr>
      <w:r>
        <w:rPr>
          <w:rFonts w:ascii="Times New Roman" w:eastAsia="Calibri" w:hAnsi="Times New Roman" w:cs="Times New Roman"/>
          <w:color w:val="000000" w:themeColor="text1"/>
        </w:rPr>
        <w:t>Opportunities created on Lead conversion or manually.</w:t>
      </w:r>
    </w:p>
    <w:p w14:paraId="2E5CBF8A" w14:textId="77777777" w:rsidR="005979B0" w:rsidRDefault="00116867">
      <w:pPr>
        <w:numPr>
          <w:ilvl w:val="0"/>
          <w:numId w:val="19"/>
        </w:numPr>
        <w:spacing w:after="0"/>
        <w:rPr>
          <w:rFonts w:ascii="Times New Roman" w:hAnsi="Times New Roman" w:cs="Times New Roman"/>
          <w:lang w:val="en-US"/>
        </w:rPr>
      </w:pPr>
      <w:r>
        <w:rPr>
          <w:rFonts w:ascii="Times New Roman" w:eastAsia="Calibri" w:hAnsi="Times New Roman" w:cs="Times New Roman"/>
          <w:color w:val="000000" w:themeColor="text1"/>
          <w:lang w:val="en-US"/>
        </w:rPr>
        <w:t>Stages follow defined sequence.</w:t>
      </w:r>
    </w:p>
    <w:p w14:paraId="363BE322" w14:textId="082A3880" w:rsidR="005979B0" w:rsidRDefault="00116867">
      <w:pPr>
        <w:numPr>
          <w:ilvl w:val="0"/>
          <w:numId w:val="19"/>
        </w:numPr>
        <w:spacing w:after="0"/>
        <w:rPr>
          <w:rFonts w:ascii="Times New Roman" w:hAnsi="Times New Roman" w:cs="Times New Roman"/>
          <w:lang w:val="en-US"/>
        </w:rPr>
      </w:pPr>
      <w:r>
        <w:rPr>
          <w:rFonts w:ascii="Times New Roman" w:eastAsia="Calibri" w:hAnsi="Times New Roman" w:cs="Times New Roman"/>
          <w:color w:val="000000" w:themeColor="text1"/>
          <w:lang w:val="en-US"/>
        </w:rPr>
        <w:t xml:space="preserve">Closed Won requires Active Quote converted to Order </w:t>
      </w:r>
    </w:p>
    <w:p w14:paraId="6C1C12FB" w14:textId="1B30DF66" w:rsidR="005979B0" w:rsidRDefault="00116867">
      <w:pPr>
        <w:numPr>
          <w:ilvl w:val="0"/>
          <w:numId w:val="19"/>
        </w:numPr>
        <w:spacing w:after="0"/>
        <w:rPr>
          <w:rFonts w:ascii="Times New Roman" w:hAnsi="Times New Roman" w:cs="Times New Roman"/>
          <w:lang w:val="en-US"/>
        </w:rPr>
      </w:pPr>
      <w:r>
        <w:rPr>
          <w:rFonts w:ascii="Times New Roman" w:eastAsia="Calibri" w:hAnsi="Times New Roman" w:cs="Times New Roman"/>
          <w:color w:val="000000" w:themeColor="text1"/>
          <w:lang w:val="en-US"/>
        </w:rPr>
        <w:t>Closed Lost requires Lost Reason</w:t>
      </w:r>
    </w:p>
    <w:p w14:paraId="4620D102" w14:textId="77777777" w:rsidR="005979B0" w:rsidRPr="00012E91" w:rsidRDefault="00116867">
      <w:pPr>
        <w:numPr>
          <w:ilvl w:val="0"/>
          <w:numId w:val="19"/>
        </w:numPr>
        <w:spacing w:after="0"/>
        <w:rPr>
          <w:rFonts w:ascii="Times New Roman" w:hAnsi="Times New Roman" w:cs="Times New Roman"/>
        </w:rPr>
      </w:pPr>
      <w:r w:rsidRPr="00012E91">
        <w:rPr>
          <w:rFonts w:ascii="Times New Roman" w:eastAsia="Calibri" w:hAnsi="Times New Roman" w:cs="Times New Roman"/>
          <w:color w:val="000000" w:themeColor="text1"/>
          <w:lang w:val="en-US"/>
        </w:rPr>
        <w:t>Multiple Quotes supported,</w:t>
      </w:r>
      <w:r w:rsidRPr="00012E91">
        <w:rPr>
          <w:rFonts w:ascii="Times New Roman" w:eastAsia="Calibri" w:hAnsi="Times New Roman" w:cs="Times New Roman"/>
          <w:color w:val="000000" w:themeColor="text1"/>
        </w:rPr>
        <w:t xml:space="preserve"> one quote with multiple products allowed;</w:t>
      </w:r>
      <w:r w:rsidRPr="00012E91">
        <w:rPr>
          <w:rFonts w:ascii="Times New Roman" w:eastAsia="Calibri" w:hAnsi="Times New Roman" w:cs="Times New Roman"/>
          <w:color w:val="000000" w:themeColor="text1"/>
          <w:lang w:val="en-US"/>
        </w:rPr>
        <w:t xml:space="preserve"> only one Active quote allowed.</w:t>
      </w:r>
    </w:p>
    <w:p w14:paraId="4631456A" w14:textId="77777777" w:rsidR="005979B0" w:rsidRDefault="00116867">
      <w:pPr>
        <w:numPr>
          <w:ilvl w:val="0"/>
          <w:numId w:val="19"/>
        </w:numPr>
        <w:spacing w:after="240"/>
        <w:rPr>
          <w:ins w:id="74" w:author="Manoj V Menon" w:date="2025-09-23T08:14:00Z"/>
          <w:rFonts w:ascii="Times New Roman" w:hAnsi="Times New Roman" w:cs="Times New Roman"/>
        </w:rPr>
      </w:pPr>
      <w:r>
        <w:rPr>
          <w:rFonts w:ascii="Times New Roman" w:eastAsia="Calibri" w:hAnsi="Times New Roman" w:cs="Times New Roman"/>
          <w:color w:val="000000" w:themeColor="text1"/>
        </w:rPr>
        <w:t>Competitor tracking available.</w:t>
      </w:r>
    </w:p>
    <w:p w14:paraId="4F702597" w14:textId="6F6CC0C1" w:rsidR="005979B0" w:rsidRDefault="006E2D93">
      <w:pPr>
        <w:numPr>
          <w:ilvl w:val="0"/>
          <w:numId w:val="19"/>
        </w:numPr>
        <w:spacing w:after="240"/>
        <w:rPr>
          <w:rFonts w:ascii="Times New Roman" w:eastAsia="Calibri" w:hAnsi="Times New Roman" w:cs="Times New Roman"/>
          <w:color w:val="000000" w:themeColor="text1"/>
        </w:rPr>
      </w:pPr>
      <w:bookmarkStart w:id="75" w:name="_heading=h.mt0549uirs3k" w:colFirst="0" w:colLast="0"/>
      <w:bookmarkEnd w:id="75"/>
      <w:r>
        <w:rPr>
          <w:rFonts w:ascii="Times New Roman" w:eastAsia="Calibri" w:hAnsi="Times New Roman" w:cs="Times New Roman"/>
          <w:color w:val="000000" w:themeColor="text1"/>
        </w:rPr>
        <w:t>Opportunity Type needs to be defined</w:t>
      </w:r>
    </w:p>
    <w:p w14:paraId="1F8B88BD" w14:textId="34EF3A3F" w:rsidR="005979B0" w:rsidRDefault="00116867">
      <w:pPr>
        <w:pStyle w:val="Heading2"/>
        <w:keepNext w:val="0"/>
        <w:keepLines w:val="0"/>
        <w:spacing w:before="360" w:after="80"/>
        <w:rPr>
          <w:rFonts w:ascii="Times New Roman" w:eastAsia="Cambria" w:hAnsi="Times New Roman" w:cs="Times New Roman"/>
          <w:color w:val="000000"/>
          <w:sz w:val="27"/>
          <w:szCs w:val="27"/>
        </w:rPr>
      </w:pPr>
      <w:r>
        <w:rPr>
          <w:rFonts w:ascii="Times New Roman" w:hAnsi="Times New Roman" w:cs="Times New Roman"/>
          <w:color w:val="000000"/>
          <w:sz w:val="27"/>
          <w:szCs w:val="27"/>
        </w:rPr>
        <w:t>1</w:t>
      </w:r>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Data Upload</w:t>
      </w:r>
      <w:r w:rsidR="006E2D93">
        <w:rPr>
          <w:rFonts w:ascii="Times New Roman" w:hAnsi="Times New Roman" w:cs="Times New Roman"/>
          <w:color w:val="000000"/>
          <w:sz w:val="27"/>
          <w:szCs w:val="27"/>
        </w:rPr>
        <w:t xml:space="preserve"> </w:t>
      </w:r>
    </w:p>
    <w:p w14:paraId="2C91077A" w14:textId="6104CD63" w:rsidR="005979B0" w:rsidRPr="006E2D93" w:rsidRDefault="00116867">
      <w:pPr>
        <w:numPr>
          <w:ilvl w:val="0"/>
          <w:numId w:val="20"/>
        </w:numPr>
        <w:spacing w:before="240" w:after="24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rPr>
        <w:t>Import Wizard → Opportunity Name, Stage, Customer, Closed Date mandatory.</w:t>
      </w:r>
    </w:p>
    <w:p w14:paraId="10484102" w14:textId="1AAD4B63" w:rsidR="006E2D93" w:rsidRDefault="006E2D93">
      <w:pPr>
        <w:numPr>
          <w:ilvl w:val="0"/>
          <w:numId w:val="20"/>
        </w:numPr>
        <w:spacing w:before="240" w:after="24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rPr>
        <w:lastRenderedPageBreak/>
        <w:t xml:space="preserve">This data upload refers to past/ existing </w:t>
      </w:r>
      <w:proofErr w:type="spellStart"/>
      <w:r>
        <w:rPr>
          <w:rFonts w:ascii="Times New Roman" w:eastAsia="Calibri" w:hAnsi="Times New Roman" w:cs="Times New Roman"/>
          <w:color w:val="000000" w:themeColor="text1"/>
        </w:rPr>
        <w:t>cyrix</w:t>
      </w:r>
      <w:proofErr w:type="spellEnd"/>
      <w:r>
        <w:rPr>
          <w:rFonts w:ascii="Times New Roman" w:eastAsia="Calibri" w:hAnsi="Times New Roman" w:cs="Times New Roman"/>
          <w:color w:val="000000" w:themeColor="text1"/>
        </w:rPr>
        <w:t xml:space="preserve"> data that can be uploaded to system during LIVE.</w:t>
      </w:r>
    </w:p>
    <w:p w14:paraId="3212ECBB"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76" w:name="_heading=h.kfm7vzq9r8wf" w:colFirst="0" w:colLast="0"/>
      <w:bookmarkEnd w:id="76"/>
      <w:r>
        <w:rPr>
          <w:rFonts w:ascii="Times New Roman" w:hAnsi="Times New Roman" w:cs="Times New Roman"/>
          <w:color w:val="000000"/>
          <w:sz w:val="27"/>
          <w:szCs w:val="27"/>
        </w:rPr>
        <w:t>1</w:t>
      </w:r>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Reports</w:t>
      </w:r>
    </w:p>
    <w:p w14:paraId="5F705564" w14:textId="77777777" w:rsidR="005979B0" w:rsidRDefault="00116867" w:rsidP="00012E91">
      <w:pPr>
        <w:numPr>
          <w:ilvl w:val="0"/>
          <w:numId w:val="21"/>
        </w:numPr>
        <w:spacing w:before="240"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Pipeline by Stage./by team/category./product/manager/TSM/</w:t>
      </w:r>
    </w:p>
    <w:p w14:paraId="02D0CD4F" w14:textId="77777777" w:rsidR="005979B0" w:rsidRDefault="00116867" w:rsidP="00012E91">
      <w:pPr>
        <w:numPr>
          <w:ilvl w:val="0"/>
          <w:numId w:val="21"/>
        </w:numPr>
        <w:spacing w:after="0"/>
        <w:rPr>
          <w:rFonts w:ascii="Times New Roman" w:hAnsi="Times New Roman" w:cs="Times New Roman"/>
        </w:rPr>
      </w:pPr>
      <w:r>
        <w:rPr>
          <w:rFonts w:ascii="Times New Roman" w:eastAsia="Calibri" w:hAnsi="Times New Roman" w:cs="Times New Roman"/>
          <w:color w:val="000000"/>
        </w:rPr>
        <w:t>Win/Loss ratio.</w:t>
      </w:r>
    </w:p>
    <w:p w14:paraId="30137C04" w14:textId="7F4418E7" w:rsidR="005979B0" w:rsidRDefault="00116867" w:rsidP="00012E91">
      <w:pPr>
        <w:numPr>
          <w:ilvl w:val="0"/>
          <w:numId w:val="21"/>
        </w:numPr>
        <w:spacing w:after="0"/>
        <w:rPr>
          <w:rFonts w:ascii="Times New Roman" w:hAnsi="Times New Roman" w:cs="Times New Roman"/>
        </w:rPr>
      </w:pPr>
      <w:r>
        <w:rPr>
          <w:rFonts w:ascii="Times New Roman" w:eastAsia="Calibri" w:hAnsi="Times New Roman" w:cs="Times New Roman"/>
          <w:color w:val="000000"/>
        </w:rPr>
        <w:t>Expected vs Actual Revenue.</w:t>
      </w:r>
      <w:r w:rsidR="00012E91">
        <w:rPr>
          <w:rFonts w:ascii="Times New Roman" w:eastAsia="Calibri" w:hAnsi="Times New Roman" w:cs="Times New Roman"/>
          <w:color w:val="000000"/>
        </w:rPr>
        <w:t xml:space="preserve"> </w:t>
      </w:r>
    </w:p>
    <w:p w14:paraId="6C98B94C" w14:textId="77777777" w:rsidR="005979B0" w:rsidRDefault="00116867" w:rsidP="00012E91">
      <w:pPr>
        <w:numPr>
          <w:ilvl w:val="0"/>
          <w:numId w:val="21"/>
        </w:numPr>
        <w:spacing w:after="0"/>
        <w:rPr>
          <w:rFonts w:ascii="Times New Roman" w:hAnsi="Times New Roman" w:cs="Times New Roman"/>
        </w:rPr>
      </w:pPr>
      <w:r>
        <w:rPr>
          <w:rFonts w:ascii="Times New Roman" w:eastAsia="Calibri" w:hAnsi="Times New Roman" w:cs="Times New Roman"/>
          <w:color w:val="000000"/>
        </w:rPr>
        <w:t>Product-wise opportunity analysis.</w:t>
      </w:r>
    </w:p>
    <w:p w14:paraId="79A388FC" w14:textId="77777777" w:rsidR="005979B0" w:rsidRDefault="00116867" w:rsidP="00012E91">
      <w:pPr>
        <w:numPr>
          <w:ilvl w:val="0"/>
          <w:numId w:val="21"/>
        </w:numPr>
        <w:spacing w:after="0"/>
        <w:rPr>
          <w:rFonts w:ascii="Times New Roman" w:hAnsi="Times New Roman" w:cs="Times New Roman"/>
        </w:rPr>
      </w:pPr>
      <w:r>
        <w:rPr>
          <w:rFonts w:ascii="Times New Roman" w:eastAsia="Calibri" w:hAnsi="Times New Roman" w:cs="Times New Roman"/>
          <w:color w:val="000000"/>
        </w:rPr>
        <w:t>Customer-wise opportunities.</w:t>
      </w:r>
    </w:p>
    <w:p w14:paraId="27AB1BFF" w14:textId="77777777" w:rsidR="005979B0" w:rsidRDefault="00116867" w:rsidP="00012E91">
      <w:pPr>
        <w:numPr>
          <w:ilvl w:val="0"/>
          <w:numId w:val="21"/>
        </w:numPr>
        <w:spacing w:after="0"/>
        <w:rPr>
          <w:rFonts w:ascii="Times New Roman" w:hAnsi="Times New Roman" w:cs="Times New Roman"/>
        </w:rPr>
      </w:pPr>
      <w:r>
        <w:rPr>
          <w:rFonts w:ascii="Times New Roman" w:eastAsia="Calibri" w:hAnsi="Times New Roman" w:cs="Times New Roman"/>
          <w:color w:val="000000" w:themeColor="text1"/>
        </w:rPr>
        <w:t>Lost Reason analysis.</w:t>
      </w:r>
    </w:p>
    <w:p w14:paraId="638643B8" w14:textId="77777777" w:rsidR="005979B0" w:rsidRPr="00012E91" w:rsidRDefault="00116867" w:rsidP="00012E91">
      <w:pPr>
        <w:numPr>
          <w:ilvl w:val="0"/>
          <w:numId w:val="2"/>
        </w:numPr>
        <w:spacing w:before="240" w:after="0"/>
        <w:rPr>
          <w:rFonts w:ascii="Times New Roman" w:eastAsia="Calibri" w:hAnsi="Times New Roman" w:cs="Times New Roman"/>
          <w:color w:val="000000"/>
        </w:rPr>
      </w:pPr>
      <w:r w:rsidRPr="00012E91">
        <w:rPr>
          <w:rFonts w:ascii="Times New Roman" w:eastAsia="Calibri" w:hAnsi="Times New Roman" w:cs="Times New Roman"/>
          <w:color w:val="000000"/>
        </w:rPr>
        <w:t>Order wise collection</w:t>
      </w:r>
    </w:p>
    <w:p w14:paraId="03B8FEA7" w14:textId="7759BD18" w:rsidR="005979B0" w:rsidRPr="00012E91" w:rsidRDefault="00116867" w:rsidP="00012E91">
      <w:pPr>
        <w:numPr>
          <w:ilvl w:val="0"/>
          <w:numId w:val="2"/>
        </w:numPr>
        <w:spacing w:before="240" w:after="0"/>
        <w:rPr>
          <w:rFonts w:ascii="Times New Roman" w:eastAsia="Calibri" w:hAnsi="Times New Roman" w:cs="Times New Roman"/>
          <w:color w:val="000000"/>
        </w:rPr>
      </w:pPr>
      <w:bookmarkStart w:id="77" w:name="_heading=h.2vr7alpdpdly" w:colFirst="0" w:colLast="0"/>
      <w:bookmarkEnd w:id="77"/>
      <w:r w:rsidRPr="00012E91">
        <w:rPr>
          <w:rFonts w:ascii="Times New Roman" w:eastAsia="Calibri" w:hAnsi="Times New Roman" w:cs="Times New Roman"/>
          <w:color w:val="000000"/>
        </w:rPr>
        <w:t>Discounts &amp; higher values report by product/category/engineer (needed for people assessment)</w:t>
      </w:r>
      <w:r w:rsidR="00012E91" w:rsidRPr="00012E91">
        <w:rPr>
          <w:rFonts w:ascii="Times New Roman" w:eastAsia="Calibri" w:hAnsi="Times New Roman" w:cs="Times New Roman"/>
          <w:color w:val="000000"/>
        </w:rPr>
        <w:sym w:font="Wingdings" w:char="F0E0"/>
      </w:r>
      <w:r w:rsidR="00012E91" w:rsidRPr="00012E91">
        <w:rPr>
          <w:rFonts w:ascii="Times New Roman" w:eastAsia="Calibri" w:hAnsi="Times New Roman" w:cs="Times New Roman"/>
          <w:color w:val="000000"/>
        </w:rPr>
        <w:t xml:space="preserve"> This will be part of quote</w:t>
      </w:r>
    </w:p>
    <w:p w14:paraId="32986F49" w14:textId="77777777" w:rsidR="005979B0" w:rsidRPr="00012E91" w:rsidRDefault="00116867" w:rsidP="00012E91">
      <w:pPr>
        <w:numPr>
          <w:ilvl w:val="0"/>
          <w:numId w:val="2"/>
        </w:numPr>
        <w:spacing w:before="240" w:after="0"/>
        <w:rPr>
          <w:rFonts w:ascii="Times New Roman" w:eastAsia="Calibri" w:hAnsi="Times New Roman" w:cs="Times New Roman"/>
          <w:color w:val="000000"/>
        </w:rPr>
      </w:pPr>
      <w:r w:rsidRPr="00012E91">
        <w:rPr>
          <w:rFonts w:ascii="Times New Roman" w:eastAsia="Calibri" w:hAnsi="Times New Roman" w:cs="Times New Roman"/>
          <w:color w:val="000000"/>
        </w:rPr>
        <w:t>Delayed execution due to documentations/site readiness, payments etc.</w:t>
      </w:r>
    </w:p>
    <w:p w14:paraId="1EB5FA0C" w14:textId="77777777" w:rsidR="005979B0" w:rsidRPr="00012E91" w:rsidRDefault="00116867" w:rsidP="00012E91">
      <w:pPr>
        <w:numPr>
          <w:ilvl w:val="0"/>
          <w:numId w:val="2"/>
        </w:numPr>
        <w:spacing w:before="240" w:after="0"/>
        <w:rPr>
          <w:rFonts w:ascii="Times New Roman" w:eastAsia="Calibri" w:hAnsi="Times New Roman" w:cs="Times New Roman"/>
          <w:color w:val="000000"/>
        </w:rPr>
      </w:pPr>
      <w:r w:rsidRPr="00012E91">
        <w:rPr>
          <w:rFonts w:ascii="Times New Roman" w:eastAsia="Calibri" w:hAnsi="Times New Roman" w:cs="Times New Roman"/>
          <w:color w:val="000000"/>
        </w:rPr>
        <w:t>Rental Report/</w:t>
      </w:r>
      <w:proofErr w:type="spellStart"/>
      <w:r w:rsidRPr="00012E91">
        <w:rPr>
          <w:rFonts w:ascii="Times New Roman" w:eastAsia="Calibri" w:hAnsi="Times New Roman" w:cs="Times New Roman"/>
          <w:color w:val="000000"/>
        </w:rPr>
        <w:t>modalty</w:t>
      </w:r>
      <w:proofErr w:type="spellEnd"/>
      <w:r w:rsidRPr="00012E91">
        <w:rPr>
          <w:rFonts w:ascii="Times New Roman" w:eastAsia="Calibri" w:hAnsi="Times New Roman" w:cs="Times New Roman"/>
          <w:color w:val="000000"/>
        </w:rPr>
        <w:t>/</w:t>
      </w:r>
      <w:proofErr w:type="spellStart"/>
      <w:r w:rsidRPr="00012E91">
        <w:rPr>
          <w:rFonts w:ascii="Times New Roman" w:eastAsia="Calibri" w:hAnsi="Times New Roman" w:cs="Times New Roman"/>
          <w:color w:val="000000"/>
        </w:rPr>
        <w:t>asm</w:t>
      </w:r>
      <w:proofErr w:type="spellEnd"/>
      <w:r w:rsidRPr="00012E91">
        <w:rPr>
          <w:rFonts w:ascii="Times New Roman" w:eastAsia="Calibri" w:hAnsi="Times New Roman" w:cs="Times New Roman"/>
          <w:color w:val="000000"/>
        </w:rPr>
        <w:t>/</w:t>
      </w:r>
    </w:p>
    <w:p w14:paraId="590CCB9F" w14:textId="77777777" w:rsidR="005979B0" w:rsidRPr="00012E91" w:rsidRDefault="00116867" w:rsidP="00012E91">
      <w:pPr>
        <w:numPr>
          <w:ilvl w:val="0"/>
          <w:numId w:val="2"/>
        </w:numPr>
        <w:spacing w:before="240" w:after="0"/>
        <w:rPr>
          <w:rFonts w:ascii="Times New Roman" w:eastAsia="Calibri" w:hAnsi="Times New Roman" w:cs="Times New Roman"/>
          <w:color w:val="000000"/>
        </w:rPr>
      </w:pPr>
      <w:r w:rsidRPr="00012E91">
        <w:rPr>
          <w:rFonts w:ascii="Times New Roman" w:eastAsia="Calibri" w:hAnsi="Times New Roman" w:cs="Times New Roman"/>
          <w:color w:val="000000"/>
        </w:rPr>
        <w:t>PPP Report/State</w:t>
      </w:r>
    </w:p>
    <w:p w14:paraId="68B08380" w14:textId="75FCBAFF" w:rsidR="00D87728" w:rsidRPr="00012E91" w:rsidRDefault="00012E91" w:rsidP="00012E91">
      <w:pPr>
        <w:spacing w:before="240" w:after="0"/>
        <w:ind w:left="360"/>
        <w:rPr>
          <w:rFonts w:ascii="Times New Roman" w:eastAsia="Calibri" w:hAnsi="Times New Roman" w:cs="Times New Roman"/>
          <w:color w:val="000000"/>
        </w:rPr>
      </w:pPr>
      <w:r w:rsidRPr="00012E91">
        <w:rPr>
          <w:rFonts w:ascii="Times New Roman" w:eastAsia="Calibri" w:hAnsi="Times New Roman" w:cs="Times New Roman"/>
          <w:b/>
          <w:color w:val="000000"/>
          <w:u w:val="single"/>
        </w:rPr>
        <w:t>NOTE:</w:t>
      </w:r>
      <w:r>
        <w:rPr>
          <w:rFonts w:ascii="Times New Roman" w:eastAsia="Calibri" w:hAnsi="Times New Roman" w:cs="Times New Roman"/>
          <w:color w:val="000000"/>
        </w:rPr>
        <w:t xml:space="preserve"> </w:t>
      </w:r>
      <w:r w:rsidR="00D87728" w:rsidRPr="00012E91">
        <w:rPr>
          <w:rFonts w:ascii="Times New Roman" w:eastAsia="Calibri" w:hAnsi="Times New Roman" w:cs="Times New Roman"/>
          <w:color w:val="000000"/>
        </w:rPr>
        <w:t>Reports will be provided subject to implementation support only</w:t>
      </w:r>
    </w:p>
    <w:p w14:paraId="46F0E64C"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r>
        <w:rPr>
          <w:rFonts w:ascii="Times New Roman" w:hAnsi="Times New Roman" w:cs="Times New Roman"/>
          <w:color w:val="000000"/>
          <w:sz w:val="27"/>
          <w:szCs w:val="27"/>
        </w:rPr>
        <w:t>1</w:t>
      </w:r>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Inputs from Customer (Cyrix)</w:t>
      </w:r>
    </w:p>
    <w:p w14:paraId="6AE0067C" w14:textId="77777777" w:rsidR="005979B0" w:rsidRDefault="00116867">
      <w:pPr>
        <w:numPr>
          <w:ilvl w:val="0"/>
          <w:numId w:val="2"/>
        </w:numPr>
        <w:spacing w:after="0"/>
        <w:rPr>
          <w:rFonts w:ascii="Times New Roman" w:hAnsi="Times New Roman" w:cs="Times New Roman"/>
        </w:rPr>
      </w:pPr>
      <w:r>
        <w:rPr>
          <w:rFonts w:ascii="Times New Roman" w:eastAsia="Calibri" w:hAnsi="Times New Roman" w:cs="Times New Roman"/>
          <w:color w:val="000000"/>
        </w:rPr>
        <w:t>Competitor master list (if needed).</w:t>
      </w:r>
    </w:p>
    <w:p w14:paraId="1319CE2A" w14:textId="77777777" w:rsidR="005979B0" w:rsidRDefault="00116867">
      <w:pPr>
        <w:numPr>
          <w:ilvl w:val="0"/>
          <w:numId w:val="2"/>
        </w:numPr>
        <w:spacing w:after="240"/>
        <w:rPr>
          <w:rFonts w:ascii="Times New Roman" w:hAnsi="Times New Roman" w:cs="Times New Roman"/>
        </w:rPr>
      </w:pPr>
      <w:r>
        <w:rPr>
          <w:rFonts w:ascii="Times New Roman" w:eastAsia="Calibri" w:hAnsi="Times New Roman" w:cs="Times New Roman"/>
          <w:color w:val="000000"/>
        </w:rPr>
        <w:t>ERP integration scope (Orders, Price books, Products).</w:t>
      </w:r>
    </w:p>
    <w:p w14:paraId="323A6589" w14:textId="77777777" w:rsidR="005979B0" w:rsidRDefault="005979B0">
      <w:pPr>
        <w:spacing w:after="0" w:line="240" w:lineRule="auto"/>
        <w:rPr>
          <w:rFonts w:ascii="Times New Roman" w:hAnsi="Times New Roman" w:cs="Times New Roman"/>
        </w:rPr>
      </w:pPr>
    </w:p>
    <w:p w14:paraId="59E323D7" w14:textId="77777777" w:rsidR="005979B0" w:rsidRDefault="005979B0">
      <w:pPr>
        <w:pStyle w:val="Heading2"/>
        <w:keepNext w:val="0"/>
        <w:keepLines w:val="0"/>
        <w:spacing w:before="360" w:after="80"/>
        <w:rPr>
          <w:rFonts w:ascii="Times New Roman" w:hAnsi="Times New Roman" w:cs="Times New Roman"/>
          <w:color w:val="000000"/>
          <w:sz w:val="22"/>
          <w:szCs w:val="22"/>
          <w:u w:val="single"/>
        </w:rPr>
      </w:pPr>
      <w:bookmarkStart w:id="78" w:name="_heading=h.2eo8dp7dt7dz" w:colFirst="0" w:colLast="0"/>
      <w:bookmarkEnd w:id="78"/>
    </w:p>
    <w:p w14:paraId="7D85454F" w14:textId="77777777" w:rsidR="005979B0" w:rsidRDefault="005979B0">
      <w:pPr>
        <w:pStyle w:val="Heading2"/>
        <w:keepNext w:val="0"/>
        <w:keepLines w:val="0"/>
        <w:spacing w:before="360" w:after="80"/>
        <w:rPr>
          <w:rFonts w:ascii="Times New Roman" w:hAnsi="Times New Roman" w:cs="Times New Roman"/>
          <w:color w:val="000000"/>
          <w:sz w:val="34"/>
          <w:szCs w:val="34"/>
        </w:rPr>
      </w:pPr>
    </w:p>
    <w:p w14:paraId="433C0596" w14:textId="77777777" w:rsidR="005979B0" w:rsidRDefault="005979B0">
      <w:pPr>
        <w:rPr>
          <w:ins w:id="79" w:author="Jeevan Joy Pious" w:date="2025-10-01T10:54:00Z"/>
        </w:rPr>
      </w:pPr>
    </w:p>
    <w:p w14:paraId="33AEC385" w14:textId="2542154F" w:rsidR="005979B0" w:rsidRDefault="00116867">
      <w:pPr>
        <w:pStyle w:val="Heading2"/>
        <w:keepNext w:val="0"/>
        <w:keepLines w:val="0"/>
        <w:spacing w:before="360" w:after="80"/>
        <w:rPr>
          <w:rFonts w:ascii="Times New Roman" w:hAnsi="Times New Roman" w:cs="Times New Roman"/>
          <w:color w:val="000000"/>
          <w:sz w:val="34"/>
          <w:szCs w:val="34"/>
          <w:lang w:val="en-IN"/>
        </w:rPr>
      </w:pPr>
      <w:bookmarkStart w:id="80" w:name="_heading=h.21d6ll1iza3u" w:colFirst="0" w:colLast="0"/>
      <w:bookmarkStart w:id="81" w:name="_heading=h.praqoqvvh029" w:colFirst="0" w:colLast="0"/>
      <w:bookmarkStart w:id="82" w:name="_heading=h.8ythtfc2bvg2" w:colFirst="0" w:colLast="0"/>
      <w:bookmarkStart w:id="83" w:name="_heading=h.gz0momyvyndw" w:colFirst="0" w:colLast="0"/>
      <w:bookmarkEnd w:id="80"/>
      <w:bookmarkEnd w:id="81"/>
      <w:bookmarkEnd w:id="82"/>
      <w:bookmarkEnd w:id="83"/>
      <w:r>
        <w:rPr>
          <w:rFonts w:ascii="Times New Roman" w:hAnsi="Times New Roman" w:cs="Times New Roman"/>
          <w:color w:val="000000"/>
          <w:sz w:val="34"/>
          <w:szCs w:val="34"/>
        </w:rPr>
        <w:t xml:space="preserve">Module </w:t>
      </w:r>
      <w:r>
        <w:rPr>
          <w:rFonts w:ascii="Times New Roman" w:hAnsi="Times New Roman" w:cs="Times New Roman"/>
          <w:color w:val="000000"/>
          <w:sz w:val="34"/>
          <w:szCs w:val="34"/>
          <w:lang w:val="en-US"/>
        </w:rPr>
        <w:t>7</w:t>
      </w:r>
      <w:r>
        <w:rPr>
          <w:rFonts w:ascii="Times New Roman" w:hAnsi="Times New Roman" w:cs="Times New Roman"/>
          <w:color w:val="000000"/>
          <w:sz w:val="34"/>
          <w:szCs w:val="34"/>
        </w:rPr>
        <w:t>:</w:t>
      </w:r>
      <w:r w:rsidR="00A10484">
        <w:rPr>
          <w:rFonts w:ascii="Times New Roman" w:hAnsi="Times New Roman" w:cs="Times New Roman"/>
          <w:color w:val="000000"/>
          <w:sz w:val="34"/>
          <w:szCs w:val="34"/>
        </w:rPr>
        <w:t xml:space="preserve"> </w:t>
      </w:r>
    </w:p>
    <w:p w14:paraId="0F166C71" w14:textId="158743C5" w:rsidR="005979B0" w:rsidRDefault="00116867">
      <w:pPr>
        <w:rPr>
          <w:rFonts w:ascii="Times New Roman" w:hAnsi="Times New Roman" w:cs="Times New Roman"/>
          <w:color w:val="000000" w:themeColor="text1"/>
          <w:lang w:val="en-US"/>
        </w:rPr>
      </w:pPr>
      <w:r>
        <w:rPr>
          <w:rFonts w:ascii="Times New Roman" w:hAnsi="Times New Roman" w:cs="Times New Roman"/>
          <w:caps/>
          <w:color w:val="4F81BD" w:themeColor="accent1"/>
          <w:lang w:val="en-US"/>
        </w:rPr>
        <w:t>Module Name: Product Master</w:t>
      </w:r>
      <w:r>
        <w:rPr>
          <w:rFonts w:ascii="Times New Roman" w:hAnsi="Times New Roman" w:cs="Times New Roman"/>
          <w:color w:val="000000" w:themeColor="text1"/>
          <w:lang w:val="en-US"/>
        </w:rPr>
        <w:t xml:space="preserve"> (ERP-driven, Read-only in Salesforce)</w:t>
      </w:r>
      <w:r w:rsidR="00A10484">
        <w:rPr>
          <w:rFonts w:ascii="Times New Roman" w:hAnsi="Times New Roman" w:cs="Times New Roman"/>
          <w:color w:val="000000" w:themeColor="text1"/>
          <w:lang w:val="en-US"/>
        </w:rPr>
        <w:t xml:space="preserve"> </w:t>
      </w:r>
      <w:r w:rsidR="00A10484">
        <w:rPr>
          <w:lang w:val="en-US"/>
        </w:rPr>
        <w:t xml:space="preserve"> </w:t>
      </w:r>
    </w:p>
    <w:p w14:paraId="4BCCA24B"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84" w:name="_heading=h.h3gswb1mi6a9" w:colFirst="0" w:colLast="0"/>
      <w:bookmarkEnd w:id="84"/>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Fields</w:t>
      </w:r>
    </w:p>
    <w:tbl>
      <w:tblPr>
        <w:tblW w:w="8193" w:type="dxa"/>
        <w:tblInd w:w="-5" w:type="dxa"/>
        <w:tblLayout w:type="fixed"/>
        <w:tblLook w:val="04A0" w:firstRow="1" w:lastRow="0" w:firstColumn="1" w:lastColumn="0" w:noHBand="0" w:noVBand="1"/>
      </w:tblPr>
      <w:tblGrid>
        <w:gridCol w:w="1823"/>
        <w:gridCol w:w="1429"/>
        <w:gridCol w:w="1412"/>
        <w:gridCol w:w="1076"/>
        <w:gridCol w:w="2453"/>
      </w:tblGrid>
      <w:tr w:rsidR="005979B0" w14:paraId="57251074" w14:textId="77777777">
        <w:trPr>
          <w:trHeight w:val="606"/>
        </w:trPr>
        <w:tc>
          <w:tcPr>
            <w:tcW w:w="182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2A60890"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Field Name</w:t>
            </w:r>
          </w:p>
        </w:tc>
        <w:tc>
          <w:tcPr>
            <w:tcW w:w="1429" w:type="dxa"/>
            <w:tcBorders>
              <w:top w:val="single" w:sz="4" w:space="0" w:color="auto"/>
              <w:left w:val="nil"/>
              <w:bottom w:val="single" w:sz="4" w:space="0" w:color="auto"/>
              <w:right w:val="single" w:sz="4" w:space="0" w:color="auto"/>
            </w:tcBorders>
            <w:shd w:val="clear" w:color="auto" w:fill="DBE5F1" w:themeFill="accent1" w:themeFillTint="33"/>
            <w:noWrap/>
          </w:tcPr>
          <w:p w14:paraId="10701B57"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Type</w:t>
            </w:r>
          </w:p>
        </w:tc>
        <w:tc>
          <w:tcPr>
            <w:tcW w:w="1412" w:type="dxa"/>
            <w:tcBorders>
              <w:top w:val="single" w:sz="4" w:space="0" w:color="auto"/>
              <w:left w:val="nil"/>
              <w:bottom w:val="single" w:sz="4" w:space="0" w:color="auto"/>
              <w:right w:val="single" w:sz="4" w:space="0" w:color="auto"/>
            </w:tcBorders>
            <w:shd w:val="clear" w:color="auto" w:fill="DBE5F1" w:themeFill="accent1" w:themeFillTint="33"/>
          </w:tcPr>
          <w:p w14:paraId="36EBDF53"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Optional/ Mandatory</w:t>
            </w:r>
          </w:p>
        </w:tc>
        <w:tc>
          <w:tcPr>
            <w:tcW w:w="1076" w:type="dxa"/>
            <w:tcBorders>
              <w:top w:val="single" w:sz="4" w:space="0" w:color="auto"/>
              <w:left w:val="nil"/>
              <w:bottom w:val="single" w:sz="4" w:space="0" w:color="auto"/>
              <w:right w:val="single" w:sz="4" w:space="0" w:color="auto"/>
            </w:tcBorders>
            <w:shd w:val="clear" w:color="auto" w:fill="DBE5F1" w:themeFill="accent1" w:themeFillTint="33"/>
          </w:tcPr>
          <w:p w14:paraId="0F6B75F9"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Picklist Values</w:t>
            </w:r>
          </w:p>
        </w:tc>
        <w:tc>
          <w:tcPr>
            <w:tcW w:w="2453" w:type="dxa"/>
            <w:tcBorders>
              <w:top w:val="single" w:sz="4" w:space="0" w:color="auto"/>
              <w:left w:val="nil"/>
              <w:bottom w:val="single" w:sz="4" w:space="0" w:color="auto"/>
              <w:right w:val="single" w:sz="4" w:space="0" w:color="auto"/>
            </w:tcBorders>
            <w:shd w:val="clear" w:color="auto" w:fill="DBE5F1" w:themeFill="accent1" w:themeFillTint="33"/>
          </w:tcPr>
          <w:p w14:paraId="329DA509"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Comments</w:t>
            </w:r>
          </w:p>
        </w:tc>
      </w:tr>
      <w:tr w:rsidR="005979B0" w14:paraId="0955CF6A" w14:textId="77777777">
        <w:trPr>
          <w:trHeight w:val="576"/>
        </w:trPr>
        <w:tc>
          <w:tcPr>
            <w:tcW w:w="1823" w:type="dxa"/>
            <w:tcBorders>
              <w:top w:val="nil"/>
              <w:left w:val="single" w:sz="4" w:space="0" w:color="auto"/>
              <w:bottom w:val="single" w:sz="4" w:space="0" w:color="auto"/>
              <w:right w:val="single" w:sz="4" w:space="0" w:color="auto"/>
            </w:tcBorders>
            <w:vAlign w:val="bottom"/>
          </w:tcPr>
          <w:p w14:paraId="5008A06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Code (ERP Key, Unique)</w:t>
            </w:r>
          </w:p>
        </w:tc>
        <w:tc>
          <w:tcPr>
            <w:tcW w:w="1429" w:type="dxa"/>
            <w:tcBorders>
              <w:top w:val="nil"/>
              <w:left w:val="nil"/>
              <w:bottom w:val="single" w:sz="4" w:space="0" w:color="auto"/>
              <w:right w:val="single" w:sz="4" w:space="0" w:color="auto"/>
            </w:tcBorders>
            <w:noWrap/>
            <w:vAlign w:val="bottom"/>
          </w:tcPr>
          <w:p w14:paraId="1FDA1CB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ins w:id="85" w:author="Manoj V Menon" w:date="2025-09-25T05:03:00Z">
              <w:r>
                <w:rPr>
                  <w:rFonts w:ascii="Times New Roman" w:eastAsia="Times New Roman" w:hAnsi="Times New Roman" w:cs="Times New Roman"/>
                  <w:color w:val="000000" w:themeColor="text1"/>
                  <w:lang w:val="en-IN"/>
                </w:rPr>
                <w:t xml:space="preserve">/Alpha </w:t>
              </w:r>
            </w:ins>
            <w:ins w:id="86" w:author="Manoj V Menon" w:date="2025-09-25T05:04:00Z">
              <w:r>
                <w:rPr>
                  <w:rFonts w:ascii="Times New Roman" w:eastAsia="Times New Roman" w:hAnsi="Times New Roman" w:cs="Times New Roman"/>
                  <w:color w:val="000000" w:themeColor="text1"/>
                  <w:lang w:val="en-IN"/>
                </w:rPr>
                <w:t>Numeric</w:t>
              </w:r>
            </w:ins>
          </w:p>
        </w:tc>
        <w:tc>
          <w:tcPr>
            <w:tcW w:w="1412" w:type="dxa"/>
            <w:tcBorders>
              <w:top w:val="nil"/>
              <w:left w:val="nil"/>
              <w:bottom w:val="single" w:sz="4" w:space="0" w:color="auto"/>
              <w:right w:val="single" w:sz="4" w:space="0" w:color="auto"/>
            </w:tcBorders>
            <w:noWrap/>
            <w:vAlign w:val="bottom"/>
          </w:tcPr>
          <w:p w14:paraId="31CF1EA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0C0E93C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43E34C4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Unique code for the product (ERP unique key).</w:t>
            </w:r>
            <w:ins w:id="87" w:author="Manoj V Menon" w:date="2025-09-24T10:15:00Z">
              <w:r>
                <w:rPr>
                  <w:rFonts w:ascii="Times New Roman" w:eastAsia="Times New Roman" w:hAnsi="Times New Roman" w:cs="Times New Roman"/>
                  <w:color w:val="000000" w:themeColor="text1"/>
                  <w:lang w:val="en-IN"/>
                </w:rPr>
                <w:t xml:space="preserve"> Need more fields: </w:t>
              </w:r>
              <w:r>
                <w:rPr>
                  <w:rFonts w:ascii="Times New Roman" w:eastAsia="Times New Roman" w:hAnsi="Times New Roman" w:cs="Times New Roman"/>
                  <w:color w:val="000000" w:themeColor="text1"/>
                  <w:lang w:val="en-IN"/>
                </w:rPr>
                <w:lastRenderedPageBreak/>
                <w:t>Product Name, Make/Brand, Manufacturing Date, Exp</w:t>
              </w:r>
            </w:ins>
            <w:ins w:id="88" w:author="Manoj V Menon" w:date="2025-09-24T10:16:00Z">
              <w:r>
                <w:rPr>
                  <w:rFonts w:ascii="Times New Roman" w:eastAsia="Times New Roman" w:hAnsi="Times New Roman" w:cs="Times New Roman"/>
                  <w:color w:val="000000" w:themeColor="text1"/>
                  <w:lang w:val="en-IN"/>
                </w:rPr>
                <w:t xml:space="preserve">iry, </w:t>
              </w:r>
              <w:proofErr w:type="spellStart"/>
              <w:r>
                <w:rPr>
                  <w:rFonts w:ascii="Times New Roman" w:eastAsia="Times New Roman" w:hAnsi="Times New Roman" w:cs="Times New Roman"/>
                  <w:color w:val="000000" w:themeColor="text1"/>
                  <w:lang w:val="en-IN"/>
                </w:rPr>
                <w:t>Color</w:t>
              </w:r>
              <w:proofErr w:type="spellEnd"/>
              <w:r>
                <w:rPr>
                  <w:rFonts w:ascii="Times New Roman" w:eastAsia="Times New Roman" w:hAnsi="Times New Roman" w:cs="Times New Roman"/>
                  <w:color w:val="000000" w:themeColor="text1"/>
                  <w:lang w:val="en-IN"/>
                </w:rPr>
                <w:t>, weight, size, packing size, shipping conditions (normal, cold, -20 etc.)</w:t>
              </w:r>
            </w:ins>
            <w:ins w:id="89" w:author="Manoj V Menon" w:date="2025-09-24T10:17:00Z">
              <w:r>
                <w:rPr>
                  <w:rFonts w:ascii="Times New Roman" w:eastAsia="Times New Roman" w:hAnsi="Times New Roman" w:cs="Times New Roman"/>
                  <w:color w:val="000000" w:themeColor="text1"/>
                  <w:lang w:val="en-IN"/>
                </w:rPr>
                <w:t xml:space="preserve">, Quantity per unit box, storing conditions, restricted items or not. </w:t>
              </w:r>
            </w:ins>
            <w:ins w:id="90" w:author="Manoj V Menon" w:date="2025-09-24T10:20:00Z">
              <w:r>
                <w:rPr>
                  <w:rFonts w:ascii="Times New Roman" w:eastAsia="Times New Roman" w:hAnsi="Times New Roman" w:cs="Times New Roman"/>
                  <w:color w:val="000000" w:themeColor="text1"/>
                  <w:lang w:val="en-IN"/>
                </w:rPr>
                <w:t xml:space="preserve">Sterile or not; </w:t>
              </w:r>
            </w:ins>
            <w:ins w:id="91" w:author="Manoj V Menon" w:date="2025-09-24T10:18:00Z">
              <w:r>
                <w:rPr>
                  <w:rFonts w:ascii="Times New Roman" w:eastAsia="Times New Roman" w:hAnsi="Times New Roman" w:cs="Times New Roman"/>
                  <w:color w:val="000000" w:themeColor="text1"/>
                  <w:lang w:val="en-IN"/>
                </w:rPr>
                <w:t xml:space="preserve">Price per </w:t>
              </w:r>
              <w:commentRangeStart w:id="92"/>
              <w:commentRangeStart w:id="93"/>
              <w:r>
                <w:rPr>
                  <w:rFonts w:ascii="Times New Roman" w:eastAsia="Times New Roman" w:hAnsi="Times New Roman" w:cs="Times New Roman"/>
                  <w:color w:val="000000" w:themeColor="text1"/>
                  <w:lang w:val="en-IN"/>
                </w:rPr>
                <w:t>unit</w:t>
              </w:r>
            </w:ins>
            <w:commentRangeEnd w:id="92"/>
            <w:r>
              <w:rPr>
                <w:rStyle w:val="CommentReference"/>
                <w:rFonts w:ascii="Times New Roman" w:eastAsia="Times New Roman" w:hAnsi="Times New Roman" w:cs="Times New Roman"/>
                <w:color w:val="000000" w:themeColor="text1"/>
                <w:sz w:val="22"/>
                <w:szCs w:val="22"/>
                <w:lang w:val="en-IN"/>
              </w:rPr>
              <w:commentReference w:id="92"/>
            </w:r>
            <w:commentRangeEnd w:id="93"/>
            <w:r w:rsidR="00C72A00">
              <w:rPr>
                <w:rStyle w:val="CommentReference"/>
                <w:rFonts w:ascii="Times New Roman" w:eastAsia="Times New Roman" w:hAnsi="Times New Roman" w:cs="Times New Roman"/>
                <w:color w:val="000000" w:themeColor="text1"/>
                <w:sz w:val="22"/>
                <w:szCs w:val="22"/>
                <w:lang w:val="en-IN"/>
              </w:rPr>
              <w:commentReference w:id="93"/>
            </w:r>
            <w:ins w:id="94" w:author="Manoj V Menon" w:date="2025-09-24T10:18:00Z">
              <w:r>
                <w:rPr>
                  <w:rFonts w:ascii="Times New Roman" w:eastAsia="Times New Roman" w:hAnsi="Times New Roman" w:cs="Times New Roman"/>
                  <w:color w:val="000000" w:themeColor="text1"/>
                  <w:lang w:val="en-IN"/>
                </w:rPr>
                <w:t xml:space="preserve">, </w:t>
              </w:r>
            </w:ins>
          </w:p>
        </w:tc>
      </w:tr>
      <w:tr w:rsidR="005979B0" w14:paraId="65BF2F68" w14:textId="77777777">
        <w:trPr>
          <w:trHeight w:val="576"/>
        </w:trPr>
        <w:tc>
          <w:tcPr>
            <w:tcW w:w="1823" w:type="dxa"/>
            <w:tcBorders>
              <w:top w:val="nil"/>
              <w:left w:val="single" w:sz="4" w:space="0" w:color="auto"/>
              <w:bottom w:val="single" w:sz="4" w:space="0" w:color="auto"/>
              <w:right w:val="single" w:sz="4" w:space="0" w:color="auto"/>
            </w:tcBorders>
            <w:vAlign w:val="bottom"/>
          </w:tcPr>
          <w:p w14:paraId="7459F0E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Line Description</w:t>
            </w:r>
          </w:p>
        </w:tc>
        <w:tc>
          <w:tcPr>
            <w:tcW w:w="1429" w:type="dxa"/>
            <w:tcBorders>
              <w:top w:val="nil"/>
              <w:left w:val="nil"/>
              <w:bottom w:val="single" w:sz="4" w:space="0" w:color="auto"/>
              <w:right w:val="single" w:sz="4" w:space="0" w:color="auto"/>
            </w:tcBorders>
            <w:noWrap/>
            <w:vAlign w:val="bottom"/>
          </w:tcPr>
          <w:p w14:paraId="2978CEE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Borders>
              <w:top w:val="nil"/>
              <w:left w:val="nil"/>
              <w:bottom w:val="single" w:sz="4" w:space="0" w:color="auto"/>
              <w:right w:val="single" w:sz="4" w:space="0" w:color="auto"/>
            </w:tcBorders>
            <w:noWrap/>
            <w:vAlign w:val="bottom"/>
          </w:tcPr>
          <w:p w14:paraId="50686FB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3E4540F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27D8BAB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Short description of the product.</w:t>
            </w:r>
          </w:p>
        </w:tc>
      </w:tr>
      <w:tr w:rsidR="005979B0" w14:paraId="5AEF17AD" w14:textId="77777777">
        <w:trPr>
          <w:trHeight w:val="1152"/>
        </w:trPr>
        <w:tc>
          <w:tcPr>
            <w:tcW w:w="1823" w:type="dxa"/>
            <w:tcBorders>
              <w:top w:val="nil"/>
              <w:left w:val="single" w:sz="4" w:space="0" w:color="auto"/>
              <w:bottom w:val="single" w:sz="4" w:space="0" w:color="auto"/>
              <w:right w:val="single" w:sz="4" w:space="0" w:color="auto"/>
            </w:tcBorders>
            <w:vAlign w:val="bottom"/>
          </w:tcPr>
          <w:p w14:paraId="6A6FDE7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Detailed Description (Features &amp; Specifications)</w:t>
            </w:r>
          </w:p>
        </w:tc>
        <w:tc>
          <w:tcPr>
            <w:tcW w:w="1429" w:type="dxa"/>
            <w:tcBorders>
              <w:top w:val="nil"/>
              <w:left w:val="nil"/>
              <w:bottom w:val="single" w:sz="4" w:space="0" w:color="auto"/>
              <w:right w:val="single" w:sz="4" w:space="0" w:color="auto"/>
            </w:tcBorders>
            <w:noWrap/>
            <w:vAlign w:val="bottom"/>
          </w:tcPr>
          <w:p w14:paraId="173867D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Borders>
              <w:top w:val="nil"/>
              <w:left w:val="nil"/>
              <w:bottom w:val="single" w:sz="4" w:space="0" w:color="auto"/>
              <w:right w:val="single" w:sz="4" w:space="0" w:color="auto"/>
            </w:tcBorders>
            <w:noWrap/>
            <w:vAlign w:val="bottom"/>
          </w:tcPr>
          <w:p w14:paraId="5830A71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4BDCD96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111DA6D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Detailed description of the product including features and specifications.</w:t>
            </w:r>
          </w:p>
        </w:tc>
      </w:tr>
      <w:tr w:rsidR="005979B0" w14:paraId="59521C9E" w14:textId="77777777">
        <w:trPr>
          <w:trHeight w:val="1152"/>
        </w:trPr>
        <w:tc>
          <w:tcPr>
            <w:tcW w:w="1823" w:type="dxa"/>
            <w:tcBorders>
              <w:top w:val="nil"/>
              <w:left w:val="single" w:sz="4" w:space="0" w:color="auto"/>
              <w:bottom w:val="single" w:sz="4" w:space="0" w:color="auto"/>
              <w:right w:val="single" w:sz="4" w:space="0" w:color="auto"/>
            </w:tcBorders>
            <w:vAlign w:val="bottom"/>
          </w:tcPr>
          <w:p w14:paraId="61E6B92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Vertical</w:t>
            </w:r>
          </w:p>
        </w:tc>
        <w:tc>
          <w:tcPr>
            <w:tcW w:w="1429" w:type="dxa"/>
            <w:tcBorders>
              <w:top w:val="nil"/>
              <w:left w:val="nil"/>
              <w:bottom w:val="single" w:sz="4" w:space="0" w:color="auto"/>
              <w:right w:val="single" w:sz="4" w:space="0" w:color="auto"/>
            </w:tcBorders>
            <w:noWrap/>
            <w:vAlign w:val="bottom"/>
          </w:tcPr>
          <w:p w14:paraId="6A08A8FD" w14:textId="193122A7" w:rsidR="005979B0" w:rsidRDefault="00012E91" w:rsidP="00012E91">
            <w:pPr>
              <w:spacing w:after="0" w:line="240" w:lineRule="auto"/>
              <w:rPr>
                <w:rFonts w:ascii="Times New Roman" w:eastAsia="Times New Roman" w:hAnsi="Times New Roman" w:cs="Times New Roman"/>
                <w:color w:val="000000"/>
                <w:lang w:val="en-IN"/>
              </w:rPr>
            </w:pPr>
            <w:commentRangeStart w:id="95"/>
            <w:commentRangeStart w:id="96"/>
            <w:r>
              <w:rPr>
                <w:rFonts w:ascii="Times New Roman" w:eastAsia="Times New Roman" w:hAnsi="Times New Roman" w:cs="Times New Roman"/>
                <w:color w:val="000000" w:themeColor="text1"/>
                <w:lang w:val="en-IN"/>
              </w:rPr>
              <w:t>Text</w:t>
            </w:r>
            <w:commentRangeEnd w:id="95"/>
            <w:r w:rsidR="009F69C2">
              <w:rPr>
                <w:rStyle w:val="CommentReference"/>
                <w:rFonts w:ascii="Times New Roman" w:eastAsia="Times New Roman" w:hAnsi="Times New Roman" w:cs="Times New Roman"/>
                <w:color w:val="000000"/>
                <w:sz w:val="22"/>
                <w:szCs w:val="22"/>
                <w:lang w:val="en-IN"/>
              </w:rPr>
              <w:commentReference w:id="95"/>
            </w:r>
            <w:commentRangeEnd w:id="96"/>
            <w:r w:rsidR="004651B6">
              <w:rPr>
                <w:rStyle w:val="CommentReference"/>
                <w:rFonts w:ascii="Times New Roman" w:eastAsia="Times New Roman" w:hAnsi="Times New Roman" w:cs="Times New Roman"/>
                <w:color w:val="000000"/>
                <w:sz w:val="22"/>
                <w:szCs w:val="22"/>
                <w:lang w:val="en-IN"/>
              </w:rPr>
              <w:commentReference w:id="96"/>
            </w:r>
          </w:p>
        </w:tc>
        <w:tc>
          <w:tcPr>
            <w:tcW w:w="1412" w:type="dxa"/>
            <w:tcBorders>
              <w:top w:val="nil"/>
              <w:left w:val="nil"/>
              <w:bottom w:val="single" w:sz="4" w:space="0" w:color="auto"/>
              <w:right w:val="single" w:sz="4" w:space="0" w:color="auto"/>
            </w:tcBorders>
            <w:noWrap/>
            <w:vAlign w:val="bottom"/>
          </w:tcPr>
          <w:p w14:paraId="55EE7E4A" w14:textId="77777777" w:rsidR="005979B0" w:rsidRDefault="00116867">
            <w:pPr>
              <w:spacing w:after="0" w:line="240" w:lineRule="auto"/>
              <w:rPr>
                <w:rFonts w:ascii="Times New Roman" w:eastAsia="Times New Roman" w:hAnsi="Times New Roman" w:cs="Times New Roman"/>
                <w:color w:val="000000" w:themeColor="text1"/>
                <w:lang w:val="en-IN"/>
              </w:rPr>
            </w:pPr>
            <w:ins w:id="97" w:author="Manoj V Menon" w:date="2025-09-24T10:06:00Z">
              <w:r>
                <w:rPr>
                  <w:rFonts w:ascii="Times New Roman" w:eastAsia="Times New Roman" w:hAnsi="Times New Roman" w:cs="Times New Roman"/>
                  <w:color w:val="000000" w:themeColor="text1"/>
                  <w:lang w:val="en-IN"/>
                </w:rPr>
                <w:t xml:space="preserve"> </w:t>
              </w:r>
            </w:ins>
            <w:r>
              <w:rPr>
                <w:rFonts w:ascii="Times New Roman" w:eastAsia="Times New Roman" w:hAnsi="Times New Roman" w:cs="Times New Roman"/>
                <w:color w:val="000000" w:themeColor="text1"/>
                <w:lang w:val="en-IN"/>
              </w:rPr>
              <w:t>Optional</w:t>
            </w:r>
          </w:p>
        </w:tc>
        <w:tc>
          <w:tcPr>
            <w:tcW w:w="1076" w:type="dxa"/>
            <w:tcBorders>
              <w:top w:val="nil"/>
              <w:left w:val="nil"/>
              <w:bottom w:val="single" w:sz="4" w:space="0" w:color="auto"/>
              <w:right w:val="single" w:sz="4" w:space="0" w:color="auto"/>
            </w:tcBorders>
            <w:noWrap/>
            <w:vAlign w:val="bottom"/>
          </w:tcPr>
          <w:p w14:paraId="49181DD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332F822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The vertical or business sector the product is related to.</w:t>
            </w:r>
          </w:p>
        </w:tc>
      </w:tr>
      <w:tr w:rsidR="005979B0" w14:paraId="00431E57" w14:textId="77777777">
        <w:trPr>
          <w:trHeight w:val="576"/>
        </w:trPr>
        <w:tc>
          <w:tcPr>
            <w:tcW w:w="1823" w:type="dxa"/>
            <w:tcBorders>
              <w:top w:val="nil"/>
              <w:left w:val="single" w:sz="4" w:space="0" w:color="auto"/>
              <w:bottom w:val="single" w:sz="4" w:space="0" w:color="auto"/>
              <w:right w:val="single" w:sz="4" w:space="0" w:color="auto"/>
            </w:tcBorders>
            <w:vAlign w:val="bottom"/>
          </w:tcPr>
          <w:p w14:paraId="3D51412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Category</w:t>
            </w:r>
          </w:p>
        </w:tc>
        <w:tc>
          <w:tcPr>
            <w:tcW w:w="1429" w:type="dxa"/>
            <w:tcBorders>
              <w:top w:val="nil"/>
              <w:left w:val="nil"/>
              <w:bottom w:val="single" w:sz="4" w:space="0" w:color="auto"/>
              <w:right w:val="single" w:sz="4" w:space="0" w:color="auto"/>
            </w:tcBorders>
            <w:noWrap/>
            <w:vAlign w:val="bottom"/>
          </w:tcPr>
          <w:p w14:paraId="1C5739A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Borders>
              <w:top w:val="nil"/>
              <w:left w:val="nil"/>
              <w:bottom w:val="single" w:sz="4" w:space="0" w:color="auto"/>
              <w:right w:val="single" w:sz="4" w:space="0" w:color="auto"/>
            </w:tcBorders>
            <w:noWrap/>
            <w:vAlign w:val="bottom"/>
          </w:tcPr>
          <w:p w14:paraId="3BB03F8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23983B9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397D808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xml:space="preserve">Main classification for the product. </w:t>
            </w:r>
          </w:p>
        </w:tc>
      </w:tr>
      <w:tr w:rsidR="005979B0" w14:paraId="04219ECA" w14:textId="77777777">
        <w:trPr>
          <w:trHeight w:val="864"/>
        </w:trPr>
        <w:tc>
          <w:tcPr>
            <w:tcW w:w="1823" w:type="dxa"/>
            <w:tcBorders>
              <w:top w:val="nil"/>
              <w:left w:val="single" w:sz="4" w:space="0" w:color="auto"/>
              <w:bottom w:val="single" w:sz="4" w:space="0" w:color="auto"/>
              <w:right w:val="single" w:sz="4" w:space="0" w:color="auto"/>
            </w:tcBorders>
            <w:vAlign w:val="bottom"/>
          </w:tcPr>
          <w:p w14:paraId="353A783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Sub Category</w:t>
            </w:r>
          </w:p>
        </w:tc>
        <w:tc>
          <w:tcPr>
            <w:tcW w:w="1429" w:type="dxa"/>
            <w:tcBorders>
              <w:top w:val="nil"/>
              <w:left w:val="nil"/>
              <w:bottom w:val="single" w:sz="4" w:space="0" w:color="auto"/>
              <w:right w:val="single" w:sz="4" w:space="0" w:color="auto"/>
            </w:tcBorders>
            <w:noWrap/>
            <w:vAlign w:val="bottom"/>
          </w:tcPr>
          <w:p w14:paraId="6142077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Borders>
              <w:top w:val="nil"/>
              <w:left w:val="nil"/>
              <w:bottom w:val="single" w:sz="4" w:space="0" w:color="auto"/>
              <w:right w:val="single" w:sz="4" w:space="0" w:color="auto"/>
            </w:tcBorders>
            <w:noWrap/>
            <w:vAlign w:val="bottom"/>
          </w:tcPr>
          <w:p w14:paraId="7F6059E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7348129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3DF5FBF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Sub classification under the category for the product.</w:t>
            </w:r>
          </w:p>
        </w:tc>
      </w:tr>
      <w:tr w:rsidR="005979B0" w14:paraId="6CF65341" w14:textId="77777777">
        <w:trPr>
          <w:trHeight w:val="576"/>
        </w:trPr>
        <w:tc>
          <w:tcPr>
            <w:tcW w:w="1823" w:type="dxa"/>
            <w:tcBorders>
              <w:top w:val="nil"/>
              <w:left w:val="single" w:sz="4" w:space="0" w:color="auto"/>
              <w:bottom w:val="single" w:sz="4" w:space="0" w:color="auto"/>
              <w:right w:val="single" w:sz="4" w:space="0" w:color="auto"/>
            </w:tcBorders>
            <w:vAlign w:val="bottom"/>
          </w:tcPr>
          <w:p w14:paraId="336A94F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Name</w:t>
            </w:r>
          </w:p>
        </w:tc>
        <w:tc>
          <w:tcPr>
            <w:tcW w:w="1429" w:type="dxa"/>
            <w:tcBorders>
              <w:top w:val="nil"/>
              <w:left w:val="nil"/>
              <w:bottom w:val="single" w:sz="4" w:space="0" w:color="auto"/>
              <w:right w:val="single" w:sz="4" w:space="0" w:color="auto"/>
            </w:tcBorders>
            <w:noWrap/>
            <w:vAlign w:val="bottom"/>
          </w:tcPr>
          <w:p w14:paraId="67C13AEE" w14:textId="2ADA3B3D"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412" w:type="dxa"/>
            <w:tcBorders>
              <w:top w:val="nil"/>
              <w:left w:val="nil"/>
              <w:bottom w:val="single" w:sz="4" w:space="0" w:color="auto"/>
              <w:right w:val="single" w:sz="4" w:space="0" w:color="auto"/>
            </w:tcBorders>
            <w:noWrap/>
            <w:vAlign w:val="bottom"/>
          </w:tcPr>
          <w:p w14:paraId="50CBADC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09827DD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06FC5B22" w14:textId="77777777" w:rsidR="005979B0" w:rsidRDefault="005979B0">
            <w:pPr>
              <w:spacing w:after="0" w:line="240" w:lineRule="auto"/>
              <w:rPr>
                <w:rFonts w:ascii="Times New Roman" w:eastAsia="Times New Roman" w:hAnsi="Times New Roman" w:cs="Times New Roman"/>
                <w:color w:val="000000"/>
                <w:lang w:val="en-IN"/>
              </w:rPr>
            </w:pPr>
          </w:p>
        </w:tc>
      </w:tr>
      <w:tr w:rsidR="005979B0" w14:paraId="445ADAB6" w14:textId="77777777">
        <w:trPr>
          <w:trHeight w:val="576"/>
        </w:trPr>
        <w:tc>
          <w:tcPr>
            <w:tcW w:w="1823" w:type="dxa"/>
            <w:tcBorders>
              <w:top w:val="nil"/>
              <w:left w:val="single" w:sz="4" w:space="0" w:color="auto"/>
              <w:bottom w:val="single" w:sz="4" w:space="0" w:color="auto"/>
              <w:right w:val="single" w:sz="4" w:space="0" w:color="auto"/>
            </w:tcBorders>
            <w:vAlign w:val="bottom"/>
          </w:tcPr>
          <w:p w14:paraId="33C6165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Brand</w:t>
            </w:r>
          </w:p>
        </w:tc>
        <w:tc>
          <w:tcPr>
            <w:tcW w:w="1429" w:type="dxa"/>
            <w:tcBorders>
              <w:top w:val="nil"/>
              <w:left w:val="nil"/>
              <w:bottom w:val="single" w:sz="4" w:space="0" w:color="auto"/>
              <w:right w:val="single" w:sz="4" w:space="0" w:color="auto"/>
            </w:tcBorders>
            <w:noWrap/>
            <w:vAlign w:val="bottom"/>
          </w:tcPr>
          <w:p w14:paraId="2557A169" w14:textId="111F678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412" w:type="dxa"/>
            <w:tcBorders>
              <w:top w:val="nil"/>
              <w:left w:val="nil"/>
              <w:bottom w:val="single" w:sz="4" w:space="0" w:color="auto"/>
              <w:right w:val="single" w:sz="4" w:space="0" w:color="auto"/>
            </w:tcBorders>
            <w:noWrap/>
            <w:vAlign w:val="bottom"/>
          </w:tcPr>
          <w:p w14:paraId="3697D66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6CDC40D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281ED37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Brand or manufacturer name.</w:t>
            </w:r>
          </w:p>
        </w:tc>
      </w:tr>
      <w:tr w:rsidR="005979B0" w14:paraId="7F4208C0" w14:textId="77777777">
        <w:trPr>
          <w:trHeight w:val="864"/>
        </w:trPr>
        <w:tc>
          <w:tcPr>
            <w:tcW w:w="1823" w:type="dxa"/>
            <w:tcBorders>
              <w:top w:val="nil"/>
              <w:left w:val="single" w:sz="4" w:space="0" w:color="auto"/>
              <w:bottom w:val="single" w:sz="4" w:space="0" w:color="auto"/>
              <w:right w:val="single" w:sz="4" w:space="0" w:color="auto"/>
            </w:tcBorders>
            <w:vAlign w:val="bottom"/>
          </w:tcPr>
          <w:p w14:paraId="7854D5B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Percentage (from HSN Master)</w:t>
            </w:r>
          </w:p>
        </w:tc>
        <w:tc>
          <w:tcPr>
            <w:tcW w:w="1429" w:type="dxa"/>
            <w:tcBorders>
              <w:top w:val="nil"/>
              <w:left w:val="nil"/>
              <w:bottom w:val="single" w:sz="4" w:space="0" w:color="auto"/>
              <w:right w:val="single" w:sz="4" w:space="0" w:color="auto"/>
            </w:tcBorders>
            <w:noWrap/>
            <w:vAlign w:val="bottom"/>
          </w:tcPr>
          <w:p w14:paraId="6551B0D6" w14:textId="5BE5EFDB"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Number</w:t>
            </w:r>
          </w:p>
        </w:tc>
        <w:tc>
          <w:tcPr>
            <w:tcW w:w="1412" w:type="dxa"/>
            <w:tcBorders>
              <w:top w:val="nil"/>
              <w:left w:val="nil"/>
              <w:bottom w:val="single" w:sz="4" w:space="0" w:color="auto"/>
              <w:right w:val="single" w:sz="4" w:space="0" w:color="auto"/>
            </w:tcBorders>
            <w:noWrap/>
            <w:vAlign w:val="bottom"/>
          </w:tcPr>
          <w:p w14:paraId="708D9D0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6B7EBE8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294B71B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percentage based on HSN master.</w:t>
            </w:r>
          </w:p>
        </w:tc>
      </w:tr>
      <w:tr w:rsidR="005979B0" w14:paraId="1A86489B" w14:textId="77777777">
        <w:trPr>
          <w:trHeight w:val="864"/>
        </w:trPr>
        <w:tc>
          <w:tcPr>
            <w:tcW w:w="1823" w:type="dxa"/>
            <w:tcBorders>
              <w:top w:val="nil"/>
              <w:left w:val="single" w:sz="4" w:space="0" w:color="auto"/>
              <w:bottom w:val="single" w:sz="4" w:space="0" w:color="auto"/>
              <w:right w:val="single" w:sz="4" w:space="0" w:color="auto"/>
            </w:tcBorders>
            <w:vAlign w:val="bottom"/>
          </w:tcPr>
          <w:p w14:paraId="749302B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Status</w:t>
            </w:r>
          </w:p>
        </w:tc>
        <w:tc>
          <w:tcPr>
            <w:tcW w:w="1429" w:type="dxa"/>
            <w:tcBorders>
              <w:top w:val="nil"/>
              <w:left w:val="nil"/>
              <w:bottom w:val="single" w:sz="4" w:space="0" w:color="auto"/>
              <w:right w:val="single" w:sz="4" w:space="0" w:color="auto"/>
            </w:tcBorders>
            <w:noWrap/>
            <w:vAlign w:val="bottom"/>
          </w:tcPr>
          <w:p w14:paraId="46DC099C"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Picklist</w:t>
            </w:r>
          </w:p>
        </w:tc>
        <w:tc>
          <w:tcPr>
            <w:tcW w:w="1412" w:type="dxa"/>
            <w:tcBorders>
              <w:top w:val="nil"/>
              <w:left w:val="nil"/>
              <w:bottom w:val="single" w:sz="4" w:space="0" w:color="auto"/>
              <w:right w:val="single" w:sz="4" w:space="0" w:color="auto"/>
            </w:tcBorders>
            <w:noWrap/>
            <w:vAlign w:val="bottom"/>
          </w:tcPr>
          <w:p w14:paraId="02698B8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0016088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Active</w:t>
            </w:r>
          </w:p>
          <w:p w14:paraId="2619819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Inactive</w:t>
            </w:r>
          </w:p>
        </w:tc>
        <w:tc>
          <w:tcPr>
            <w:tcW w:w="2453" w:type="dxa"/>
            <w:tcBorders>
              <w:top w:val="nil"/>
              <w:left w:val="nil"/>
              <w:bottom w:val="single" w:sz="4" w:space="0" w:color="auto"/>
              <w:right w:val="single" w:sz="4" w:space="0" w:color="auto"/>
            </w:tcBorders>
            <w:vAlign w:val="bottom"/>
          </w:tcPr>
          <w:p w14:paraId="3B8C903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Status of Product</w:t>
            </w:r>
          </w:p>
        </w:tc>
      </w:tr>
      <w:tr w:rsidR="005979B0" w14:paraId="421A4C98" w14:textId="77777777">
        <w:trPr>
          <w:trHeight w:val="864"/>
        </w:trPr>
        <w:tc>
          <w:tcPr>
            <w:tcW w:w="1823" w:type="dxa"/>
            <w:tcBorders>
              <w:top w:val="nil"/>
              <w:left w:val="single" w:sz="4" w:space="0" w:color="auto"/>
              <w:bottom w:val="single" w:sz="4" w:space="0" w:color="auto"/>
              <w:right w:val="single" w:sz="4" w:space="0" w:color="auto"/>
            </w:tcBorders>
            <w:vAlign w:val="bottom"/>
          </w:tcPr>
          <w:p w14:paraId="492476E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HSN Code (Domestic)</w:t>
            </w:r>
          </w:p>
        </w:tc>
        <w:tc>
          <w:tcPr>
            <w:tcW w:w="1429" w:type="dxa"/>
            <w:tcBorders>
              <w:top w:val="nil"/>
              <w:left w:val="nil"/>
              <w:bottom w:val="single" w:sz="4" w:space="0" w:color="auto"/>
              <w:right w:val="single" w:sz="4" w:space="0" w:color="auto"/>
            </w:tcBorders>
            <w:noWrap/>
            <w:vAlign w:val="bottom"/>
          </w:tcPr>
          <w:p w14:paraId="1898BDD4" w14:textId="1F2F7DCD" w:rsidR="005979B0" w:rsidRDefault="005979B0">
            <w:pPr>
              <w:spacing w:after="0" w:line="240" w:lineRule="auto"/>
              <w:rPr>
                <w:rFonts w:ascii="Times New Roman" w:eastAsia="Times New Roman" w:hAnsi="Times New Roman" w:cs="Times New Roman"/>
                <w:color w:val="000000"/>
                <w:lang w:val="en-IN"/>
              </w:rPr>
            </w:pPr>
          </w:p>
        </w:tc>
        <w:tc>
          <w:tcPr>
            <w:tcW w:w="1412" w:type="dxa"/>
            <w:tcBorders>
              <w:top w:val="nil"/>
              <w:left w:val="nil"/>
              <w:bottom w:val="single" w:sz="4" w:space="0" w:color="auto"/>
              <w:right w:val="single" w:sz="4" w:space="0" w:color="auto"/>
            </w:tcBorders>
            <w:noWrap/>
            <w:vAlign w:val="bottom"/>
          </w:tcPr>
          <w:p w14:paraId="741A3E56"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Mandatory</w:t>
            </w:r>
          </w:p>
        </w:tc>
        <w:tc>
          <w:tcPr>
            <w:tcW w:w="1076" w:type="dxa"/>
            <w:tcBorders>
              <w:top w:val="nil"/>
              <w:left w:val="nil"/>
              <w:bottom w:val="single" w:sz="4" w:space="0" w:color="auto"/>
              <w:right w:val="single" w:sz="4" w:space="0" w:color="auto"/>
            </w:tcBorders>
            <w:noWrap/>
            <w:vAlign w:val="bottom"/>
          </w:tcPr>
          <w:p w14:paraId="480C8F5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5EF6A34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HSN code for domestic tax classification.</w:t>
            </w:r>
          </w:p>
        </w:tc>
      </w:tr>
      <w:tr w:rsidR="005979B0" w14:paraId="34ADFEFC" w14:textId="77777777">
        <w:trPr>
          <w:trHeight w:val="864"/>
        </w:trPr>
        <w:tc>
          <w:tcPr>
            <w:tcW w:w="1823" w:type="dxa"/>
            <w:tcBorders>
              <w:top w:val="nil"/>
              <w:left w:val="single" w:sz="4" w:space="0" w:color="auto"/>
              <w:bottom w:val="single" w:sz="4" w:space="0" w:color="auto"/>
              <w:right w:val="single" w:sz="4" w:space="0" w:color="auto"/>
            </w:tcBorders>
            <w:vAlign w:val="bottom"/>
          </w:tcPr>
          <w:p w14:paraId="439D6BC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HSN Code (International)</w:t>
            </w:r>
          </w:p>
        </w:tc>
        <w:tc>
          <w:tcPr>
            <w:tcW w:w="1429" w:type="dxa"/>
            <w:tcBorders>
              <w:top w:val="nil"/>
              <w:left w:val="nil"/>
              <w:bottom w:val="single" w:sz="4" w:space="0" w:color="auto"/>
              <w:right w:val="single" w:sz="4" w:space="0" w:color="auto"/>
            </w:tcBorders>
            <w:noWrap/>
            <w:vAlign w:val="bottom"/>
          </w:tcPr>
          <w:p w14:paraId="109E02D0" w14:textId="7BF9E1C2"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412" w:type="dxa"/>
            <w:tcBorders>
              <w:top w:val="nil"/>
              <w:left w:val="nil"/>
              <w:bottom w:val="single" w:sz="4" w:space="0" w:color="auto"/>
              <w:right w:val="single" w:sz="4" w:space="0" w:color="auto"/>
            </w:tcBorders>
            <w:noWrap/>
            <w:vAlign w:val="bottom"/>
          </w:tcPr>
          <w:p w14:paraId="78CDFFF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5848D11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24FCBED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HSN code for international classification.</w:t>
            </w:r>
          </w:p>
        </w:tc>
      </w:tr>
      <w:tr w:rsidR="005979B0" w14:paraId="77D09407" w14:textId="77777777">
        <w:trPr>
          <w:trHeight w:val="1152"/>
        </w:trPr>
        <w:tc>
          <w:tcPr>
            <w:tcW w:w="1823" w:type="dxa"/>
            <w:tcBorders>
              <w:top w:val="nil"/>
              <w:left w:val="single" w:sz="4" w:space="0" w:color="auto"/>
              <w:bottom w:val="single" w:sz="4" w:space="0" w:color="auto"/>
              <w:right w:val="single" w:sz="4" w:space="0" w:color="auto"/>
            </w:tcBorders>
            <w:vAlign w:val="bottom"/>
          </w:tcPr>
          <w:p w14:paraId="5AFB2FB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Units (UOM)</w:t>
            </w:r>
          </w:p>
        </w:tc>
        <w:tc>
          <w:tcPr>
            <w:tcW w:w="1429" w:type="dxa"/>
            <w:tcBorders>
              <w:top w:val="nil"/>
              <w:left w:val="nil"/>
              <w:bottom w:val="single" w:sz="4" w:space="0" w:color="auto"/>
              <w:right w:val="single" w:sz="4" w:space="0" w:color="auto"/>
            </w:tcBorders>
            <w:noWrap/>
            <w:vAlign w:val="bottom"/>
          </w:tcPr>
          <w:p w14:paraId="4F383E60" w14:textId="3C56C9D6"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412" w:type="dxa"/>
            <w:tcBorders>
              <w:top w:val="nil"/>
              <w:left w:val="nil"/>
              <w:bottom w:val="single" w:sz="4" w:space="0" w:color="auto"/>
              <w:right w:val="single" w:sz="4" w:space="0" w:color="auto"/>
            </w:tcBorders>
            <w:noWrap/>
            <w:vAlign w:val="bottom"/>
          </w:tcPr>
          <w:p w14:paraId="3106960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31D2B6E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662FD10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 xml:space="preserve">Unit of Measurement for the product (e.g., Piece, </w:t>
            </w:r>
            <w:ins w:id="98" w:author="Manoj V Menon" w:date="2025-09-24T10:11:00Z">
              <w:r>
                <w:rPr>
                  <w:rFonts w:ascii="Times New Roman" w:eastAsia="Times New Roman" w:hAnsi="Times New Roman" w:cs="Times New Roman"/>
                  <w:color w:val="000000" w:themeColor="text1"/>
                  <w:lang w:val="en-IN"/>
                </w:rPr>
                <w:t xml:space="preserve">1 unit </w:t>
              </w:r>
            </w:ins>
            <w:r>
              <w:rPr>
                <w:rFonts w:ascii="Times New Roman" w:eastAsia="Times New Roman" w:hAnsi="Times New Roman" w:cs="Times New Roman"/>
                <w:color w:val="000000" w:themeColor="text1"/>
                <w:lang w:val="en-IN"/>
              </w:rPr>
              <w:t>Box,</w:t>
            </w:r>
            <w:ins w:id="99" w:author="Manoj V Menon" w:date="2025-09-24T10:11:00Z">
              <w:r>
                <w:rPr>
                  <w:rFonts w:ascii="Times New Roman" w:eastAsia="Times New Roman" w:hAnsi="Times New Roman" w:cs="Times New Roman"/>
                  <w:color w:val="000000" w:themeColor="text1"/>
                  <w:lang w:val="en-IN"/>
                </w:rPr>
                <w:t xml:space="preserve"> large carton</w:t>
              </w:r>
              <w:proofErr w:type="gramStart"/>
              <w:r>
                <w:rPr>
                  <w:rFonts w:ascii="Times New Roman" w:eastAsia="Times New Roman" w:hAnsi="Times New Roman" w:cs="Times New Roman"/>
                  <w:color w:val="000000" w:themeColor="text1"/>
                  <w:lang w:val="en-IN"/>
                </w:rPr>
                <w:t xml:space="preserve">, </w:t>
              </w:r>
            </w:ins>
            <w:r>
              <w:rPr>
                <w:rFonts w:ascii="Times New Roman" w:eastAsia="Times New Roman" w:hAnsi="Times New Roman" w:cs="Times New Roman"/>
                <w:color w:val="000000" w:themeColor="text1"/>
                <w:lang w:val="en-IN"/>
              </w:rPr>
              <w:t xml:space="preserve"> </w:t>
            </w:r>
            <w:ins w:id="100" w:author="Manoj V Menon" w:date="2025-09-24T10:11:00Z">
              <w:r>
                <w:rPr>
                  <w:rFonts w:ascii="Times New Roman" w:eastAsia="Times New Roman" w:hAnsi="Times New Roman" w:cs="Times New Roman"/>
                  <w:color w:val="000000" w:themeColor="text1"/>
                  <w:lang w:val="en-IN"/>
                </w:rPr>
                <w:t>Palette</w:t>
              </w:r>
              <w:proofErr w:type="gramEnd"/>
              <w:r>
                <w:rPr>
                  <w:rFonts w:ascii="Times New Roman" w:eastAsia="Times New Roman" w:hAnsi="Times New Roman" w:cs="Times New Roman"/>
                  <w:color w:val="000000" w:themeColor="text1"/>
                  <w:lang w:val="en-IN"/>
                </w:rPr>
                <w:t xml:space="preserve">, </w:t>
              </w:r>
            </w:ins>
            <w:r>
              <w:rPr>
                <w:rFonts w:ascii="Times New Roman" w:eastAsia="Times New Roman" w:hAnsi="Times New Roman" w:cs="Times New Roman"/>
                <w:color w:val="000000" w:themeColor="text1"/>
                <w:lang w:val="en-IN"/>
              </w:rPr>
              <w:t>Kg</w:t>
            </w:r>
            <w:ins w:id="101" w:author="Manoj V Menon" w:date="2025-09-24T10:10:00Z">
              <w:r>
                <w:rPr>
                  <w:rFonts w:ascii="Times New Roman" w:eastAsia="Times New Roman" w:hAnsi="Times New Roman" w:cs="Times New Roman"/>
                  <w:color w:val="000000" w:themeColor="text1"/>
                  <w:lang w:val="en-IN"/>
                </w:rPr>
                <w:t>/</w:t>
              </w:r>
              <w:commentRangeStart w:id="102"/>
              <w:commentRangeStart w:id="103"/>
              <w:r>
                <w:rPr>
                  <w:rFonts w:ascii="Times New Roman" w:eastAsia="Times New Roman" w:hAnsi="Times New Roman" w:cs="Times New Roman"/>
                  <w:color w:val="000000" w:themeColor="text1"/>
                  <w:lang w:val="en-IN"/>
                </w:rPr>
                <w:t>litre</w:t>
              </w:r>
            </w:ins>
            <w:commentRangeEnd w:id="102"/>
            <w:r w:rsidR="009F69C2">
              <w:rPr>
                <w:rStyle w:val="CommentReference"/>
                <w:rFonts w:ascii="Times New Roman" w:eastAsia="Times New Roman" w:hAnsi="Times New Roman" w:cs="Times New Roman"/>
                <w:color w:val="000000" w:themeColor="text1"/>
                <w:sz w:val="22"/>
                <w:szCs w:val="22"/>
                <w:lang w:val="en-IN"/>
              </w:rPr>
              <w:commentReference w:id="102"/>
            </w:r>
            <w:commentRangeEnd w:id="103"/>
            <w:r w:rsidR="00DE3E5C">
              <w:rPr>
                <w:rStyle w:val="CommentReference"/>
                <w:rFonts w:ascii="Times New Roman" w:eastAsia="Times New Roman" w:hAnsi="Times New Roman" w:cs="Times New Roman"/>
                <w:color w:val="000000" w:themeColor="text1"/>
                <w:sz w:val="22"/>
                <w:szCs w:val="22"/>
                <w:lang w:val="en-IN"/>
              </w:rPr>
              <w:commentReference w:id="103"/>
            </w:r>
            <w:r>
              <w:rPr>
                <w:rFonts w:ascii="Times New Roman" w:eastAsia="Times New Roman" w:hAnsi="Times New Roman" w:cs="Times New Roman"/>
                <w:color w:val="000000" w:themeColor="text1"/>
                <w:lang w:val="en-IN"/>
              </w:rPr>
              <w:t>).</w:t>
            </w:r>
          </w:p>
        </w:tc>
      </w:tr>
      <w:tr w:rsidR="005979B0" w14:paraId="6C4BCDB8" w14:textId="77777777">
        <w:trPr>
          <w:trHeight w:val="576"/>
        </w:trPr>
        <w:tc>
          <w:tcPr>
            <w:tcW w:w="1823" w:type="dxa"/>
            <w:tcBorders>
              <w:top w:val="nil"/>
              <w:left w:val="single" w:sz="4" w:space="0" w:color="auto"/>
              <w:bottom w:val="single" w:sz="4" w:space="0" w:color="auto"/>
              <w:right w:val="single" w:sz="4" w:space="0" w:color="auto"/>
            </w:tcBorders>
            <w:vAlign w:val="bottom"/>
          </w:tcPr>
          <w:p w14:paraId="495D287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Default Warranty (in months)</w:t>
            </w:r>
          </w:p>
        </w:tc>
        <w:tc>
          <w:tcPr>
            <w:tcW w:w="1429" w:type="dxa"/>
            <w:tcBorders>
              <w:top w:val="nil"/>
              <w:left w:val="nil"/>
              <w:bottom w:val="single" w:sz="4" w:space="0" w:color="auto"/>
              <w:right w:val="single" w:sz="4" w:space="0" w:color="auto"/>
            </w:tcBorders>
            <w:noWrap/>
            <w:vAlign w:val="bottom"/>
          </w:tcPr>
          <w:p w14:paraId="2E5A3DD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412" w:type="dxa"/>
            <w:tcBorders>
              <w:top w:val="nil"/>
              <w:left w:val="nil"/>
              <w:bottom w:val="single" w:sz="4" w:space="0" w:color="auto"/>
              <w:right w:val="single" w:sz="4" w:space="0" w:color="auto"/>
            </w:tcBorders>
            <w:noWrap/>
            <w:vAlign w:val="bottom"/>
          </w:tcPr>
          <w:p w14:paraId="366172F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57EF26F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04A37C30" w14:textId="4CCD7993"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Default warranty duration in months.</w:t>
            </w:r>
            <w:r w:rsidR="009F69C2">
              <w:rPr>
                <w:rFonts w:ascii="Times New Roman" w:eastAsia="Times New Roman" w:hAnsi="Times New Roman" w:cs="Times New Roman"/>
                <w:color w:val="000000" w:themeColor="text1"/>
                <w:lang w:val="en-IN"/>
              </w:rPr>
              <w:t xml:space="preserve">  </w:t>
            </w:r>
          </w:p>
        </w:tc>
      </w:tr>
      <w:tr w:rsidR="005979B0" w14:paraId="7EE98169" w14:textId="77777777">
        <w:trPr>
          <w:trHeight w:val="864"/>
        </w:trPr>
        <w:tc>
          <w:tcPr>
            <w:tcW w:w="1823" w:type="dxa"/>
            <w:tcBorders>
              <w:top w:val="nil"/>
              <w:left w:val="single" w:sz="4" w:space="0" w:color="auto"/>
              <w:bottom w:val="single" w:sz="4" w:space="0" w:color="auto"/>
              <w:right w:val="single" w:sz="4" w:space="0" w:color="auto"/>
            </w:tcBorders>
            <w:vAlign w:val="bottom"/>
          </w:tcPr>
          <w:p w14:paraId="0AE3E39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Warranty Terms Description</w:t>
            </w:r>
          </w:p>
        </w:tc>
        <w:tc>
          <w:tcPr>
            <w:tcW w:w="1429" w:type="dxa"/>
            <w:tcBorders>
              <w:top w:val="nil"/>
              <w:left w:val="nil"/>
              <w:bottom w:val="single" w:sz="4" w:space="0" w:color="auto"/>
              <w:right w:val="single" w:sz="4" w:space="0" w:color="auto"/>
            </w:tcBorders>
            <w:noWrap/>
            <w:vAlign w:val="bottom"/>
          </w:tcPr>
          <w:p w14:paraId="265D50F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Borders>
              <w:top w:val="nil"/>
              <w:left w:val="nil"/>
              <w:bottom w:val="single" w:sz="4" w:space="0" w:color="auto"/>
              <w:right w:val="single" w:sz="4" w:space="0" w:color="auto"/>
            </w:tcBorders>
            <w:noWrap/>
            <w:vAlign w:val="bottom"/>
          </w:tcPr>
          <w:p w14:paraId="63EC6EA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Optional</w:t>
            </w:r>
          </w:p>
        </w:tc>
        <w:tc>
          <w:tcPr>
            <w:tcW w:w="1076" w:type="dxa"/>
            <w:tcBorders>
              <w:top w:val="nil"/>
              <w:left w:val="nil"/>
              <w:bottom w:val="single" w:sz="4" w:space="0" w:color="auto"/>
              <w:right w:val="single" w:sz="4" w:space="0" w:color="auto"/>
            </w:tcBorders>
            <w:noWrap/>
            <w:vAlign w:val="bottom"/>
          </w:tcPr>
          <w:p w14:paraId="2831F91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292E85E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Description of the warranty terms and conditions.</w:t>
            </w:r>
          </w:p>
        </w:tc>
      </w:tr>
      <w:tr w:rsidR="005979B0" w14:paraId="2ACE7003" w14:textId="77777777">
        <w:trPr>
          <w:trHeight w:val="1152"/>
        </w:trPr>
        <w:tc>
          <w:tcPr>
            <w:tcW w:w="1823" w:type="dxa"/>
            <w:tcBorders>
              <w:top w:val="nil"/>
              <w:left w:val="single" w:sz="4" w:space="0" w:color="auto"/>
              <w:bottom w:val="single" w:sz="4" w:space="0" w:color="auto"/>
              <w:right w:val="single" w:sz="4" w:space="0" w:color="auto"/>
            </w:tcBorders>
            <w:vAlign w:val="bottom"/>
          </w:tcPr>
          <w:p w14:paraId="49C4710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Installation Terms</w:t>
            </w:r>
          </w:p>
        </w:tc>
        <w:tc>
          <w:tcPr>
            <w:tcW w:w="1429" w:type="dxa"/>
            <w:tcBorders>
              <w:top w:val="nil"/>
              <w:left w:val="nil"/>
              <w:bottom w:val="single" w:sz="4" w:space="0" w:color="auto"/>
              <w:right w:val="single" w:sz="4" w:space="0" w:color="auto"/>
            </w:tcBorders>
            <w:noWrap/>
            <w:vAlign w:val="bottom"/>
          </w:tcPr>
          <w:p w14:paraId="3AB44D4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412" w:type="dxa"/>
            <w:tcBorders>
              <w:top w:val="nil"/>
              <w:left w:val="nil"/>
              <w:bottom w:val="single" w:sz="4" w:space="0" w:color="auto"/>
              <w:right w:val="single" w:sz="4" w:space="0" w:color="auto"/>
            </w:tcBorders>
            <w:noWrap/>
            <w:vAlign w:val="bottom"/>
          </w:tcPr>
          <w:p w14:paraId="4AD9868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076" w:type="dxa"/>
            <w:tcBorders>
              <w:top w:val="nil"/>
              <w:left w:val="nil"/>
              <w:bottom w:val="single" w:sz="4" w:space="0" w:color="auto"/>
              <w:right w:val="single" w:sz="4" w:space="0" w:color="auto"/>
            </w:tcBorders>
            <w:noWrap/>
            <w:vAlign w:val="bottom"/>
          </w:tcPr>
          <w:p w14:paraId="3342972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453" w:type="dxa"/>
            <w:tcBorders>
              <w:top w:val="nil"/>
              <w:left w:val="nil"/>
              <w:bottom w:val="single" w:sz="4" w:space="0" w:color="auto"/>
              <w:right w:val="single" w:sz="4" w:space="0" w:color="auto"/>
            </w:tcBorders>
            <w:vAlign w:val="bottom"/>
          </w:tcPr>
          <w:p w14:paraId="7FC64EC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Terms and conditions related to the installation of the product.</w:t>
            </w:r>
          </w:p>
        </w:tc>
      </w:tr>
      <w:tr w:rsidR="005979B0" w14:paraId="478444DA" w14:textId="77777777">
        <w:trPr>
          <w:trHeight w:val="1152"/>
        </w:trPr>
        <w:tc>
          <w:tcPr>
            <w:tcW w:w="1823" w:type="dxa"/>
            <w:tcBorders>
              <w:top w:val="nil"/>
              <w:left w:val="single" w:sz="4" w:space="0" w:color="auto"/>
              <w:bottom w:val="single" w:sz="4" w:space="0" w:color="auto"/>
              <w:right w:val="single" w:sz="4" w:space="0" w:color="auto"/>
            </w:tcBorders>
            <w:vAlign w:val="bottom"/>
          </w:tcPr>
          <w:p w14:paraId="55F8A30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Is Installation Required</w:t>
            </w:r>
          </w:p>
        </w:tc>
        <w:tc>
          <w:tcPr>
            <w:tcW w:w="1429" w:type="dxa"/>
            <w:tcBorders>
              <w:top w:val="nil"/>
              <w:left w:val="nil"/>
              <w:bottom w:val="single" w:sz="4" w:space="0" w:color="auto"/>
              <w:right w:val="single" w:sz="4" w:space="0" w:color="auto"/>
            </w:tcBorders>
            <w:noWrap/>
            <w:vAlign w:val="bottom"/>
          </w:tcPr>
          <w:p w14:paraId="11273CF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Borders>
              <w:top w:val="nil"/>
              <w:left w:val="nil"/>
              <w:bottom w:val="single" w:sz="4" w:space="0" w:color="auto"/>
              <w:right w:val="single" w:sz="4" w:space="0" w:color="auto"/>
            </w:tcBorders>
            <w:noWrap/>
            <w:vAlign w:val="bottom"/>
          </w:tcPr>
          <w:p w14:paraId="32E6C56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7DE3D38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Yes, No</w:t>
            </w:r>
          </w:p>
        </w:tc>
        <w:tc>
          <w:tcPr>
            <w:tcW w:w="2453" w:type="dxa"/>
            <w:tcBorders>
              <w:top w:val="nil"/>
              <w:left w:val="nil"/>
              <w:bottom w:val="single" w:sz="4" w:space="0" w:color="auto"/>
              <w:right w:val="single" w:sz="4" w:space="0" w:color="auto"/>
            </w:tcBorders>
            <w:vAlign w:val="bottom"/>
          </w:tcPr>
          <w:p w14:paraId="5A6642A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Indicates whether installation is required for the product.</w:t>
            </w:r>
          </w:p>
        </w:tc>
      </w:tr>
      <w:tr w:rsidR="005979B0" w14:paraId="6EB7AB2D" w14:textId="77777777">
        <w:trPr>
          <w:trHeight w:val="864"/>
        </w:trPr>
        <w:tc>
          <w:tcPr>
            <w:tcW w:w="1823" w:type="dxa"/>
            <w:tcBorders>
              <w:top w:val="nil"/>
              <w:left w:val="single" w:sz="4" w:space="0" w:color="auto"/>
              <w:bottom w:val="single" w:sz="4" w:space="0" w:color="auto"/>
              <w:right w:val="single" w:sz="4" w:space="0" w:color="auto"/>
            </w:tcBorders>
            <w:vAlign w:val="bottom"/>
          </w:tcPr>
          <w:p w14:paraId="77D5003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 xml:space="preserve">Is </w:t>
            </w:r>
            <w:ins w:id="104" w:author="Manoj V Menon" w:date="2025-09-24T10:13:00Z">
              <w:r>
                <w:rPr>
                  <w:rFonts w:ascii="Times New Roman" w:eastAsia="Times New Roman" w:hAnsi="Times New Roman" w:cs="Times New Roman"/>
                  <w:color w:val="000000" w:themeColor="text1"/>
                  <w:lang w:val="en-IN"/>
                </w:rPr>
                <w:t xml:space="preserve">Application/User </w:t>
              </w:r>
            </w:ins>
            <w:r>
              <w:rPr>
                <w:rFonts w:ascii="Times New Roman" w:eastAsia="Times New Roman" w:hAnsi="Times New Roman" w:cs="Times New Roman"/>
                <w:color w:val="000000" w:themeColor="text1"/>
                <w:lang w:val="en-IN"/>
              </w:rPr>
              <w:t xml:space="preserve">Training Required </w:t>
            </w:r>
          </w:p>
        </w:tc>
        <w:tc>
          <w:tcPr>
            <w:tcW w:w="1429" w:type="dxa"/>
            <w:tcBorders>
              <w:top w:val="nil"/>
              <w:left w:val="nil"/>
              <w:bottom w:val="single" w:sz="4" w:space="0" w:color="auto"/>
              <w:right w:val="single" w:sz="4" w:space="0" w:color="auto"/>
            </w:tcBorders>
            <w:noWrap/>
            <w:vAlign w:val="bottom"/>
          </w:tcPr>
          <w:p w14:paraId="7B5EC40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412" w:type="dxa"/>
            <w:tcBorders>
              <w:top w:val="nil"/>
              <w:left w:val="nil"/>
              <w:bottom w:val="single" w:sz="4" w:space="0" w:color="auto"/>
              <w:right w:val="single" w:sz="4" w:space="0" w:color="auto"/>
            </w:tcBorders>
            <w:noWrap/>
            <w:vAlign w:val="bottom"/>
          </w:tcPr>
          <w:p w14:paraId="2D9C950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6" w:type="dxa"/>
            <w:tcBorders>
              <w:top w:val="nil"/>
              <w:left w:val="nil"/>
              <w:bottom w:val="single" w:sz="4" w:space="0" w:color="auto"/>
              <w:right w:val="single" w:sz="4" w:space="0" w:color="auto"/>
            </w:tcBorders>
            <w:noWrap/>
            <w:vAlign w:val="bottom"/>
          </w:tcPr>
          <w:p w14:paraId="401FC1F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Yes, No</w:t>
            </w:r>
          </w:p>
        </w:tc>
        <w:tc>
          <w:tcPr>
            <w:tcW w:w="2453" w:type="dxa"/>
            <w:tcBorders>
              <w:top w:val="nil"/>
              <w:left w:val="nil"/>
              <w:bottom w:val="single" w:sz="4" w:space="0" w:color="auto"/>
              <w:right w:val="single" w:sz="4" w:space="0" w:color="auto"/>
            </w:tcBorders>
            <w:vAlign w:val="bottom"/>
          </w:tcPr>
          <w:p w14:paraId="29BBF0E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Indicates whether training is required for the product.</w:t>
            </w:r>
          </w:p>
        </w:tc>
      </w:tr>
    </w:tbl>
    <w:p w14:paraId="71CE1F7B" w14:textId="6BCD8F2C" w:rsidR="005979B0" w:rsidRDefault="005979B0">
      <w:pPr>
        <w:rPr>
          <w:rFonts w:ascii="Times New Roman" w:hAnsi="Times New Roman" w:cs="Times New Roman"/>
        </w:rPr>
      </w:pPr>
    </w:p>
    <w:p w14:paraId="01799A34"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05" w:name="_heading=h.typnj086bhzi" w:colFirst="0" w:colLast="0"/>
      <w:bookmarkEnd w:id="105"/>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Functional Flow</w:t>
      </w:r>
    </w:p>
    <w:p w14:paraId="1ECE0B8E" w14:textId="77777777" w:rsidR="005979B0" w:rsidRDefault="00116867">
      <w:pPr>
        <w:numPr>
          <w:ilvl w:val="0"/>
          <w:numId w:val="22"/>
        </w:numPr>
        <w:spacing w:before="240" w:after="0"/>
        <w:rPr>
          <w:rFonts w:ascii="Times New Roman" w:hAnsi="Times New Roman" w:cs="Times New Roman"/>
        </w:rPr>
      </w:pPr>
      <w:r>
        <w:rPr>
          <w:rFonts w:ascii="Times New Roman" w:eastAsia="Calibri" w:hAnsi="Times New Roman" w:cs="Times New Roman"/>
          <w:b/>
          <w:color w:val="000000"/>
        </w:rPr>
        <w:t>Product Data Source</w:t>
      </w:r>
    </w:p>
    <w:p w14:paraId="613FF350" w14:textId="7489158D" w:rsidR="005979B0" w:rsidRPr="005A1725" w:rsidRDefault="00116867" w:rsidP="005A1725">
      <w:pPr>
        <w:numPr>
          <w:ilvl w:val="1"/>
          <w:numId w:val="22"/>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Product Master is owned &amp; managed in ERP.</w:t>
      </w:r>
    </w:p>
    <w:p w14:paraId="3EE26AB3" w14:textId="22013FAD" w:rsidR="005979B0" w:rsidRPr="009F69C2" w:rsidRDefault="00116867">
      <w:pPr>
        <w:numPr>
          <w:ilvl w:val="1"/>
          <w:numId w:val="22"/>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Salesforce receiv</w:t>
      </w:r>
      <w:r w:rsidR="009F69C2">
        <w:rPr>
          <w:rFonts w:ascii="Times New Roman" w:eastAsia="Calibri" w:hAnsi="Times New Roman" w:cs="Times New Roman"/>
          <w:color w:val="000000" w:themeColor="text1"/>
          <w:lang w:val="en-US"/>
        </w:rPr>
        <w:t>es Product Master through API on real time basis</w:t>
      </w:r>
    </w:p>
    <w:p w14:paraId="1EB07CD1" w14:textId="5F03C05B" w:rsidR="005979B0" w:rsidRDefault="00116867">
      <w:pPr>
        <w:numPr>
          <w:ilvl w:val="1"/>
          <w:numId w:val="22"/>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No create/edit/delete allowed in Salesforce.</w:t>
      </w:r>
    </w:p>
    <w:p w14:paraId="2DF74118" w14:textId="002D6332" w:rsidR="00C87C20" w:rsidRDefault="005A1725">
      <w:pPr>
        <w:numPr>
          <w:ilvl w:val="1"/>
          <w:numId w:val="22"/>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 xml:space="preserve">Admin </w:t>
      </w:r>
      <w:r w:rsidR="00C87C20">
        <w:rPr>
          <w:rFonts w:ascii="Times New Roman" w:eastAsia="Calibri" w:hAnsi="Times New Roman" w:cs="Times New Roman"/>
          <w:color w:val="000000" w:themeColor="text1"/>
          <w:lang w:val="en-US"/>
        </w:rPr>
        <w:t>can “Send Mail”</w:t>
      </w:r>
      <w:r>
        <w:rPr>
          <w:rFonts w:ascii="Times New Roman" w:eastAsia="Calibri" w:hAnsi="Times New Roman" w:cs="Times New Roman"/>
          <w:color w:val="000000" w:themeColor="text1"/>
          <w:lang w:val="en-US"/>
        </w:rPr>
        <w:t xml:space="preserve"> to ERP administrator using standard sales force option</w:t>
      </w:r>
      <w:r w:rsidR="009F69C2">
        <w:rPr>
          <w:rFonts w:ascii="Times New Roman" w:eastAsia="Calibri" w:hAnsi="Times New Roman" w:cs="Times New Roman"/>
          <w:color w:val="000000" w:themeColor="text1"/>
          <w:lang w:val="en-US"/>
        </w:rPr>
        <w:t xml:space="preserve"> </w:t>
      </w:r>
    </w:p>
    <w:p w14:paraId="3A240012" w14:textId="77777777" w:rsidR="005979B0" w:rsidRDefault="00116867">
      <w:pPr>
        <w:numPr>
          <w:ilvl w:val="0"/>
          <w:numId w:val="22"/>
        </w:numPr>
        <w:spacing w:after="0"/>
        <w:rPr>
          <w:rFonts w:ascii="Times New Roman" w:hAnsi="Times New Roman" w:cs="Times New Roman"/>
        </w:rPr>
      </w:pPr>
      <w:r>
        <w:rPr>
          <w:rFonts w:ascii="Times New Roman" w:eastAsia="Calibri" w:hAnsi="Times New Roman" w:cs="Times New Roman"/>
          <w:b/>
          <w:color w:val="000000"/>
        </w:rPr>
        <w:t>Usage in Salesforce</w:t>
      </w:r>
    </w:p>
    <w:p w14:paraId="3EB72B08" w14:textId="71F9BE94" w:rsidR="005979B0" w:rsidRDefault="00116867">
      <w:pPr>
        <w:numPr>
          <w:ilvl w:val="1"/>
          <w:numId w:val="22"/>
        </w:numPr>
        <w:spacing w:after="0"/>
        <w:rPr>
          <w:rFonts w:ascii="Times New Roman" w:eastAsia="Calibri" w:hAnsi="Times New Roman" w:cs="Times New Roman"/>
          <w:color w:val="000000" w:themeColor="text1"/>
        </w:rPr>
      </w:pPr>
      <w:r>
        <w:rPr>
          <w:rFonts w:ascii="Times New Roman" w:eastAsia="Calibri" w:hAnsi="Times New Roman" w:cs="Times New Roman"/>
          <w:color w:val="000000" w:themeColor="text1"/>
        </w:rPr>
        <w:t>Products used in Opportunities, Quotes, and Orders.</w:t>
      </w:r>
      <w:r w:rsidR="009F69C2">
        <w:rPr>
          <w:rFonts w:ascii="Times New Roman" w:eastAsia="Calibri" w:hAnsi="Times New Roman" w:cs="Times New Roman"/>
          <w:color w:val="000000" w:themeColor="text1"/>
        </w:rPr>
        <w:t xml:space="preserve"> </w:t>
      </w:r>
    </w:p>
    <w:p w14:paraId="0EFBF38F" w14:textId="77777777" w:rsidR="005979B0" w:rsidRDefault="00116867">
      <w:pPr>
        <w:numPr>
          <w:ilvl w:val="1"/>
          <w:numId w:val="22"/>
        </w:numPr>
        <w:spacing w:after="0"/>
        <w:rPr>
          <w:rFonts w:ascii="Times New Roman" w:hAnsi="Times New Roman" w:cs="Times New Roman"/>
          <w:lang w:val="en-US"/>
        </w:rPr>
      </w:pPr>
      <w:r>
        <w:rPr>
          <w:rFonts w:ascii="Times New Roman" w:eastAsia="Calibri" w:hAnsi="Times New Roman" w:cs="Times New Roman"/>
          <w:color w:val="000000" w:themeColor="text1"/>
          <w:lang w:val="en-US"/>
        </w:rPr>
        <w:t>Users can only search &amp; select products from synced list.</w:t>
      </w:r>
    </w:p>
    <w:p w14:paraId="4D20177C" w14:textId="700034FC" w:rsidR="005979B0" w:rsidRDefault="00116867">
      <w:pPr>
        <w:numPr>
          <w:ilvl w:val="1"/>
          <w:numId w:val="22"/>
        </w:numPr>
        <w:spacing w:after="0"/>
        <w:rPr>
          <w:rFonts w:ascii="Times New Roman" w:hAnsi="Times New Roman" w:cs="Times New Roman"/>
        </w:rPr>
      </w:pPr>
      <w:r>
        <w:rPr>
          <w:rFonts w:ascii="Times New Roman" w:eastAsia="Calibri" w:hAnsi="Times New Roman" w:cs="Times New Roman"/>
          <w:color w:val="000000"/>
        </w:rPr>
        <w:t>For rental/demo products → unique product codes from ERP.</w:t>
      </w:r>
      <w:r w:rsidR="009F69C2">
        <w:rPr>
          <w:rFonts w:ascii="Times New Roman" w:eastAsia="Calibri" w:hAnsi="Times New Roman" w:cs="Times New Roman"/>
          <w:color w:val="000000"/>
        </w:rPr>
        <w:t xml:space="preserve"> </w:t>
      </w:r>
      <w:r w:rsidR="009F69C2" w:rsidRPr="009F69C2">
        <w:rPr>
          <w:rFonts w:ascii="Times New Roman" w:eastAsia="Calibri" w:hAnsi="Times New Roman" w:cs="Times New Roman"/>
          <w:color w:val="000000"/>
        </w:rPr>
        <w:sym w:font="Wingdings" w:char="F0E0"/>
      </w:r>
      <w:r w:rsidR="009F69C2">
        <w:rPr>
          <w:rFonts w:ascii="Times New Roman" w:eastAsia="Calibri" w:hAnsi="Times New Roman" w:cs="Times New Roman"/>
          <w:color w:val="000000"/>
        </w:rPr>
        <w:t xml:space="preserve"> will be displayed as received from the ERP</w:t>
      </w:r>
    </w:p>
    <w:p w14:paraId="3067299E" w14:textId="77777777" w:rsidR="005979B0" w:rsidRDefault="00116867">
      <w:pPr>
        <w:numPr>
          <w:ilvl w:val="0"/>
          <w:numId w:val="22"/>
        </w:numPr>
        <w:spacing w:after="0"/>
        <w:rPr>
          <w:rFonts w:ascii="Times New Roman" w:hAnsi="Times New Roman" w:cs="Times New Roman"/>
        </w:rPr>
      </w:pPr>
      <w:r>
        <w:rPr>
          <w:rFonts w:ascii="Times New Roman" w:eastAsia="Calibri" w:hAnsi="Times New Roman" w:cs="Times New Roman"/>
          <w:b/>
          <w:color w:val="000000"/>
        </w:rPr>
        <w:t>Tax &amp; HSN Handling</w:t>
      </w:r>
    </w:p>
    <w:p w14:paraId="61D2B120" w14:textId="0F1FFFBC" w:rsidR="005979B0" w:rsidRDefault="00116867">
      <w:pPr>
        <w:numPr>
          <w:ilvl w:val="1"/>
          <w:numId w:val="22"/>
        </w:numPr>
        <w:spacing w:after="0"/>
        <w:rPr>
          <w:rFonts w:ascii="Times New Roman" w:hAnsi="Times New Roman" w:cs="Times New Roman"/>
          <w:lang w:val="en-US"/>
        </w:rPr>
      </w:pPr>
      <w:r>
        <w:rPr>
          <w:rFonts w:ascii="Times New Roman" w:eastAsia="Calibri" w:hAnsi="Times New Roman" w:cs="Times New Roman"/>
          <w:color w:val="000000" w:themeColor="text1"/>
          <w:lang w:val="en-US"/>
        </w:rPr>
        <w:t xml:space="preserve">HSN </w:t>
      </w:r>
      <w:r w:rsidR="009F69C2">
        <w:rPr>
          <w:rFonts w:ascii="Times New Roman" w:eastAsia="Calibri" w:hAnsi="Times New Roman" w:cs="Times New Roman"/>
          <w:color w:val="000000" w:themeColor="text1"/>
          <w:lang w:val="en-US"/>
        </w:rPr>
        <w:t>code</w:t>
      </w:r>
      <w:r>
        <w:rPr>
          <w:rFonts w:ascii="Times New Roman" w:eastAsia="Calibri" w:hAnsi="Times New Roman" w:cs="Times New Roman"/>
          <w:color w:val="000000" w:themeColor="text1"/>
          <w:lang w:val="en-US"/>
        </w:rPr>
        <w:t xml:space="preserve"> synced from ERP</w:t>
      </w:r>
      <w:r w:rsidR="009F69C2">
        <w:rPr>
          <w:rFonts w:ascii="Times New Roman" w:eastAsia="Calibri" w:hAnsi="Times New Roman" w:cs="Times New Roman"/>
          <w:color w:val="000000" w:themeColor="text1"/>
          <w:lang w:val="en-US"/>
        </w:rPr>
        <w:t xml:space="preserve"> to SFDC</w:t>
      </w:r>
      <w:r>
        <w:rPr>
          <w:rFonts w:ascii="Times New Roman" w:eastAsia="Calibri" w:hAnsi="Times New Roman" w:cs="Times New Roman"/>
          <w:color w:val="000000" w:themeColor="text1"/>
          <w:lang w:val="en-US"/>
        </w:rPr>
        <w:t>.</w:t>
      </w:r>
      <w:r w:rsidR="009F69C2">
        <w:rPr>
          <w:rFonts w:ascii="Times New Roman" w:eastAsia="Calibri" w:hAnsi="Times New Roman" w:cs="Times New Roman"/>
          <w:color w:val="000000" w:themeColor="text1"/>
          <w:lang w:val="en-US"/>
        </w:rPr>
        <w:t xml:space="preserve"> </w:t>
      </w:r>
      <w:r w:rsidR="009F69C2" w:rsidRPr="009F69C2">
        <w:rPr>
          <w:rFonts w:ascii="Times New Roman" w:eastAsia="Calibri" w:hAnsi="Times New Roman" w:cs="Times New Roman"/>
          <w:color w:val="000000" w:themeColor="text1"/>
          <w:lang w:val="en-US"/>
        </w:rPr>
        <w:sym w:font="Wingdings" w:char="F0E0"/>
      </w:r>
      <w:r w:rsidR="009F69C2">
        <w:rPr>
          <w:rFonts w:ascii="Times New Roman" w:eastAsia="Calibri" w:hAnsi="Times New Roman" w:cs="Times New Roman"/>
          <w:color w:val="000000" w:themeColor="text1"/>
          <w:lang w:val="en-US"/>
        </w:rPr>
        <w:t xml:space="preserve"> </w:t>
      </w:r>
      <w:r w:rsidR="009F69C2">
        <w:rPr>
          <w:color w:val="000000"/>
          <w:shd w:val="clear" w:color="auto" w:fill="FFFFFF"/>
        </w:rPr>
        <w:t xml:space="preserve">HSN code will be passed along with product in the product payload only. </w:t>
      </w:r>
    </w:p>
    <w:p w14:paraId="3013CC96" w14:textId="4AF7A237" w:rsidR="005979B0" w:rsidRDefault="00116867">
      <w:pPr>
        <w:numPr>
          <w:ilvl w:val="1"/>
          <w:numId w:val="22"/>
        </w:numPr>
        <w:spacing w:after="0"/>
        <w:rPr>
          <w:rFonts w:ascii="Times New Roman" w:hAnsi="Times New Roman" w:cs="Times New Roman"/>
          <w:lang w:val="en-US"/>
        </w:rPr>
      </w:pPr>
      <w:r>
        <w:rPr>
          <w:rFonts w:ascii="Times New Roman" w:eastAsia="Calibri" w:hAnsi="Times New Roman" w:cs="Times New Roman"/>
          <w:color w:val="000000" w:themeColor="text1"/>
          <w:lang w:val="en-US"/>
        </w:rPr>
        <w:t xml:space="preserve">Each product </w:t>
      </w:r>
      <w:r w:rsidR="009F69C2">
        <w:rPr>
          <w:rFonts w:ascii="Times New Roman" w:eastAsia="Calibri" w:hAnsi="Times New Roman" w:cs="Times New Roman"/>
          <w:color w:val="000000" w:themeColor="text1"/>
          <w:lang w:val="en-US"/>
        </w:rPr>
        <w:t>contains</w:t>
      </w:r>
      <w:r>
        <w:rPr>
          <w:rFonts w:ascii="Times New Roman" w:eastAsia="Calibri" w:hAnsi="Times New Roman" w:cs="Times New Roman"/>
          <w:color w:val="000000" w:themeColor="text1"/>
          <w:lang w:val="en-US"/>
        </w:rPr>
        <w:t xml:space="preserve"> HSN</w:t>
      </w:r>
      <w:r w:rsidR="009F69C2">
        <w:rPr>
          <w:rFonts w:ascii="Times New Roman" w:eastAsia="Calibri" w:hAnsi="Times New Roman" w:cs="Times New Roman"/>
          <w:color w:val="000000" w:themeColor="text1"/>
          <w:lang w:val="en-US"/>
        </w:rPr>
        <w:t xml:space="preserve"> code</w:t>
      </w:r>
      <w:r>
        <w:rPr>
          <w:rFonts w:ascii="Times New Roman" w:eastAsia="Calibri" w:hAnsi="Times New Roman" w:cs="Times New Roman"/>
          <w:color w:val="000000" w:themeColor="text1"/>
          <w:lang w:val="en-US"/>
        </w:rPr>
        <w:t xml:space="preserve"> (Domestic &amp; International</w:t>
      </w:r>
      <w:r w:rsidR="009F69C2">
        <w:rPr>
          <w:rFonts w:ascii="Times New Roman" w:eastAsia="Calibri" w:hAnsi="Times New Roman" w:cs="Times New Roman"/>
          <w:color w:val="000000" w:themeColor="text1"/>
          <w:lang w:val="en-US"/>
        </w:rPr>
        <w:t>)</w:t>
      </w:r>
      <w:r>
        <w:rPr>
          <w:rFonts w:ascii="Times New Roman" w:eastAsia="Calibri" w:hAnsi="Times New Roman" w:cs="Times New Roman"/>
          <w:color w:val="000000" w:themeColor="text1"/>
          <w:lang w:val="en-US"/>
        </w:rPr>
        <w:t>.</w:t>
      </w:r>
    </w:p>
    <w:p w14:paraId="06DC3536" w14:textId="77777777" w:rsidR="005979B0" w:rsidRDefault="00116867">
      <w:pPr>
        <w:numPr>
          <w:ilvl w:val="1"/>
          <w:numId w:val="22"/>
        </w:numPr>
        <w:spacing w:after="0"/>
        <w:rPr>
          <w:rFonts w:ascii="Times New Roman" w:hAnsi="Times New Roman" w:cs="Times New Roman"/>
        </w:rPr>
      </w:pPr>
      <w:r>
        <w:rPr>
          <w:rFonts w:ascii="Times New Roman" w:eastAsia="Calibri" w:hAnsi="Times New Roman" w:cs="Times New Roman"/>
          <w:color w:val="000000"/>
        </w:rPr>
        <w:t>Tax applied based on:</w:t>
      </w:r>
    </w:p>
    <w:p w14:paraId="147284F7" w14:textId="77777777" w:rsidR="005979B0" w:rsidRDefault="00116867">
      <w:pPr>
        <w:numPr>
          <w:ilvl w:val="2"/>
          <w:numId w:val="22"/>
        </w:numPr>
        <w:spacing w:after="0"/>
        <w:rPr>
          <w:rFonts w:ascii="Times New Roman" w:hAnsi="Times New Roman" w:cs="Times New Roman"/>
        </w:rPr>
      </w:pPr>
      <w:r>
        <w:rPr>
          <w:rFonts w:ascii="Times New Roman" w:eastAsia="Calibri" w:hAnsi="Times New Roman" w:cs="Times New Roman"/>
          <w:color w:val="000000"/>
        </w:rPr>
        <w:t>Customer Territory = Domestic → Domestic HSN.</w:t>
      </w:r>
    </w:p>
    <w:p w14:paraId="6E485413" w14:textId="1916EC5A" w:rsidR="005979B0" w:rsidRDefault="00116867">
      <w:pPr>
        <w:numPr>
          <w:ilvl w:val="2"/>
          <w:numId w:val="22"/>
        </w:numPr>
        <w:spacing w:after="0"/>
        <w:rPr>
          <w:rFonts w:ascii="Times New Roman" w:hAnsi="Times New Roman" w:cs="Times New Roman"/>
        </w:rPr>
      </w:pPr>
      <w:r>
        <w:rPr>
          <w:rFonts w:ascii="Times New Roman" w:eastAsia="Calibri" w:hAnsi="Times New Roman" w:cs="Times New Roman"/>
          <w:color w:val="000000"/>
        </w:rPr>
        <w:t>Customer Territory = International → International HSN.</w:t>
      </w:r>
      <w:r w:rsidR="009F69C2">
        <w:rPr>
          <w:rFonts w:ascii="Times New Roman" w:eastAsia="Calibri" w:hAnsi="Times New Roman" w:cs="Times New Roman"/>
          <w:color w:val="000000"/>
        </w:rPr>
        <w:t xml:space="preserve"> </w:t>
      </w:r>
    </w:p>
    <w:p w14:paraId="78C76B95"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06" w:name="_heading=h.qqlgajwu8ai8" w:colFirst="0" w:colLast="0"/>
      <w:bookmarkEnd w:id="106"/>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Automation</w:t>
      </w:r>
    </w:p>
    <w:p w14:paraId="2E3343DA" w14:textId="5BAA912A" w:rsidR="005979B0" w:rsidRDefault="00116867">
      <w:pPr>
        <w:numPr>
          <w:ilvl w:val="0"/>
          <w:numId w:val="23"/>
        </w:numPr>
        <w:spacing w:before="240" w:after="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ERP → Salesforce: </w:t>
      </w:r>
      <w:r w:rsidR="009F69C2">
        <w:rPr>
          <w:rFonts w:ascii="Times New Roman" w:eastAsia="Calibri" w:hAnsi="Times New Roman" w:cs="Times New Roman"/>
          <w:color w:val="000000" w:themeColor="text1"/>
        </w:rPr>
        <w:t xml:space="preserve">Real Time </w:t>
      </w:r>
      <w:r>
        <w:rPr>
          <w:rFonts w:ascii="Times New Roman" w:eastAsia="Calibri" w:hAnsi="Times New Roman" w:cs="Times New Roman"/>
          <w:color w:val="000000" w:themeColor="text1"/>
        </w:rPr>
        <w:t xml:space="preserve">sync of Products </w:t>
      </w:r>
    </w:p>
    <w:p w14:paraId="5D6B9062" w14:textId="77777777" w:rsidR="005979B0" w:rsidRDefault="00116867">
      <w:pPr>
        <w:numPr>
          <w:ilvl w:val="0"/>
          <w:numId w:val="23"/>
        </w:numPr>
        <w:spacing w:after="240"/>
        <w:rPr>
          <w:rFonts w:ascii="Times New Roman" w:hAnsi="Times New Roman" w:cs="Times New Roman"/>
        </w:rPr>
      </w:pPr>
      <w:r>
        <w:rPr>
          <w:rFonts w:ascii="Times New Roman" w:eastAsia="Calibri" w:hAnsi="Times New Roman" w:cs="Times New Roman"/>
          <w:color w:val="000000"/>
        </w:rPr>
        <w:t>Tax logic auto-applies based on Customer territory.</w:t>
      </w:r>
    </w:p>
    <w:p w14:paraId="1A7A5990"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07" w:name="_heading=h.9onnrik0zv47" w:colFirst="0" w:colLast="0"/>
      <w:bookmarkEnd w:id="107"/>
      <w:r>
        <w:rPr>
          <w:rFonts w:ascii="Times New Roman" w:hAnsi="Times New Roman" w:cs="Times New Roman"/>
          <w:color w:val="000000"/>
          <w:sz w:val="27"/>
          <w:szCs w:val="27"/>
          <w:lang w:val="en-US"/>
        </w:rPr>
        <w:t>4</w:t>
      </w:r>
      <w:r>
        <w:rPr>
          <w:rFonts w:ascii="Times New Roman" w:hAnsi="Times New Roman" w:cs="Times New Roman"/>
          <w:color w:val="000000"/>
          <w:sz w:val="27"/>
          <w:szCs w:val="27"/>
        </w:rPr>
        <w:t>. Logics</w:t>
      </w:r>
    </w:p>
    <w:p w14:paraId="1B8FA108" w14:textId="48BF89BB" w:rsidR="005979B0" w:rsidRDefault="00116867">
      <w:pPr>
        <w:numPr>
          <w:ilvl w:val="0"/>
          <w:numId w:val="24"/>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Duplicate prevention based on Product Code.</w:t>
      </w:r>
      <w:r w:rsidR="00F63D71">
        <w:rPr>
          <w:rFonts w:ascii="Times New Roman" w:eastAsia="Calibri" w:hAnsi="Times New Roman" w:cs="Times New Roman"/>
          <w:color w:val="000000" w:themeColor="text1"/>
          <w:lang w:val="en-US"/>
        </w:rPr>
        <w:t xml:space="preserve"> </w:t>
      </w:r>
    </w:p>
    <w:p w14:paraId="303A197C" w14:textId="77777777" w:rsidR="00C6110C" w:rsidRDefault="00116867">
      <w:pPr>
        <w:numPr>
          <w:ilvl w:val="0"/>
          <w:numId w:val="24"/>
        </w:numPr>
        <w:spacing w:after="0"/>
        <w:rPr>
          <w:ins w:id="108" w:author="User" w:date="2026-03-23T12:23:00Z"/>
          <w:rFonts w:ascii="Times New Roman" w:eastAsia="Calibri" w:hAnsi="Times New Roman" w:cs="Times New Roman"/>
          <w:color w:val="000000" w:themeColor="text1"/>
          <w:lang w:val="en-US"/>
        </w:rPr>
      </w:pPr>
      <w:r w:rsidRPr="00F37CEC">
        <w:rPr>
          <w:rFonts w:ascii="Times New Roman" w:eastAsia="Calibri" w:hAnsi="Times New Roman" w:cs="Times New Roman"/>
          <w:color w:val="000000" w:themeColor="text1"/>
          <w:lang w:val="en-US"/>
        </w:rPr>
        <w:t xml:space="preserve">Only Active Products from ERP visible in </w:t>
      </w:r>
      <w:commentRangeStart w:id="109"/>
      <w:commentRangeStart w:id="110"/>
      <w:r w:rsidRPr="00F37CEC">
        <w:rPr>
          <w:rFonts w:ascii="Times New Roman" w:eastAsia="Calibri" w:hAnsi="Times New Roman" w:cs="Times New Roman"/>
          <w:color w:val="000000" w:themeColor="text1"/>
          <w:lang w:val="en-US"/>
        </w:rPr>
        <w:t>Salesforce</w:t>
      </w:r>
      <w:commentRangeEnd w:id="109"/>
      <w:r w:rsidR="00F37CEC" w:rsidRPr="00F37CEC">
        <w:rPr>
          <w:rStyle w:val="CommentReference"/>
          <w:rFonts w:ascii="Times New Roman" w:eastAsia="Calibri" w:hAnsi="Times New Roman" w:cs="Times New Roman"/>
          <w:color w:val="000000" w:themeColor="text1"/>
          <w:sz w:val="22"/>
          <w:szCs w:val="22"/>
          <w:lang w:val="en-US"/>
        </w:rPr>
        <w:commentReference w:id="109"/>
      </w:r>
      <w:commentRangeEnd w:id="110"/>
      <w:r w:rsidR="00E94943" w:rsidRPr="00F37CEC">
        <w:rPr>
          <w:rStyle w:val="CommentReference"/>
          <w:rFonts w:ascii="Times New Roman" w:eastAsia="Calibri" w:hAnsi="Times New Roman" w:cs="Times New Roman"/>
          <w:color w:val="000000" w:themeColor="text1"/>
          <w:sz w:val="22"/>
          <w:szCs w:val="22"/>
          <w:lang w:val="en-US"/>
        </w:rPr>
        <w:commentReference w:id="110"/>
      </w:r>
      <w:r w:rsidRPr="00F37CEC">
        <w:rPr>
          <w:rFonts w:ascii="Times New Roman" w:eastAsia="Calibri" w:hAnsi="Times New Roman" w:cs="Times New Roman"/>
          <w:color w:val="000000" w:themeColor="text1"/>
          <w:lang w:val="en-US"/>
        </w:rPr>
        <w:t>.</w:t>
      </w:r>
    </w:p>
    <w:p w14:paraId="62C5E0FF" w14:textId="23BED2AD" w:rsidR="005979B0" w:rsidRPr="00C6110C" w:rsidRDefault="00C6110C">
      <w:pPr>
        <w:numPr>
          <w:ilvl w:val="0"/>
          <w:numId w:val="24"/>
        </w:numPr>
        <w:spacing w:after="0"/>
        <w:rPr>
          <w:rFonts w:ascii="Times New Roman" w:eastAsia="Calibri" w:hAnsi="Times New Roman" w:cs="Times New Roman"/>
          <w:color w:val="000000" w:themeColor="text1"/>
          <w:highlight w:val="cyan"/>
          <w:lang w:val="en-US"/>
          <w:rPrChange w:id="111" w:author="User" w:date="2026-03-23T12:30:00Z">
            <w:rPr>
              <w:rFonts w:ascii="Times New Roman" w:eastAsia="Calibri" w:hAnsi="Times New Roman" w:cs="Times New Roman"/>
              <w:color w:val="000000" w:themeColor="text1"/>
              <w:lang w:val="en-US"/>
            </w:rPr>
          </w:rPrChange>
        </w:rPr>
      </w:pPr>
      <w:ins w:id="112" w:author="User" w:date="2026-03-23T12:23:00Z">
        <w:r w:rsidRPr="00C6110C">
          <w:rPr>
            <w:rFonts w:ascii="Times New Roman" w:eastAsia="Calibri" w:hAnsi="Times New Roman" w:cs="Times New Roman"/>
            <w:color w:val="000000" w:themeColor="text1"/>
            <w:highlight w:val="cyan"/>
            <w:lang w:val="en-US"/>
            <w:rPrChange w:id="113" w:author="User" w:date="2026-03-23T12:30:00Z">
              <w:rPr>
                <w:rFonts w:ascii="Times New Roman" w:eastAsia="Calibri" w:hAnsi="Times New Roman" w:cs="Times New Roman"/>
                <w:color w:val="000000" w:themeColor="text1"/>
                <w:lang w:val="en-US"/>
              </w:rPr>
            </w:rPrChange>
          </w:rPr>
          <w:lastRenderedPageBreak/>
          <w:t xml:space="preserve">Products pushed from ERP to SFDC will be visible. </w:t>
        </w:r>
      </w:ins>
      <w:ins w:id="114" w:author="User" w:date="2026-03-23T12:24:00Z">
        <w:r w:rsidRPr="00C6110C">
          <w:rPr>
            <w:rFonts w:ascii="Times New Roman" w:eastAsia="Calibri" w:hAnsi="Times New Roman" w:cs="Times New Roman"/>
            <w:color w:val="000000" w:themeColor="text1"/>
            <w:highlight w:val="cyan"/>
            <w:lang w:val="en-US"/>
            <w:rPrChange w:id="115" w:author="User" w:date="2026-03-23T12:30:00Z">
              <w:rPr>
                <w:rFonts w:ascii="Times New Roman" w:eastAsia="Calibri" w:hAnsi="Times New Roman" w:cs="Times New Roman"/>
                <w:color w:val="000000" w:themeColor="text1"/>
                <w:lang w:val="en-US"/>
              </w:rPr>
            </w:rPrChange>
          </w:rPr>
          <w:t>If required admin can mark the products as “Active and In Active”</w:t>
        </w:r>
      </w:ins>
      <w:ins w:id="116" w:author="User" w:date="2026-03-23T12:25:00Z">
        <w:r w:rsidRPr="00C6110C">
          <w:rPr>
            <w:rFonts w:ascii="Times New Roman" w:eastAsia="Calibri" w:hAnsi="Times New Roman" w:cs="Times New Roman"/>
            <w:color w:val="000000" w:themeColor="text1"/>
            <w:highlight w:val="cyan"/>
            <w:lang w:val="en-US"/>
            <w:rPrChange w:id="117" w:author="User" w:date="2026-03-23T12:30:00Z">
              <w:rPr>
                <w:rFonts w:ascii="Times New Roman" w:eastAsia="Calibri" w:hAnsi="Times New Roman" w:cs="Times New Roman"/>
                <w:color w:val="000000" w:themeColor="text1"/>
                <w:lang w:val="en-US"/>
              </w:rPr>
            </w:rPrChange>
          </w:rPr>
          <w:t xml:space="preserve"> </w:t>
        </w:r>
      </w:ins>
      <w:del w:id="118" w:author="User" w:date="2026-03-23T12:23:00Z">
        <w:r w:rsidR="00F37CEC" w:rsidRPr="00C6110C" w:rsidDel="00C6110C">
          <w:rPr>
            <w:rFonts w:ascii="Times New Roman" w:eastAsia="Calibri" w:hAnsi="Times New Roman" w:cs="Times New Roman"/>
            <w:color w:val="000000" w:themeColor="text1"/>
            <w:highlight w:val="cyan"/>
            <w:lang w:val="en-US"/>
            <w:rPrChange w:id="119" w:author="User" w:date="2026-03-23T12:30:00Z">
              <w:rPr>
                <w:rFonts w:ascii="Times New Roman" w:eastAsia="Calibri" w:hAnsi="Times New Roman" w:cs="Times New Roman"/>
                <w:color w:val="000000" w:themeColor="text1"/>
                <w:lang w:val="en-US"/>
              </w:rPr>
            </w:rPrChange>
          </w:rPr>
          <w:delText xml:space="preserve"> </w:delText>
        </w:r>
      </w:del>
    </w:p>
    <w:p w14:paraId="46E90B01" w14:textId="77777777" w:rsidR="005979B0" w:rsidRDefault="00116867">
      <w:pPr>
        <w:numPr>
          <w:ilvl w:val="0"/>
          <w:numId w:val="24"/>
        </w:numPr>
        <w:spacing w:after="240"/>
        <w:rPr>
          <w:rFonts w:ascii="Times New Roman" w:hAnsi="Times New Roman" w:cs="Times New Roman"/>
        </w:rPr>
      </w:pPr>
      <w:r>
        <w:rPr>
          <w:rFonts w:ascii="Times New Roman" w:eastAsia="Calibri" w:hAnsi="Times New Roman" w:cs="Times New Roman"/>
          <w:color w:val="000000"/>
        </w:rPr>
        <w:t>Products tagged as Rental/Demo treated as separate entries.</w:t>
      </w:r>
    </w:p>
    <w:p w14:paraId="21BBB5F0"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20" w:name="_heading=h.gi79lyptzgut" w:colFirst="0" w:colLast="0"/>
      <w:bookmarkEnd w:id="120"/>
      <w:r>
        <w:rPr>
          <w:rFonts w:ascii="Times New Roman" w:hAnsi="Times New Roman" w:cs="Times New Roman"/>
          <w:color w:val="000000"/>
          <w:sz w:val="27"/>
          <w:szCs w:val="27"/>
          <w:lang w:val="en-US"/>
        </w:rPr>
        <w:t>5</w:t>
      </w:r>
      <w:r>
        <w:rPr>
          <w:rFonts w:ascii="Times New Roman" w:hAnsi="Times New Roman" w:cs="Times New Roman"/>
          <w:color w:val="000000"/>
          <w:sz w:val="27"/>
          <w:szCs w:val="27"/>
        </w:rPr>
        <w:t>. Validations</w:t>
      </w:r>
    </w:p>
    <w:p w14:paraId="594C78A2" w14:textId="77777777" w:rsidR="005979B0" w:rsidRDefault="00116867">
      <w:pPr>
        <w:numPr>
          <w:ilvl w:val="0"/>
          <w:numId w:val="25"/>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Product Code mandatory.</w:t>
      </w:r>
    </w:p>
    <w:p w14:paraId="529E7EEB" w14:textId="77777777" w:rsidR="005979B0" w:rsidRPr="00C6110C" w:rsidRDefault="00116867">
      <w:pPr>
        <w:numPr>
          <w:ilvl w:val="0"/>
          <w:numId w:val="25"/>
        </w:numPr>
        <w:spacing w:after="0"/>
        <w:rPr>
          <w:ins w:id="121" w:author="User" w:date="2026-03-23T12:26:00Z"/>
          <w:rFonts w:ascii="Times New Roman" w:hAnsi="Times New Roman" w:cs="Times New Roman"/>
          <w:lang w:val="en-US"/>
          <w:rPrChange w:id="122" w:author="User" w:date="2026-03-23T12:26:00Z">
            <w:rPr>
              <w:ins w:id="123" w:author="User" w:date="2026-03-23T12:26:00Z"/>
              <w:rFonts w:ascii="Times New Roman" w:eastAsia="Calibri" w:hAnsi="Times New Roman" w:cs="Times New Roman"/>
              <w:color w:val="000000" w:themeColor="text1"/>
              <w:lang w:val="en-US"/>
            </w:rPr>
          </w:rPrChange>
        </w:rPr>
      </w:pPr>
      <w:r>
        <w:rPr>
          <w:rFonts w:ascii="Times New Roman" w:eastAsia="Calibri" w:hAnsi="Times New Roman" w:cs="Times New Roman"/>
          <w:color w:val="000000" w:themeColor="text1"/>
          <w:lang w:val="en-US"/>
        </w:rPr>
        <w:t>HSN Code (Domestic &amp; International) mandatory.</w:t>
      </w:r>
    </w:p>
    <w:p w14:paraId="6AA4ED51" w14:textId="6259EE65" w:rsidR="00C6110C" w:rsidRPr="00C6110C" w:rsidRDefault="00C6110C">
      <w:pPr>
        <w:numPr>
          <w:ilvl w:val="0"/>
          <w:numId w:val="25"/>
        </w:numPr>
        <w:spacing w:after="0"/>
        <w:rPr>
          <w:rFonts w:ascii="Times New Roman" w:hAnsi="Times New Roman" w:cs="Times New Roman"/>
          <w:highlight w:val="cyan"/>
          <w:lang w:val="en-US"/>
          <w:rPrChange w:id="124" w:author="User" w:date="2026-03-23T12:30:00Z">
            <w:rPr>
              <w:rFonts w:ascii="Times New Roman" w:hAnsi="Times New Roman" w:cs="Times New Roman"/>
              <w:lang w:val="en-US"/>
            </w:rPr>
          </w:rPrChange>
        </w:rPr>
      </w:pPr>
      <w:ins w:id="125" w:author="User" w:date="2026-03-23T12:26:00Z">
        <w:r w:rsidRPr="00C6110C">
          <w:rPr>
            <w:rFonts w:ascii="Times New Roman" w:eastAsia="Calibri" w:hAnsi="Times New Roman" w:cs="Times New Roman"/>
            <w:color w:val="000000" w:themeColor="text1"/>
            <w:highlight w:val="cyan"/>
            <w:lang w:val="en-US"/>
            <w:rPrChange w:id="126" w:author="User" w:date="2026-03-23T12:30:00Z">
              <w:rPr>
                <w:rFonts w:ascii="Times New Roman" w:eastAsia="Calibri" w:hAnsi="Times New Roman" w:cs="Times New Roman"/>
                <w:color w:val="000000" w:themeColor="text1"/>
                <w:lang w:val="en-US"/>
              </w:rPr>
            </w:rPrChange>
          </w:rPr>
          <w:t>Tax % will be part of the product payload</w:t>
        </w:r>
      </w:ins>
      <w:ins w:id="127" w:author="User" w:date="2026-03-23T12:27:00Z">
        <w:r w:rsidRPr="00C6110C">
          <w:rPr>
            <w:rFonts w:ascii="Times New Roman" w:eastAsia="Calibri" w:hAnsi="Times New Roman" w:cs="Times New Roman"/>
            <w:color w:val="000000" w:themeColor="text1"/>
            <w:highlight w:val="cyan"/>
            <w:lang w:val="en-US"/>
            <w:rPrChange w:id="128" w:author="User" w:date="2026-03-23T12:30:00Z">
              <w:rPr>
                <w:rFonts w:ascii="Times New Roman" w:eastAsia="Calibri" w:hAnsi="Times New Roman" w:cs="Times New Roman"/>
                <w:color w:val="000000" w:themeColor="text1"/>
                <w:lang w:val="en-US"/>
              </w:rPr>
            </w:rPrChange>
          </w:rPr>
          <w:t xml:space="preserve"> based on the confirmation provided by Cyrix Team as comments</w:t>
        </w:r>
      </w:ins>
    </w:p>
    <w:p w14:paraId="3DE58DA6" w14:textId="1EB89CC1" w:rsidR="005979B0" w:rsidRPr="00F37CEC" w:rsidDel="00C6110C" w:rsidRDefault="00116867">
      <w:pPr>
        <w:numPr>
          <w:ilvl w:val="0"/>
          <w:numId w:val="25"/>
        </w:numPr>
        <w:spacing w:after="240"/>
        <w:rPr>
          <w:del w:id="129" w:author="User" w:date="2026-03-23T12:27:00Z"/>
          <w:rFonts w:ascii="Times New Roman" w:hAnsi="Times New Roman" w:cs="Times New Roman"/>
          <w:highlight w:val="yellow"/>
        </w:rPr>
      </w:pPr>
      <w:del w:id="130" w:author="User" w:date="2026-03-23T12:27:00Z">
        <w:r w:rsidRPr="00F37CEC" w:rsidDel="00C6110C">
          <w:rPr>
            <w:rFonts w:ascii="Times New Roman" w:eastAsia="Calibri" w:hAnsi="Times New Roman" w:cs="Times New Roman"/>
            <w:color w:val="000000"/>
            <w:highlight w:val="yellow"/>
          </w:rPr>
          <w:delText xml:space="preserve">Tax % derived only from HSN Master (no manual entry in </w:delText>
        </w:r>
        <w:commentRangeStart w:id="131"/>
        <w:commentRangeStart w:id="132"/>
        <w:r w:rsidRPr="00F37CEC" w:rsidDel="00C6110C">
          <w:rPr>
            <w:rFonts w:ascii="Times New Roman" w:eastAsia="Calibri" w:hAnsi="Times New Roman" w:cs="Times New Roman"/>
            <w:color w:val="000000"/>
            <w:highlight w:val="yellow"/>
          </w:rPr>
          <w:delText>Salesforce</w:delText>
        </w:r>
        <w:commentRangeEnd w:id="131"/>
        <w:r w:rsidR="00F37CEC" w:rsidRPr="00F37CEC" w:rsidDel="00C6110C">
          <w:rPr>
            <w:rStyle w:val="CommentReference"/>
            <w:rFonts w:ascii="Times New Roman" w:eastAsia="Calibri" w:hAnsi="Times New Roman" w:cs="Times New Roman"/>
            <w:color w:val="000000"/>
            <w:sz w:val="22"/>
            <w:szCs w:val="22"/>
            <w:highlight w:val="yellow"/>
          </w:rPr>
          <w:commentReference w:id="131"/>
        </w:r>
        <w:commentRangeEnd w:id="132"/>
        <w:r w:rsidR="003766B8" w:rsidRPr="00F37CEC" w:rsidDel="00C6110C">
          <w:rPr>
            <w:rStyle w:val="CommentReference"/>
            <w:rFonts w:ascii="Times New Roman" w:eastAsia="Calibri" w:hAnsi="Times New Roman" w:cs="Times New Roman"/>
            <w:color w:val="000000"/>
            <w:sz w:val="22"/>
            <w:szCs w:val="22"/>
            <w:highlight w:val="yellow"/>
          </w:rPr>
          <w:commentReference w:id="132"/>
        </w:r>
        <w:r w:rsidRPr="00F37CEC" w:rsidDel="00C6110C">
          <w:rPr>
            <w:rFonts w:ascii="Times New Roman" w:eastAsia="Calibri" w:hAnsi="Times New Roman" w:cs="Times New Roman"/>
            <w:color w:val="000000"/>
            <w:highlight w:val="yellow"/>
          </w:rPr>
          <w:delText>).</w:delText>
        </w:r>
        <w:r w:rsidR="00F37CEC" w:rsidRPr="00F37CEC" w:rsidDel="00C6110C">
          <w:rPr>
            <w:rFonts w:ascii="Times New Roman" w:eastAsia="Calibri" w:hAnsi="Times New Roman" w:cs="Times New Roman"/>
            <w:color w:val="000000"/>
            <w:highlight w:val="yellow"/>
          </w:rPr>
          <w:delText xml:space="preserve"> </w:delText>
        </w:r>
      </w:del>
    </w:p>
    <w:p w14:paraId="064641CB"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33" w:name="_heading=h.iz0hk4j1sywm" w:colFirst="0" w:colLast="0"/>
      <w:bookmarkEnd w:id="133"/>
      <w:r>
        <w:rPr>
          <w:rFonts w:ascii="Times New Roman" w:hAnsi="Times New Roman" w:cs="Times New Roman"/>
          <w:color w:val="000000"/>
          <w:sz w:val="27"/>
          <w:szCs w:val="27"/>
          <w:lang w:val="en-US"/>
        </w:rPr>
        <w:t>6</w:t>
      </w:r>
      <w:r>
        <w:rPr>
          <w:rFonts w:ascii="Times New Roman" w:hAnsi="Times New Roman" w:cs="Times New Roman"/>
          <w:color w:val="000000"/>
          <w:sz w:val="27"/>
          <w:szCs w:val="27"/>
        </w:rPr>
        <w:t>. Notifications</w:t>
      </w:r>
    </w:p>
    <w:p w14:paraId="64B57D56" w14:textId="27FE1030" w:rsidR="005979B0" w:rsidRPr="005A1725" w:rsidRDefault="00116867">
      <w:pPr>
        <w:numPr>
          <w:ilvl w:val="0"/>
          <w:numId w:val="26"/>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No direct notifications required (Product Master is ERP-driven).</w:t>
      </w:r>
      <w:r w:rsidR="00A95275">
        <w:rPr>
          <w:rFonts w:ascii="Times New Roman" w:eastAsia="Calibri" w:hAnsi="Times New Roman" w:cs="Times New Roman"/>
          <w:color w:val="000000" w:themeColor="text1"/>
          <w:lang w:val="en-US"/>
        </w:rPr>
        <w:t xml:space="preserve">     </w:t>
      </w:r>
    </w:p>
    <w:p w14:paraId="167086F6" w14:textId="58BFC9D1" w:rsidR="005979B0" w:rsidRDefault="00116867">
      <w:pPr>
        <w:numPr>
          <w:ilvl w:val="0"/>
          <w:numId w:val="26"/>
        </w:numPr>
        <w:spacing w:after="240"/>
        <w:rPr>
          <w:rFonts w:ascii="Times New Roman" w:hAnsi="Times New Roman" w:cs="Times New Roman"/>
        </w:rPr>
      </w:pPr>
      <w:ins w:id="134" w:author="Manoj V Menon" w:date="2025-09-24T10:25:00Z">
        <w:r>
          <w:rPr>
            <w:rFonts w:ascii="Times New Roman" w:eastAsia="Calibri" w:hAnsi="Times New Roman" w:cs="Times New Roman"/>
            <w:color w:val="000000" w:themeColor="text1"/>
          </w:rPr>
          <w:t>Mandatory</w:t>
        </w:r>
      </w:ins>
      <w:r>
        <w:rPr>
          <w:rFonts w:ascii="Times New Roman" w:eastAsia="Calibri" w:hAnsi="Times New Roman" w:cs="Times New Roman"/>
          <w:color w:val="000000" w:themeColor="text1"/>
        </w:rPr>
        <w:t xml:space="preserve">: Notification to Admins if </w:t>
      </w:r>
      <w:r w:rsidR="00A95275">
        <w:rPr>
          <w:rFonts w:ascii="Times New Roman" w:eastAsia="Calibri" w:hAnsi="Times New Roman" w:cs="Times New Roman"/>
          <w:color w:val="000000" w:themeColor="text1"/>
        </w:rPr>
        <w:t xml:space="preserve">sync fails.   </w:t>
      </w:r>
      <w:r w:rsidR="005A1725">
        <w:rPr>
          <w:rFonts w:ascii="Times New Roman" w:eastAsia="Calibri" w:hAnsi="Times New Roman" w:cs="Times New Roman"/>
          <w:color w:val="000000" w:themeColor="text1"/>
        </w:rPr>
        <w:t xml:space="preserve"> </w:t>
      </w:r>
    </w:p>
    <w:p w14:paraId="6473D03D"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35" w:name="_heading=h.gd7a77co7sy1" w:colFirst="0" w:colLast="0"/>
      <w:bookmarkEnd w:id="135"/>
      <w:r>
        <w:rPr>
          <w:rFonts w:ascii="Times New Roman" w:hAnsi="Times New Roman" w:cs="Times New Roman"/>
          <w:color w:val="000000"/>
          <w:sz w:val="27"/>
          <w:szCs w:val="27"/>
          <w:lang w:val="en-US"/>
        </w:rPr>
        <w:t>7</w:t>
      </w:r>
      <w:r>
        <w:rPr>
          <w:rFonts w:ascii="Times New Roman" w:hAnsi="Times New Roman" w:cs="Times New Roman"/>
          <w:color w:val="000000"/>
          <w:sz w:val="27"/>
          <w:szCs w:val="27"/>
        </w:rPr>
        <w:t>. Approvals</w:t>
      </w:r>
    </w:p>
    <w:p w14:paraId="0E79C8B4" w14:textId="05B36EC4" w:rsidR="005979B0" w:rsidRPr="00C6110C" w:rsidRDefault="00116867">
      <w:pPr>
        <w:numPr>
          <w:ilvl w:val="0"/>
          <w:numId w:val="27"/>
        </w:numPr>
        <w:spacing w:before="240" w:after="0"/>
        <w:rPr>
          <w:rFonts w:ascii="Times New Roman" w:eastAsia="Calibri" w:hAnsi="Times New Roman" w:cs="Times New Roman"/>
          <w:color w:val="000000" w:themeColor="text1"/>
          <w:highlight w:val="cyan"/>
          <w:lang w:val="en-US"/>
          <w:rPrChange w:id="136" w:author="User" w:date="2026-03-23T12:30:00Z">
            <w:rPr>
              <w:rFonts w:ascii="Times New Roman" w:eastAsia="Calibri" w:hAnsi="Times New Roman" w:cs="Times New Roman"/>
              <w:color w:val="000000" w:themeColor="text1"/>
              <w:highlight w:val="yellow"/>
              <w:lang w:val="en-US"/>
            </w:rPr>
          </w:rPrChange>
        </w:rPr>
      </w:pPr>
      <w:r w:rsidRPr="00C6110C">
        <w:rPr>
          <w:rFonts w:ascii="Times New Roman" w:eastAsia="Calibri" w:hAnsi="Times New Roman" w:cs="Times New Roman"/>
          <w:color w:val="000000" w:themeColor="text1"/>
          <w:highlight w:val="cyan"/>
          <w:lang w:val="en-US"/>
          <w:rPrChange w:id="137" w:author="User" w:date="2026-03-23T12:30:00Z">
            <w:rPr>
              <w:rFonts w:ascii="Times New Roman" w:eastAsia="Calibri" w:hAnsi="Times New Roman" w:cs="Times New Roman"/>
              <w:color w:val="000000" w:themeColor="text1"/>
              <w:highlight w:val="yellow"/>
              <w:lang w:val="en-US"/>
            </w:rPr>
          </w:rPrChange>
        </w:rPr>
        <w:t xml:space="preserve">At Quote/Order level, approval triggered if product requires special </w:t>
      </w:r>
      <w:commentRangeStart w:id="138"/>
      <w:commentRangeStart w:id="139"/>
      <w:r w:rsidRPr="00C6110C">
        <w:rPr>
          <w:rFonts w:ascii="Times New Roman" w:eastAsia="Calibri" w:hAnsi="Times New Roman" w:cs="Times New Roman"/>
          <w:color w:val="000000" w:themeColor="text1"/>
          <w:highlight w:val="cyan"/>
          <w:lang w:val="en-US"/>
          <w:rPrChange w:id="140" w:author="User" w:date="2026-03-23T12:30:00Z">
            <w:rPr>
              <w:rFonts w:ascii="Times New Roman" w:eastAsia="Calibri" w:hAnsi="Times New Roman" w:cs="Times New Roman"/>
              <w:color w:val="000000" w:themeColor="text1"/>
              <w:highlight w:val="yellow"/>
              <w:lang w:val="en-US"/>
            </w:rPr>
          </w:rPrChange>
        </w:rPr>
        <w:t>permission</w:t>
      </w:r>
      <w:commentRangeEnd w:id="138"/>
      <w:r w:rsidR="00A95275" w:rsidRPr="00C6110C">
        <w:rPr>
          <w:rStyle w:val="CommentReference"/>
          <w:rFonts w:ascii="Times New Roman" w:eastAsia="Calibri" w:hAnsi="Times New Roman" w:cs="Times New Roman"/>
          <w:color w:val="000000" w:themeColor="text1"/>
          <w:sz w:val="22"/>
          <w:szCs w:val="22"/>
          <w:highlight w:val="cyan"/>
          <w:lang w:val="en-US"/>
          <w:rPrChange w:id="141" w:author="User" w:date="2026-03-23T12:30:00Z">
            <w:rPr>
              <w:rStyle w:val="CommentReference"/>
              <w:rFonts w:ascii="Times New Roman" w:eastAsia="Calibri" w:hAnsi="Times New Roman" w:cs="Times New Roman"/>
              <w:color w:val="000000" w:themeColor="text1"/>
              <w:sz w:val="22"/>
              <w:szCs w:val="22"/>
              <w:highlight w:val="yellow"/>
              <w:lang w:val="en-US"/>
            </w:rPr>
          </w:rPrChange>
        </w:rPr>
        <w:commentReference w:id="138"/>
      </w:r>
      <w:commentRangeEnd w:id="139"/>
      <w:r w:rsidR="003A29DD" w:rsidRPr="00C6110C">
        <w:rPr>
          <w:rStyle w:val="CommentReference"/>
          <w:rFonts w:ascii="Times New Roman" w:eastAsia="Calibri" w:hAnsi="Times New Roman" w:cs="Times New Roman"/>
          <w:color w:val="000000" w:themeColor="text1"/>
          <w:sz w:val="22"/>
          <w:szCs w:val="22"/>
          <w:highlight w:val="cyan"/>
          <w:lang w:val="en-US"/>
          <w:rPrChange w:id="142" w:author="User" w:date="2026-03-23T12:30:00Z">
            <w:rPr>
              <w:rStyle w:val="CommentReference"/>
              <w:rFonts w:ascii="Times New Roman" w:eastAsia="Calibri" w:hAnsi="Times New Roman" w:cs="Times New Roman"/>
              <w:color w:val="000000" w:themeColor="text1"/>
              <w:sz w:val="22"/>
              <w:szCs w:val="22"/>
              <w:highlight w:val="yellow"/>
              <w:lang w:val="en-US"/>
            </w:rPr>
          </w:rPrChange>
        </w:rPr>
        <w:commentReference w:id="139"/>
      </w:r>
      <w:r w:rsidRPr="00C6110C">
        <w:rPr>
          <w:rFonts w:ascii="Times New Roman" w:eastAsia="Calibri" w:hAnsi="Times New Roman" w:cs="Times New Roman"/>
          <w:color w:val="000000" w:themeColor="text1"/>
          <w:highlight w:val="cyan"/>
          <w:lang w:val="en-US"/>
          <w:rPrChange w:id="143" w:author="User" w:date="2026-03-23T12:30:00Z">
            <w:rPr>
              <w:rFonts w:ascii="Times New Roman" w:eastAsia="Calibri" w:hAnsi="Times New Roman" w:cs="Times New Roman"/>
              <w:color w:val="000000" w:themeColor="text1"/>
              <w:highlight w:val="yellow"/>
              <w:lang w:val="en-US"/>
            </w:rPr>
          </w:rPrChange>
        </w:rPr>
        <w:t>.</w:t>
      </w:r>
      <w:r w:rsidR="00A95275" w:rsidRPr="00C6110C">
        <w:rPr>
          <w:rFonts w:ascii="Times New Roman" w:eastAsia="Calibri" w:hAnsi="Times New Roman" w:cs="Times New Roman"/>
          <w:color w:val="000000" w:themeColor="text1"/>
          <w:highlight w:val="cyan"/>
          <w:lang w:val="en-US"/>
          <w:rPrChange w:id="144" w:author="User" w:date="2026-03-23T12:30:00Z">
            <w:rPr>
              <w:rFonts w:ascii="Times New Roman" w:eastAsia="Calibri" w:hAnsi="Times New Roman" w:cs="Times New Roman"/>
              <w:color w:val="000000" w:themeColor="text1"/>
              <w:highlight w:val="yellow"/>
              <w:lang w:val="en-US"/>
            </w:rPr>
          </w:rPrChange>
        </w:rPr>
        <w:t xml:space="preserve"> </w:t>
      </w:r>
      <w:ins w:id="145" w:author="User" w:date="2026-03-23T12:30:00Z">
        <w:r w:rsidR="00C6110C" w:rsidRPr="00C6110C">
          <w:rPr>
            <w:rFonts w:ascii="Times New Roman" w:eastAsia="Calibri" w:hAnsi="Times New Roman" w:cs="Times New Roman"/>
            <w:color w:val="000000" w:themeColor="text1"/>
            <w:highlight w:val="cyan"/>
            <w:lang w:val="en-US"/>
            <w:rPrChange w:id="146" w:author="User" w:date="2026-03-23T12:30:00Z">
              <w:rPr>
                <w:rFonts w:ascii="Times New Roman" w:eastAsia="Calibri" w:hAnsi="Times New Roman" w:cs="Times New Roman"/>
                <w:color w:val="000000" w:themeColor="text1"/>
                <w:highlight w:val="yellow"/>
                <w:lang w:val="en-US"/>
              </w:rPr>
            </w:rPrChange>
          </w:rPr>
          <w:sym w:font="Wingdings" w:char="F0E0"/>
        </w:r>
        <w:r w:rsidR="00C6110C" w:rsidRPr="00C6110C">
          <w:rPr>
            <w:rFonts w:ascii="Times New Roman" w:eastAsia="Calibri" w:hAnsi="Times New Roman" w:cs="Times New Roman"/>
            <w:color w:val="000000" w:themeColor="text1"/>
            <w:highlight w:val="cyan"/>
            <w:lang w:val="en-US"/>
            <w:rPrChange w:id="147" w:author="User" w:date="2026-03-23T12:30:00Z">
              <w:rPr>
                <w:rFonts w:ascii="Times New Roman" w:eastAsia="Calibri" w:hAnsi="Times New Roman" w:cs="Times New Roman"/>
                <w:color w:val="000000" w:themeColor="text1"/>
                <w:highlight w:val="yellow"/>
                <w:lang w:val="en-US"/>
              </w:rPr>
            </w:rPrChange>
          </w:rPr>
          <w:t xml:space="preserve"> </w:t>
        </w:r>
      </w:ins>
      <w:proofErr w:type="gramStart"/>
      <w:ins w:id="148" w:author="User" w:date="2026-03-23T12:31:00Z">
        <w:r w:rsidR="008851A4">
          <w:rPr>
            <w:rFonts w:ascii="Times New Roman" w:eastAsia="Calibri" w:hAnsi="Times New Roman" w:cs="Times New Roman"/>
            <w:color w:val="000000" w:themeColor="text1"/>
            <w:highlight w:val="cyan"/>
            <w:lang w:val="en-US"/>
          </w:rPr>
          <w:t>special</w:t>
        </w:r>
        <w:proofErr w:type="gramEnd"/>
        <w:r w:rsidR="008851A4">
          <w:rPr>
            <w:rFonts w:ascii="Times New Roman" w:eastAsia="Calibri" w:hAnsi="Times New Roman" w:cs="Times New Roman"/>
            <w:color w:val="000000" w:themeColor="text1"/>
            <w:highlight w:val="cyan"/>
            <w:lang w:val="en-US"/>
          </w:rPr>
          <w:t xml:space="preserve"> permission is n</w:t>
        </w:r>
      </w:ins>
      <w:ins w:id="149" w:author="User" w:date="2026-03-23T12:30:00Z">
        <w:r w:rsidR="00C6110C" w:rsidRPr="00C6110C">
          <w:rPr>
            <w:rFonts w:ascii="Times New Roman" w:eastAsia="Calibri" w:hAnsi="Times New Roman" w:cs="Times New Roman"/>
            <w:color w:val="000000" w:themeColor="text1"/>
            <w:highlight w:val="cyan"/>
            <w:lang w:val="en-US"/>
            <w:rPrChange w:id="150" w:author="User" w:date="2026-03-23T12:30:00Z">
              <w:rPr>
                <w:rFonts w:ascii="Times New Roman" w:eastAsia="Calibri" w:hAnsi="Times New Roman" w:cs="Times New Roman"/>
                <w:color w:val="000000" w:themeColor="text1"/>
                <w:highlight w:val="yellow"/>
                <w:lang w:val="en-US"/>
              </w:rPr>
            </w:rPrChange>
          </w:rPr>
          <w:t>ot required</w:t>
        </w:r>
      </w:ins>
      <w:ins w:id="151" w:author="User" w:date="2026-03-23T12:31:00Z">
        <w:r w:rsidR="008851A4">
          <w:rPr>
            <w:rFonts w:ascii="Times New Roman" w:eastAsia="Calibri" w:hAnsi="Times New Roman" w:cs="Times New Roman"/>
            <w:color w:val="000000" w:themeColor="text1"/>
            <w:highlight w:val="cyan"/>
            <w:lang w:val="en-US"/>
          </w:rPr>
          <w:t xml:space="preserve"> for products, approval is required only based on the price.</w:t>
        </w:r>
      </w:ins>
      <w:ins w:id="152" w:author="User" w:date="2026-03-23T12:30:00Z">
        <w:r w:rsidR="00C6110C" w:rsidRPr="00C6110C">
          <w:rPr>
            <w:rFonts w:ascii="Times New Roman" w:eastAsia="Calibri" w:hAnsi="Times New Roman" w:cs="Times New Roman"/>
            <w:color w:val="000000" w:themeColor="text1"/>
            <w:highlight w:val="cyan"/>
            <w:lang w:val="en-US"/>
            <w:rPrChange w:id="153" w:author="User" w:date="2026-03-23T12:30:00Z">
              <w:rPr>
                <w:rFonts w:ascii="Times New Roman" w:eastAsia="Calibri" w:hAnsi="Times New Roman" w:cs="Times New Roman"/>
                <w:color w:val="000000" w:themeColor="text1"/>
                <w:highlight w:val="yellow"/>
                <w:lang w:val="en-US"/>
              </w:rPr>
            </w:rPrChange>
          </w:rPr>
          <w:t xml:space="preserve"> confirmed by Cyrix Team Mr. Jeevan</w:t>
        </w:r>
      </w:ins>
      <w:r w:rsidR="00A95275" w:rsidRPr="00C6110C">
        <w:rPr>
          <w:rFonts w:ascii="Times New Roman" w:eastAsia="Calibri" w:hAnsi="Times New Roman" w:cs="Times New Roman"/>
          <w:color w:val="000000" w:themeColor="text1"/>
          <w:highlight w:val="cyan"/>
          <w:lang w:val="en-US"/>
          <w:rPrChange w:id="154" w:author="User" w:date="2026-03-23T12:30:00Z">
            <w:rPr>
              <w:rFonts w:ascii="Times New Roman" w:eastAsia="Calibri" w:hAnsi="Times New Roman" w:cs="Times New Roman"/>
              <w:color w:val="000000" w:themeColor="text1"/>
              <w:highlight w:val="yellow"/>
              <w:lang w:val="en-US"/>
            </w:rPr>
          </w:rPrChange>
        </w:rPr>
        <w:t xml:space="preserve"> </w:t>
      </w:r>
    </w:p>
    <w:p w14:paraId="7C64B128" w14:textId="3AA09D28" w:rsidR="005979B0" w:rsidRDefault="00116867">
      <w:pPr>
        <w:numPr>
          <w:ilvl w:val="0"/>
          <w:numId w:val="27"/>
        </w:numPr>
        <w:spacing w:after="240"/>
        <w:rPr>
          <w:rFonts w:ascii="Times New Roman" w:hAnsi="Times New Roman" w:cs="Times New Roman"/>
        </w:rPr>
      </w:pPr>
      <w:r>
        <w:rPr>
          <w:rFonts w:ascii="Times New Roman" w:eastAsia="Calibri" w:hAnsi="Times New Roman" w:cs="Times New Roman"/>
          <w:color w:val="000000"/>
        </w:rPr>
        <w:t>No approvals at Product Master level (read-only in Salesforce).</w:t>
      </w:r>
      <w:r w:rsidR="00A95275">
        <w:rPr>
          <w:rFonts w:ascii="Times New Roman" w:eastAsia="Calibri" w:hAnsi="Times New Roman" w:cs="Times New Roman"/>
          <w:color w:val="000000"/>
        </w:rPr>
        <w:t xml:space="preserve">   </w:t>
      </w:r>
    </w:p>
    <w:p w14:paraId="441115EF"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55" w:name="_heading=h.3wgcfmgbtuqv" w:colFirst="0" w:colLast="0"/>
      <w:bookmarkEnd w:id="155"/>
      <w:r>
        <w:rPr>
          <w:rFonts w:ascii="Times New Roman" w:hAnsi="Times New Roman" w:cs="Times New Roman"/>
          <w:color w:val="000000"/>
          <w:sz w:val="27"/>
          <w:szCs w:val="27"/>
          <w:lang w:val="en-US"/>
        </w:rPr>
        <w:t>8</w:t>
      </w:r>
      <w:r>
        <w:rPr>
          <w:rFonts w:ascii="Times New Roman" w:hAnsi="Times New Roman" w:cs="Times New Roman"/>
          <w:color w:val="000000"/>
          <w:sz w:val="27"/>
          <w:szCs w:val="27"/>
        </w:rPr>
        <w:t>. Integration</w:t>
      </w:r>
    </w:p>
    <w:p w14:paraId="53761CC3" w14:textId="77777777" w:rsidR="005979B0" w:rsidRDefault="00116867">
      <w:pPr>
        <w:numPr>
          <w:ilvl w:val="0"/>
          <w:numId w:val="28"/>
        </w:numPr>
        <w:spacing w:before="240" w:after="0"/>
        <w:rPr>
          <w:rFonts w:ascii="Times New Roman" w:hAnsi="Times New Roman" w:cs="Times New Roman"/>
        </w:rPr>
      </w:pPr>
      <w:r>
        <w:rPr>
          <w:rFonts w:ascii="Times New Roman" w:eastAsia="Calibri" w:hAnsi="Times New Roman" w:cs="Times New Roman"/>
          <w:b/>
          <w:color w:val="000000"/>
        </w:rPr>
        <w:t>ERP → Salesforce</w:t>
      </w:r>
    </w:p>
    <w:p w14:paraId="3058BBF5" w14:textId="2496382C" w:rsidR="005979B0" w:rsidRDefault="00116867">
      <w:pPr>
        <w:numPr>
          <w:ilvl w:val="1"/>
          <w:numId w:val="28"/>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Product Master (</w:t>
      </w:r>
      <w:r w:rsidR="00A95275">
        <w:rPr>
          <w:rFonts w:ascii="Times New Roman" w:eastAsia="Calibri" w:hAnsi="Times New Roman" w:cs="Times New Roman"/>
          <w:color w:val="000000" w:themeColor="text1"/>
          <w:lang w:val="en-US"/>
        </w:rPr>
        <w:t>real time</w:t>
      </w:r>
      <w:r>
        <w:rPr>
          <w:rFonts w:ascii="Times New Roman" w:eastAsia="Calibri" w:hAnsi="Times New Roman" w:cs="Times New Roman"/>
          <w:color w:val="000000" w:themeColor="text1"/>
          <w:lang w:val="en-US"/>
        </w:rPr>
        <w:t>).</w:t>
      </w:r>
      <w:r w:rsidR="00D87728">
        <w:rPr>
          <w:rFonts w:ascii="Times New Roman" w:eastAsia="Calibri" w:hAnsi="Times New Roman" w:cs="Times New Roman"/>
          <w:color w:val="000000" w:themeColor="text1"/>
          <w:lang w:val="en-US"/>
        </w:rPr>
        <w:t xml:space="preserve"> </w:t>
      </w:r>
    </w:p>
    <w:p w14:paraId="35A306E1" w14:textId="77777777" w:rsidR="005979B0" w:rsidRDefault="00116867">
      <w:pPr>
        <w:numPr>
          <w:ilvl w:val="0"/>
          <w:numId w:val="28"/>
        </w:numPr>
        <w:spacing w:after="0"/>
        <w:rPr>
          <w:rFonts w:ascii="Times New Roman" w:hAnsi="Times New Roman" w:cs="Times New Roman"/>
        </w:rPr>
      </w:pPr>
      <w:r>
        <w:rPr>
          <w:rFonts w:ascii="Times New Roman" w:eastAsia="Calibri" w:hAnsi="Times New Roman" w:cs="Times New Roman"/>
          <w:b/>
          <w:color w:val="000000"/>
        </w:rPr>
        <w:t>Salesforce → ERP</w:t>
      </w:r>
    </w:p>
    <w:p w14:paraId="1199F868" w14:textId="0826E1A7" w:rsidR="005979B0" w:rsidRDefault="00116867">
      <w:pPr>
        <w:numPr>
          <w:ilvl w:val="1"/>
          <w:numId w:val="28"/>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No updates (Products are managed in ERP).</w:t>
      </w:r>
    </w:p>
    <w:p w14:paraId="2E68E5D5"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56" w:name="_heading=h.g68mllqzf6ly" w:colFirst="0" w:colLast="0"/>
      <w:bookmarkEnd w:id="156"/>
      <w:r>
        <w:rPr>
          <w:rFonts w:ascii="Times New Roman" w:hAnsi="Times New Roman" w:cs="Times New Roman"/>
          <w:color w:val="000000"/>
          <w:sz w:val="27"/>
          <w:szCs w:val="27"/>
          <w:lang w:val="en-US"/>
        </w:rPr>
        <w:t>9</w:t>
      </w:r>
      <w:r>
        <w:rPr>
          <w:rFonts w:ascii="Times New Roman" w:hAnsi="Times New Roman" w:cs="Times New Roman"/>
          <w:color w:val="000000"/>
          <w:sz w:val="27"/>
          <w:szCs w:val="27"/>
        </w:rPr>
        <w:t>. Who Will Access</w:t>
      </w:r>
    </w:p>
    <w:p w14:paraId="22F8EDF2" w14:textId="77777777" w:rsidR="005979B0" w:rsidRDefault="00116867">
      <w:pPr>
        <w:numPr>
          <w:ilvl w:val="0"/>
          <w:numId w:val="29"/>
        </w:numPr>
        <w:spacing w:before="240" w:after="0"/>
        <w:rPr>
          <w:rFonts w:ascii="Times New Roman" w:hAnsi="Times New Roman" w:cs="Times New Roman"/>
        </w:rPr>
      </w:pPr>
      <w:r>
        <w:rPr>
          <w:rFonts w:ascii="Times New Roman" w:eastAsia="Calibri" w:hAnsi="Times New Roman" w:cs="Times New Roman"/>
          <w:b/>
          <w:color w:val="000000"/>
        </w:rPr>
        <w:t>Sales Team:</w:t>
      </w:r>
      <w:r>
        <w:rPr>
          <w:rFonts w:ascii="Times New Roman" w:eastAsia="Calibri" w:hAnsi="Times New Roman" w:cs="Times New Roman"/>
          <w:color w:val="000000"/>
        </w:rPr>
        <w:t xml:space="preserve"> Search &amp; select products in Opportunities/Quotes.</w:t>
      </w:r>
    </w:p>
    <w:p w14:paraId="30EA5399" w14:textId="77777777" w:rsidR="005979B0" w:rsidRDefault="00116867">
      <w:pPr>
        <w:numPr>
          <w:ilvl w:val="0"/>
          <w:numId w:val="29"/>
        </w:numPr>
        <w:spacing w:after="0"/>
        <w:rPr>
          <w:rFonts w:ascii="Times New Roman" w:hAnsi="Times New Roman" w:cs="Times New Roman"/>
          <w:lang w:val="en-US"/>
        </w:rPr>
      </w:pPr>
      <w:r>
        <w:rPr>
          <w:rFonts w:ascii="Times New Roman" w:eastAsia="Calibri" w:hAnsi="Times New Roman" w:cs="Times New Roman"/>
          <w:b/>
          <w:bCs/>
          <w:color w:val="000000" w:themeColor="text1"/>
          <w:lang w:val="en-US"/>
        </w:rPr>
        <w:t>Back Office:</w:t>
      </w:r>
      <w:r>
        <w:rPr>
          <w:rFonts w:ascii="Times New Roman" w:eastAsia="Calibri" w:hAnsi="Times New Roman" w:cs="Times New Roman"/>
          <w:color w:val="000000" w:themeColor="text1"/>
          <w:lang w:val="en-US"/>
        </w:rPr>
        <w:t xml:space="preserve"> Use in Orders &amp; Invoices.</w:t>
      </w:r>
    </w:p>
    <w:p w14:paraId="7F9F7E76" w14:textId="56AB6CBA" w:rsidR="005979B0" w:rsidRDefault="00116867">
      <w:pPr>
        <w:numPr>
          <w:ilvl w:val="0"/>
          <w:numId w:val="29"/>
        </w:numPr>
        <w:spacing w:after="240"/>
        <w:rPr>
          <w:rFonts w:ascii="Times New Roman" w:hAnsi="Times New Roman" w:cs="Times New Roman"/>
          <w:lang w:val="en-US"/>
        </w:rPr>
      </w:pPr>
      <w:r>
        <w:rPr>
          <w:rFonts w:ascii="Times New Roman" w:eastAsia="Calibri" w:hAnsi="Times New Roman" w:cs="Times New Roman"/>
          <w:b/>
          <w:bCs/>
          <w:color w:val="000000" w:themeColor="text1"/>
          <w:lang w:val="en-US"/>
        </w:rPr>
        <w:t>Admins:</w:t>
      </w:r>
      <w:r>
        <w:rPr>
          <w:rFonts w:ascii="Times New Roman" w:eastAsia="Calibri" w:hAnsi="Times New Roman" w:cs="Times New Roman"/>
          <w:color w:val="000000" w:themeColor="text1"/>
          <w:lang w:val="en-US"/>
        </w:rPr>
        <w:t xml:space="preserve"> Monitor sync status.</w:t>
      </w:r>
    </w:p>
    <w:p w14:paraId="5FF0D251"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57" w:name="_heading=h.9wc7yit18yk7" w:colFirst="0" w:colLast="0"/>
      <w:bookmarkStart w:id="158" w:name="_heading=h.8ge312w28lkj" w:colFirst="0" w:colLast="0"/>
      <w:bookmarkEnd w:id="157"/>
      <w:bookmarkEnd w:id="158"/>
      <w:r>
        <w:rPr>
          <w:rFonts w:ascii="Times New Roman" w:hAnsi="Times New Roman" w:cs="Times New Roman"/>
          <w:color w:val="000000"/>
          <w:sz w:val="27"/>
          <w:szCs w:val="27"/>
        </w:rPr>
        <w:t>1</w:t>
      </w:r>
      <w:r>
        <w:rPr>
          <w:rFonts w:ascii="Times New Roman" w:hAnsi="Times New Roman" w:cs="Times New Roman"/>
          <w:color w:val="000000"/>
          <w:sz w:val="27"/>
          <w:szCs w:val="27"/>
          <w:lang w:val="en-US"/>
        </w:rPr>
        <w:t>0</w:t>
      </w:r>
      <w:r>
        <w:rPr>
          <w:rFonts w:ascii="Times New Roman" w:hAnsi="Times New Roman" w:cs="Times New Roman"/>
          <w:color w:val="000000"/>
          <w:sz w:val="27"/>
          <w:szCs w:val="27"/>
        </w:rPr>
        <w:t>. Acceptance Criteria</w:t>
      </w:r>
    </w:p>
    <w:p w14:paraId="09EA8F5E" w14:textId="77777777" w:rsidR="005979B0" w:rsidRDefault="00116867">
      <w:pPr>
        <w:numPr>
          <w:ilvl w:val="0"/>
          <w:numId w:val="30"/>
        </w:numPr>
        <w:spacing w:before="240" w:after="0"/>
        <w:rPr>
          <w:rFonts w:ascii="Times New Roman" w:hAnsi="Times New Roman" w:cs="Times New Roman"/>
        </w:rPr>
      </w:pPr>
      <w:r>
        <w:rPr>
          <w:rFonts w:ascii="Times New Roman" w:eastAsia="Calibri" w:hAnsi="Times New Roman" w:cs="Times New Roman"/>
          <w:color w:val="000000"/>
        </w:rPr>
        <w:t>Product Master visible in Salesforce with all required fields.</w:t>
      </w:r>
    </w:p>
    <w:p w14:paraId="6DD340AA" w14:textId="77777777" w:rsidR="005979B0" w:rsidRDefault="00116867">
      <w:pPr>
        <w:numPr>
          <w:ilvl w:val="0"/>
          <w:numId w:val="30"/>
        </w:numPr>
        <w:spacing w:after="0"/>
        <w:rPr>
          <w:rFonts w:ascii="Times New Roman" w:hAnsi="Times New Roman" w:cs="Times New Roman"/>
        </w:rPr>
      </w:pPr>
      <w:r>
        <w:rPr>
          <w:rFonts w:ascii="Times New Roman" w:eastAsia="Calibri" w:hAnsi="Times New Roman" w:cs="Times New Roman"/>
          <w:color w:val="000000"/>
        </w:rPr>
        <w:t>Only ERP-synced Products appear (no manual creation).</w:t>
      </w:r>
    </w:p>
    <w:p w14:paraId="6157FE28" w14:textId="57ECE883" w:rsidR="005979B0" w:rsidRPr="008851A4" w:rsidRDefault="00116867">
      <w:pPr>
        <w:numPr>
          <w:ilvl w:val="0"/>
          <w:numId w:val="30"/>
        </w:numPr>
        <w:spacing w:after="0"/>
        <w:rPr>
          <w:rFonts w:ascii="Times New Roman" w:hAnsi="Times New Roman" w:cs="Times New Roman"/>
          <w:highlight w:val="cyan"/>
          <w:rPrChange w:id="159" w:author="User" w:date="2026-03-23T12:32:00Z">
            <w:rPr>
              <w:rFonts w:ascii="Times New Roman" w:hAnsi="Times New Roman" w:cs="Times New Roman"/>
              <w:highlight w:val="yellow"/>
            </w:rPr>
          </w:rPrChange>
        </w:rPr>
      </w:pPr>
      <w:r w:rsidRPr="008851A4">
        <w:rPr>
          <w:rFonts w:ascii="Times New Roman" w:eastAsia="Calibri" w:hAnsi="Times New Roman" w:cs="Times New Roman"/>
          <w:color w:val="000000"/>
          <w:highlight w:val="cyan"/>
          <w:rPrChange w:id="160" w:author="User" w:date="2026-03-23T12:32:00Z">
            <w:rPr>
              <w:rFonts w:ascii="Times New Roman" w:eastAsia="Calibri" w:hAnsi="Times New Roman" w:cs="Times New Roman"/>
              <w:color w:val="000000"/>
              <w:highlight w:val="yellow"/>
            </w:rPr>
          </w:rPrChange>
        </w:rPr>
        <w:t xml:space="preserve">Tax applied correctly based on </w:t>
      </w:r>
      <w:del w:id="161" w:author="User" w:date="2026-03-23T12:32:00Z">
        <w:r w:rsidRPr="008851A4" w:rsidDel="008851A4">
          <w:rPr>
            <w:rFonts w:ascii="Times New Roman" w:eastAsia="Calibri" w:hAnsi="Times New Roman" w:cs="Times New Roman"/>
            <w:color w:val="000000"/>
            <w:highlight w:val="cyan"/>
            <w:rPrChange w:id="162" w:author="User" w:date="2026-03-23T12:32:00Z">
              <w:rPr>
                <w:rFonts w:ascii="Times New Roman" w:eastAsia="Calibri" w:hAnsi="Times New Roman" w:cs="Times New Roman"/>
                <w:color w:val="000000"/>
                <w:highlight w:val="yellow"/>
              </w:rPr>
            </w:rPrChange>
          </w:rPr>
          <w:delText>HSN &amp;</w:delText>
        </w:r>
      </w:del>
      <w:r w:rsidRPr="008851A4">
        <w:rPr>
          <w:rFonts w:ascii="Times New Roman" w:eastAsia="Calibri" w:hAnsi="Times New Roman" w:cs="Times New Roman"/>
          <w:color w:val="000000"/>
          <w:highlight w:val="cyan"/>
          <w:rPrChange w:id="163" w:author="User" w:date="2026-03-23T12:32:00Z">
            <w:rPr>
              <w:rFonts w:ascii="Times New Roman" w:eastAsia="Calibri" w:hAnsi="Times New Roman" w:cs="Times New Roman"/>
              <w:color w:val="000000"/>
              <w:highlight w:val="yellow"/>
            </w:rPr>
          </w:rPrChange>
        </w:rPr>
        <w:t xml:space="preserve"> Customer </w:t>
      </w:r>
      <w:commentRangeStart w:id="164"/>
      <w:commentRangeStart w:id="165"/>
      <w:r w:rsidRPr="008851A4">
        <w:rPr>
          <w:rFonts w:ascii="Times New Roman" w:eastAsia="Calibri" w:hAnsi="Times New Roman" w:cs="Times New Roman"/>
          <w:color w:val="000000"/>
          <w:highlight w:val="cyan"/>
          <w:rPrChange w:id="166" w:author="User" w:date="2026-03-23T12:32:00Z">
            <w:rPr>
              <w:rFonts w:ascii="Times New Roman" w:eastAsia="Calibri" w:hAnsi="Times New Roman" w:cs="Times New Roman"/>
              <w:color w:val="000000"/>
              <w:highlight w:val="yellow"/>
            </w:rPr>
          </w:rPrChange>
        </w:rPr>
        <w:t>territory</w:t>
      </w:r>
      <w:commentRangeEnd w:id="164"/>
      <w:r w:rsidR="006A5B03" w:rsidRPr="008851A4">
        <w:rPr>
          <w:rStyle w:val="CommentReference"/>
          <w:rFonts w:ascii="Times New Roman" w:eastAsia="Calibri" w:hAnsi="Times New Roman" w:cs="Times New Roman"/>
          <w:color w:val="000000"/>
          <w:sz w:val="22"/>
          <w:szCs w:val="22"/>
          <w:highlight w:val="cyan"/>
          <w:rPrChange w:id="167" w:author="User" w:date="2026-03-23T12:32:00Z">
            <w:rPr>
              <w:rStyle w:val="CommentReference"/>
              <w:rFonts w:ascii="Times New Roman" w:eastAsia="Calibri" w:hAnsi="Times New Roman" w:cs="Times New Roman"/>
              <w:color w:val="000000"/>
              <w:sz w:val="22"/>
              <w:szCs w:val="22"/>
              <w:highlight w:val="yellow"/>
            </w:rPr>
          </w:rPrChange>
        </w:rPr>
        <w:commentReference w:id="164"/>
      </w:r>
      <w:commentRangeEnd w:id="165"/>
      <w:r w:rsidR="00D46FC5" w:rsidRPr="008851A4">
        <w:rPr>
          <w:rStyle w:val="CommentReference"/>
          <w:rFonts w:ascii="Times New Roman" w:eastAsia="Calibri" w:hAnsi="Times New Roman" w:cs="Times New Roman"/>
          <w:color w:val="000000"/>
          <w:sz w:val="22"/>
          <w:szCs w:val="22"/>
          <w:highlight w:val="cyan"/>
          <w:rPrChange w:id="168" w:author="User" w:date="2026-03-23T12:32:00Z">
            <w:rPr>
              <w:rStyle w:val="CommentReference"/>
              <w:rFonts w:ascii="Times New Roman" w:eastAsia="Calibri" w:hAnsi="Times New Roman" w:cs="Times New Roman"/>
              <w:color w:val="000000"/>
              <w:sz w:val="22"/>
              <w:szCs w:val="22"/>
              <w:highlight w:val="yellow"/>
            </w:rPr>
          </w:rPrChange>
        </w:rPr>
        <w:commentReference w:id="165"/>
      </w:r>
      <w:ins w:id="169" w:author="User" w:date="2026-03-23T12:33:00Z">
        <w:r w:rsidR="008851A4">
          <w:rPr>
            <w:rFonts w:ascii="Times New Roman" w:eastAsia="Calibri" w:hAnsi="Times New Roman" w:cs="Times New Roman"/>
            <w:color w:val="000000"/>
            <w:highlight w:val="cyan"/>
          </w:rPr>
          <w:t xml:space="preserve"> </w:t>
        </w:r>
      </w:ins>
      <w:del w:id="170" w:author="User" w:date="2026-03-23T12:33:00Z">
        <w:r w:rsidRPr="008851A4" w:rsidDel="008851A4">
          <w:rPr>
            <w:rFonts w:ascii="Times New Roman" w:eastAsia="Calibri" w:hAnsi="Times New Roman" w:cs="Times New Roman"/>
            <w:color w:val="000000"/>
            <w:highlight w:val="cyan"/>
            <w:rPrChange w:id="171" w:author="User" w:date="2026-03-23T12:32:00Z">
              <w:rPr>
                <w:rFonts w:ascii="Times New Roman" w:eastAsia="Calibri" w:hAnsi="Times New Roman" w:cs="Times New Roman"/>
                <w:color w:val="000000"/>
                <w:highlight w:val="yellow"/>
              </w:rPr>
            </w:rPrChange>
          </w:rPr>
          <w:delText>.</w:delText>
        </w:r>
      </w:del>
    </w:p>
    <w:p w14:paraId="76CA4178" w14:textId="48AC0DA7" w:rsidR="005979B0" w:rsidDel="008851A4" w:rsidRDefault="00116867">
      <w:pPr>
        <w:numPr>
          <w:ilvl w:val="0"/>
          <w:numId w:val="30"/>
        </w:numPr>
        <w:spacing w:after="0"/>
        <w:rPr>
          <w:del w:id="172" w:author="User" w:date="2026-03-23T12:32:00Z"/>
          <w:rFonts w:ascii="Times New Roman" w:hAnsi="Times New Roman" w:cs="Times New Roman"/>
          <w:lang w:val="en-US"/>
        </w:rPr>
      </w:pPr>
      <w:del w:id="173" w:author="User" w:date="2026-03-23T12:32:00Z">
        <w:r w:rsidRPr="006A5B03" w:rsidDel="008851A4">
          <w:rPr>
            <w:rFonts w:ascii="Times New Roman" w:eastAsia="Calibri" w:hAnsi="Times New Roman" w:cs="Times New Roman"/>
            <w:color w:val="000000" w:themeColor="text1"/>
            <w:highlight w:val="yellow"/>
            <w:lang w:val="en-US"/>
          </w:rPr>
          <w:delText>Special permission products blocked at /Order without approvals</w:delText>
        </w:r>
        <w:r w:rsidDel="008851A4">
          <w:rPr>
            <w:rFonts w:ascii="Times New Roman" w:eastAsia="Calibri" w:hAnsi="Times New Roman" w:cs="Times New Roman"/>
            <w:color w:val="000000" w:themeColor="text1"/>
            <w:lang w:val="en-US"/>
          </w:rPr>
          <w:delText>.</w:delText>
        </w:r>
      </w:del>
    </w:p>
    <w:p w14:paraId="357715B7" w14:textId="036D7AC8" w:rsidR="005979B0" w:rsidRPr="00A10484" w:rsidRDefault="006A5B03">
      <w:pPr>
        <w:numPr>
          <w:ilvl w:val="0"/>
          <w:numId w:val="30"/>
        </w:numPr>
        <w:spacing w:after="240"/>
        <w:rPr>
          <w:rFonts w:ascii="Times New Roman" w:hAnsi="Times New Roman" w:cs="Times New Roman"/>
        </w:rPr>
      </w:pPr>
      <w:r>
        <w:rPr>
          <w:rFonts w:ascii="Times New Roman" w:eastAsia="Calibri" w:hAnsi="Times New Roman" w:cs="Times New Roman"/>
          <w:color w:val="000000"/>
        </w:rPr>
        <w:t>Real Time</w:t>
      </w:r>
      <w:r w:rsidR="00116867">
        <w:rPr>
          <w:rFonts w:ascii="Times New Roman" w:eastAsia="Calibri" w:hAnsi="Times New Roman" w:cs="Times New Roman"/>
          <w:color w:val="000000"/>
        </w:rPr>
        <w:t xml:space="preserve"> sync completes successfully, with monitoring alerts for failures.</w:t>
      </w:r>
    </w:p>
    <w:p w14:paraId="2382451F" w14:textId="6CC3259F" w:rsidR="00A10484" w:rsidRDefault="00A10484">
      <w:pPr>
        <w:numPr>
          <w:ilvl w:val="0"/>
          <w:numId w:val="30"/>
        </w:numPr>
        <w:spacing w:after="240"/>
        <w:rPr>
          <w:rFonts w:ascii="Times New Roman" w:hAnsi="Times New Roman" w:cs="Times New Roman"/>
        </w:rPr>
      </w:pPr>
      <w:r>
        <w:rPr>
          <w:rFonts w:ascii="Times New Roman" w:eastAsia="Calibri" w:hAnsi="Times New Roman" w:cs="Times New Roman"/>
          <w:color w:val="000000"/>
        </w:rPr>
        <w:t>“Send Email” standard salesforce activity will be enabled</w:t>
      </w:r>
    </w:p>
    <w:p w14:paraId="3F98372D"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74" w:name="_heading=h.hekni2c965lt" w:colFirst="0" w:colLast="0"/>
      <w:bookmarkEnd w:id="174"/>
      <w:r>
        <w:rPr>
          <w:rFonts w:ascii="Times New Roman" w:hAnsi="Times New Roman" w:cs="Times New Roman"/>
          <w:color w:val="000000"/>
          <w:sz w:val="27"/>
          <w:szCs w:val="27"/>
        </w:rPr>
        <w:t>1</w:t>
      </w:r>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Data Upload</w:t>
      </w:r>
    </w:p>
    <w:p w14:paraId="64520835" w14:textId="77777777" w:rsidR="005979B0" w:rsidRDefault="00116867">
      <w:pPr>
        <w:numPr>
          <w:ilvl w:val="0"/>
          <w:numId w:val="31"/>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lastRenderedPageBreak/>
        <w:t>Not allowed in Salesforce (ERP is master).</w:t>
      </w:r>
    </w:p>
    <w:p w14:paraId="512FE229" w14:textId="77777777" w:rsidR="005979B0" w:rsidRDefault="00116867">
      <w:pPr>
        <w:numPr>
          <w:ilvl w:val="0"/>
          <w:numId w:val="31"/>
        </w:numPr>
        <w:spacing w:after="240"/>
        <w:rPr>
          <w:rFonts w:ascii="Times New Roman" w:hAnsi="Times New Roman" w:cs="Times New Roman"/>
        </w:rPr>
      </w:pPr>
      <w:r>
        <w:rPr>
          <w:rFonts w:ascii="Times New Roman" w:eastAsia="Calibri" w:hAnsi="Times New Roman" w:cs="Times New Roman"/>
          <w:color w:val="000000"/>
        </w:rPr>
        <w:t>Initial load from ERP during implementation.</w:t>
      </w:r>
    </w:p>
    <w:p w14:paraId="63E1740E"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75" w:name="_heading=h.vw7tpr1znbz" w:colFirst="0" w:colLast="0"/>
      <w:bookmarkEnd w:id="175"/>
      <w:r>
        <w:rPr>
          <w:rFonts w:ascii="Times New Roman" w:hAnsi="Times New Roman" w:cs="Times New Roman"/>
          <w:color w:val="000000"/>
          <w:sz w:val="27"/>
          <w:szCs w:val="27"/>
        </w:rPr>
        <w:t>1</w:t>
      </w:r>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Reports</w:t>
      </w:r>
    </w:p>
    <w:p w14:paraId="3E6B0038" w14:textId="77777777" w:rsidR="005979B0" w:rsidRDefault="00116867">
      <w:pPr>
        <w:numPr>
          <w:ilvl w:val="0"/>
          <w:numId w:val="32"/>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Products by Category / Sub Category / Brand.</w:t>
      </w:r>
    </w:p>
    <w:p w14:paraId="33A274CC" w14:textId="77777777" w:rsidR="005979B0" w:rsidRDefault="00116867">
      <w:pPr>
        <w:numPr>
          <w:ilvl w:val="0"/>
          <w:numId w:val="32"/>
        </w:numPr>
        <w:spacing w:after="0"/>
        <w:rPr>
          <w:rFonts w:ascii="Times New Roman" w:hAnsi="Times New Roman" w:cs="Times New Roman"/>
        </w:rPr>
      </w:pPr>
      <w:r>
        <w:rPr>
          <w:rFonts w:ascii="Times New Roman" w:eastAsia="Calibri" w:hAnsi="Times New Roman" w:cs="Times New Roman"/>
          <w:color w:val="000000"/>
        </w:rPr>
        <w:t>Products used in Opportunities.</w:t>
      </w:r>
    </w:p>
    <w:p w14:paraId="4344E1B6" w14:textId="77777777" w:rsidR="005979B0" w:rsidRDefault="00116867">
      <w:pPr>
        <w:numPr>
          <w:ilvl w:val="0"/>
          <w:numId w:val="32"/>
        </w:numPr>
        <w:spacing w:after="240"/>
        <w:rPr>
          <w:rFonts w:ascii="Times New Roman" w:hAnsi="Times New Roman" w:cs="Times New Roman"/>
        </w:rPr>
      </w:pPr>
      <w:r>
        <w:rPr>
          <w:rFonts w:ascii="Times New Roman" w:eastAsia="Calibri" w:hAnsi="Times New Roman" w:cs="Times New Roman"/>
          <w:color w:val="000000" w:themeColor="text1"/>
        </w:rPr>
        <w:t>Revenue by Product / Brand / Category.</w:t>
      </w:r>
    </w:p>
    <w:p w14:paraId="2F92E3E1"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76" w:name="_heading=h.vzopk2rp8noe" w:colFirst="0" w:colLast="0"/>
      <w:bookmarkEnd w:id="176"/>
      <w:r>
        <w:rPr>
          <w:rFonts w:ascii="Times New Roman" w:hAnsi="Times New Roman" w:cs="Times New Roman"/>
          <w:color w:val="000000"/>
          <w:sz w:val="27"/>
          <w:szCs w:val="27"/>
        </w:rPr>
        <w:t>1</w:t>
      </w:r>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Inputs from Customer (Cyrix)</w:t>
      </w:r>
    </w:p>
    <w:p w14:paraId="0A4AAF61" w14:textId="77777777" w:rsidR="005979B0" w:rsidRDefault="00116867">
      <w:pPr>
        <w:numPr>
          <w:ilvl w:val="0"/>
          <w:numId w:val="33"/>
        </w:numPr>
        <w:spacing w:before="240" w:after="0"/>
        <w:jc w:val="both"/>
        <w:rPr>
          <w:rFonts w:ascii="Times New Roman" w:hAnsi="Times New Roman" w:cs="Times New Roman"/>
          <w:lang w:val="en-US"/>
        </w:rPr>
      </w:pPr>
      <w:r>
        <w:rPr>
          <w:rFonts w:ascii="Times New Roman" w:eastAsia="Calibri" w:hAnsi="Times New Roman" w:cs="Times New Roman"/>
          <w:color w:val="000000" w:themeColor="text1"/>
          <w:lang w:val="en-US"/>
        </w:rPr>
        <w:t>Do you want to restrict inactive products from being added to Opportunities/Quotes (coming from ERP)? Yes – option to be given</w:t>
      </w:r>
    </w:p>
    <w:p w14:paraId="1E78189A" w14:textId="57E87F0B" w:rsidR="005979B0" w:rsidRPr="006A5B03" w:rsidRDefault="00116867">
      <w:pPr>
        <w:numPr>
          <w:ilvl w:val="0"/>
          <w:numId w:val="33"/>
        </w:numPr>
        <w:spacing w:after="240"/>
        <w:jc w:val="both"/>
        <w:rPr>
          <w:rFonts w:ascii="Times New Roman" w:hAnsi="Times New Roman" w:cs="Times New Roman"/>
        </w:rPr>
      </w:pPr>
      <w:r w:rsidRPr="006A5B03">
        <w:rPr>
          <w:rFonts w:ascii="Times New Roman" w:eastAsia="Calibri" w:hAnsi="Times New Roman" w:cs="Times New Roman"/>
          <w:color w:val="000000" w:themeColor="text1"/>
          <w:lang w:val="en-US"/>
        </w:rPr>
        <w:t xml:space="preserve">Sync frequency – </w:t>
      </w:r>
      <w:bookmarkStart w:id="177" w:name="_heading=h.b9soh3o5lxdu" w:colFirst="0" w:colLast="0"/>
      <w:bookmarkStart w:id="178" w:name="_heading=h.clex25s24fjq" w:colFirst="0" w:colLast="0"/>
      <w:bookmarkStart w:id="179" w:name="_heading=h.4l1bv0hs2grt" w:colFirst="0" w:colLast="0"/>
      <w:bookmarkStart w:id="180" w:name="_heading=h.hwvfgws22xt8" w:colFirst="0" w:colLast="0"/>
      <w:bookmarkEnd w:id="177"/>
      <w:bookmarkEnd w:id="178"/>
      <w:bookmarkEnd w:id="179"/>
      <w:bookmarkEnd w:id="180"/>
      <w:r w:rsidR="006A5B03" w:rsidRPr="006A5B03">
        <w:rPr>
          <w:rFonts w:ascii="Times New Roman" w:eastAsia="Calibri" w:hAnsi="Times New Roman" w:cs="Times New Roman"/>
          <w:color w:val="000000" w:themeColor="text1"/>
          <w:lang w:val="en-US"/>
        </w:rPr>
        <w:t>Real Time</w:t>
      </w:r>
    </w:p>
    <w:p w14:paraId="035A26B9" w14:textId="7308AE69" w:rsidR="009F69C2" w:rsidRPr="009F69C2" w:rsidRDefault="009F69C2" w:rsidP="009F69C2">
      <w:pPr>
        <w:pStyle w:val="ListParagraph"/>
        <w:numPr>
          <w:ilvl w:val="0"/>
          <w:numId w:val="33"/>
        </w:numPr>
        <w:rPr>
          <w:rFonts w:ascii="Times New Roman" w:hAnsi="Times New Roman" w:cs="Times New Roman"/>
          <w:b/>
          <w:lang w:val="en-US"/>
        </w:rPr>
      </w:pPr>
      <w:r>
        <w:rPr>
          <w:rFonts w:ascii="Times New Roman" w:hAnsi="Times New Roman" w:cs="Times New Roman"/>
          <w:b/>
          <w:highlight w:val="yellow"/>
        </w:rPr>
        <w:t>T</w:t>
      </w:r>
      <w:ins w:id="181" w:author="User" w:date="2026-03-23T12:33:00Z">
        <w:r w:rsidR="008851A4">
          <w:rPr>
            <w:rFonts w:ascii="Times New Roman" w:hAnsi="Times New Roman" w:cs="Times New Roman"/>
            <w:b/>
            <w:highlight w:val="yellow"/>
          </w:rPr>
          <w:t>O</w:t>
        </w:r>
      </w:ins>
      <w:del w:id="182" w:author="User" w:date="2026-03-23T12:33:00Z">
        <w:r w:rsidDel="008851A4">
          <w:rPr>
            <w:rFonts w:ascii="Times New Roman" w:hAnsi="Times New Roman" w:cs="Times New Roman"/>
            <w:b/>
            <w:highlight w:val="yellow"/>
          </w:rPr>
          <w:delText>o</w:delText>
        </w:r>
      </w:del>
      <w:r w:rsidRPr="009F69C2">
        <w:rPr>
          <w:rFonts w:ascii="Times New Roman" w:hAnsi="Times New Roman" w:cs="Times New Roman"/>
          <w:b/>
          <w:highlight w:val="yellow"/>
        </w:rPr>
        <w:t xml:space="preserve"> PROVIDE THE LATEST PRODUCT TEMPLATE WITH REVISED FIELDS </w:t>
      </w:r>
      <w:r w:rsidRPr="006A5B03">
        <w:rPr>
          <w:rFonts w:ascii="Times New Roman" w:hAnsi="Times New Roman" w:cs="Times New Roman"/>
          <w:b/>
          <w:highlight w:val="yellow"/>
        </w:rPr>
        <w:t>LI</w:t>
      </w:r>
      <w:r w:rsidR="006A5B03" w:rsidRPr="006A5B03">
        <w:rPr>
          <w:rFonts w:ascii="Times New Roman" w:hAnsi="Times New Roman" w:cs="Times New Roman"/>
          <w:b/>
          <w:highlight w:val="yellow"/>
        </w:rPr>
        <w:t>ST BEFORE IMPLEMENTATION BEGINS</w:t>
      </w:r>
    </w:p>
    <w:p w14:paraId="1BB46E5B" w14:textId="77777777" w:rsidR="009F69C2" w:rsidRPr="009900EA" w:rsidRDefault="009F69C2" w:rsidP="009F69C2">
      <w:pPr>
        <w:spacing w:after="240"/>
        <w:ind w:left="360"/>
        <w:jc w:val="both"/>
        <w:rPr>
          <w:rFonts w:ascii="Times New Roman" w:hAnsi="Times New Roman" w:cs="Times New Roman"/>
          <w:highlight w:val="red"/>
        </w:rPr>
      </w:pPr>
    </w:p>
    <w:p w14:paraId="24247EBD" w14:textId="77777777" w:rsidR="005979B0" w:rsidRDefault="005979B0">
      <w:pPr>
        <w:rPr>
          <w:rFonts w:ascii="Times New Roman" w:hAnsi="Times New Roman" w:cs="Times New Roman"/>
        </w:rPr>
      </w:pPr>
    </w:p>
    <w:p w14:paraId="0E0F72EF" w14:textId="77777777" w:rsidR="005979B0" w:rsidRDefault="00116867">
      <w:pPr>
        <w:pStyle w:val="Heading2"/>
        <w:keepNext w:val="0"/>
        <w:keepLines w:val="0"/>
        <w:spacing w:before="360" w:after="80"/>
        <w:rPr>
          <w:rFonts w:ascii="Times New Roman" w:hAnsi="Times New Roman" w:cs="Times New Roman"/>
          <w:color w:val="000000"/>
          <w:sz w:val="34"/>
          <w:szCs w:val="34"/>
        </w:rPr>
      </w:pPr>
      <w:bookmarkStart w:id="183" w:name="_heading=h.eett99f307lt" w:colFirst="0" w:colLast="0"/>
      <w:bookmarkEnd w:id="183"/>
      <w:r>
        <w:rPr>
          <w:rFonts w:ascii="Times New Roman" w:hAnsi="Times New Roman" w:cs="Times New Roman"/>
          <w:color w:val="000000"/>
          <w:sz w:val="34"/>
          <w:szCs w:val="34"/>
        </w:rPr>
        <w:t xml:space="preserve">Module </w:t>
      </w:r>
      <w:r>
        <w:rPr>
          <w:rFonts w:ascii="Times New Roman" w:hAnsi="Times New Roman" w:cs="Times New Roman"/>
          <w:color w:val="000000"/>
          <w:sz w:val="34"/>
          <w:szCs w:val="34"/>
          <w:lang w:val="en-US"/>
        </w:rPr>
        <w:t>8</w:t>
      </w:r>
      <w:r>
        <w:rPr>
          <w:rFonts w:ascii="Times New Roman" w:hAnsi="Times New Roman" w:cs="Times New Roman"/>
          <w:color w:val="000000"/>
          <w:sz w:val="34"/>
          <w:szCs w:val="34"/>
        </w:rPr>
        <w:t>:</w:t>
      </w:r>
    </w:p>
    <w:p w14:paraId="6F2DEA60" w14:textId="77777777" w:rsidR="005979B0" w:rsidRDefault="00116867">
      <w:pPr>
        <w:pStyle w:val="Heading2"/>
        <w:rPr>
          <w:rFonts w:ascii="Times New Roman" w:eastAsia="Cambria" w:hAnsi="Times New Roman" w:cs="Times New Roman"/>
          <w:b w:val="0"/>
          <w:caps/>
          <w:color w:val="4F81BD" w:themeColor="accent1"/>
          <w:sz w:val="22"/>
          <w:szCs w:val="22"/>
        </w:rPr>
      </w:pPr>
      <w:r>
        <w:rPr>
          <w:rFonts w:ascii="Times New Roman" w:eastAsia="Cambria" w:hAnsi="Times New Roman" w:cs="Times New Roman"/>
          <w:b w:val="0"/>
          <w:caps/>
          <w:color w:val="4F81BD" w:themeColor="accent1"/>
          <w:sz w:val="22"/>
          <w:szCs w:val="22"/>
        </w:rPr>
        <w:t>Module Name: Price Books &amp; Pricing</w:t>
      </w:r>
    </w:p>
    <w:p w14:paraId="5492890D" w14:textId="471CE814" w:rsidR="006A5B03" w:rsidRDefault="006A5B03" w:rsidP="006A5B03"/>
    <w:p w14:paraId="3B003184" w14:textId="021B15A4" w:rsidR="006A5B03" w:rsidRPr="006A5B03" w:rsidRDefault="006A5B03" w:rsidP="006A5B03">
      <w:pPr>
        <w:rPr>
          <w:ins w:id="184" w:author="Manoj V Menon" w:date="2025-09-24T10:30:00Z"/>
          <w:b/>
          <w:u w:val="single"/>
        </w:rPr>
      </w:pPr>
      <w:r w:rsidRPr="006A5B03">
        <w:rPr>
          <w:b/>
          <w:u w:val="single"/>
        </w:rPr>
        <w:t>Price Book names listed by CYRIX TEAM</w:t>
      </w:r>
      <w:r w:rsidR="008B6E1B" w:rsidRPr="008B6E1B">
        <w:rPr>
          <w:b/>
          <w:u w:val="single"/>
        </w:rPr>
        <w:sym w:font="Wingdings" w:char="F0E0"/>
      </w:r>
      <w:r w:rsidR="008B6E1B">
        <w:rPr>
          <w:b/>
          <w:u w:val="single"/>
        </w:rPr>
        <w:t xml:space="preserve"> Price will be picked based on the price book linked to the product</w:t>
      </w:r>
    </w:p>
    <w:p w14:paraId="4BE6F4BB" w14:textId="11C01875" w:rsidR="005979B0" w:rsidRDefault="00116867">
      <w:r>
        <w:rPr>
          <w:lang w:val="en-US"/>
        </w:rPr>
        <w:t xml:space="preserve">Price Book 1: </w:t>
      </w:r>
      <w:proofErr w:type="spellStart"/>
      <w:r>
        <w:rPr>
          <w:lang w:val="en-US"/>
        </w:rPr>
        <w:t>Distri</w:t>
      </w:r>
      <w:r>
        <w:t>buted</w:t>
      </w:r>
      <w:proofErr w:type="spellEnd"/>
      <w:r>
        <w:t xml:space="preserve"> Products – various brands and sub-brands (</w:t>
      </w:r>
      <w:commentRangeStart w:id="185"/>
      <w:commentRangeStart w:id="186"/>
      <w:r>
        <w:t>Direct</w:t>
      </w:r>
      <w:commentRangeEnd w:id="185"/>
      <w:r w:rsidR="00D87728">
        <w:rPr>
          <w:rStyle w:val="CommentReference"/>
          <w:sz w:val="22"/>
          <w:szCs w:val="22"/>
        </w:rPr>
        <w:commentReference w:id="185"/>
      </w:r>
      <w:commentRangeEnd w:id="186"/>
      <w:r w:rsidR="00D307D5">
        <w:rPr>
          <w:rStyle w:val="CommentReference"/>
          <w:sz w:val="22"/>
          <w:szCs w:val="22"/>
        </w:rPr>
        <w:commentReference w:id="186"/>
      </w:r>
      <w:r>
        <w:t>, Rental/Lease, Dealer) + International CONFIGURATOR</w:t>
      </w:r>
      <w:r>
        <w:br/>
        <w:t xml:space="preserve">Book 2: CIYAN – accessories – 270+ separate products (Direct, Rental/Lease, Dealer) + </w:t>
      </w:r>
      <w:proofErr w:type="gramStart"/>
      <w:r>
        <w:t>international ;</w:t>
      </w:r>
      <w:proofErr w:type="gramEnd"/>
      <w:r>
        <w:t xml:space="preserve"> multi-product options</w:t>
      </w:r>
      <w:r>
        <w:br/>
        <w:t>Book 3: Aurum</w:t>
      </w:r>
      <w:r>
        <w:br/>
        <w:t>- various products with configuration (Direct, Rental/Lease, Dealer) + International</w:t>
      </w:r>
    </w:p>
    <w:p w14:paraId="05B2E7FC" w14:textId="77777777" w:rsidR="005979B0" w:rsidRDefault="00116867">
      <w:r>
        <w:rPr>
          <w:lang w:val="en-US"/>
        </w:rPr>
        <w:t>Book 4: Care360</w:t>
      </w:r>
      <w:r>
        <w:br/>
        <w:t xml:space="preserve">- various packages – Direct &amp; Dealer + International (+ Individual product service packages) + </w:t>
      </w:r>
      <w:r w:rsidRPr="008B6E1B">
        <w:t xml:space="preserve">Calibration + </w:t>
      </w:r>
      <w:proofErr w:type="spellStart"/>
      <w:r w:rsidRPr="008B6E1B">
        <w:t>ReviveLab</w:t>
      </w:r>
      <w:proofErr w:type="spellEnd"/>
    </w:p>
    <w:p w14:paraId="1130C7AE" w14:textId="77777777" w:rsidR="005979B0" w:rsidRDefault="00116867">
      <w:pPr>
        <w:rPr>
          <w:lang w:val="en-US"/>
        </w:rPr>
      </w:pPr>
      <w:r>
        <w:rPr>
          <w:lang w:val="en-US"/>
        </w:rPr>
        <w:t>Book 5: Academy – courses – Direct and Partner + International</w:t>
      </w:r>
    </w:p>
    <w:p w14:paraId="33A849A7" w14:textId="77777777" w:rsidR="005979B0" w:rsidRDefault="00116867">
      <w:pPr>
        <w:rPr>
          <w:lang w:val="en-US"/>
        </w:rPr>
      </w:pPr>
      <w:r>
        <w:rPr>
          <w:lang w:val="en-US"/>
        </w:rPr>
        <w:t>Book 6</w:t>
      </w:r>
      <w:r w:rsidRPr="008B6E1B">
        <w:rPr>
          <w:lang w:val="en-US"/>
        </w:rPr>
        <w:t>: Spares &amp; Consumables</w:t>
      </w:r>
      <w:r>
        <w:rPr>
          <w:lang w:val="en-US"/>
        </w:rPr>
        <w:t xml:space="preserve"> – direct and dealer/partner + International</w:t>
      </w:r>
    </w:p>
    <w:p w14:paraId="53848849" w14:textId="77777777" w:rsidR="005979B0" w:rsidRDefault="00116867">
      <w:pPr>
        <w:rPr>
          <w:lang w:val="en-US"/>
        </w:rPr>
      </w:pPr>
      <w:r>
        <w:rPr>
          <w:lang w:val="en-US"/>
        </w:rPr>
        <w:t>Book 7: Rentals – direct and dealer + International</w:t>
      </w:r>
    </w:p>
    <w:p w14:paraId="02B20555" w14:textId="0250106B" w:rsidR="005979B0" w:rsidRDefault="00116867">
      <w:pPr>
        <w:rPr>
          <w:lang w:val="en-US"/>
        </w:rPr>
      </w:pPr>
      <w:r>
        <w:rPr>
          <w:lang w:val="en-US"/>
        </w:rPr>
        <w:t>Book 8: PPP – Custom made by deal</w:t>
      </w:r>
      <w:r w:rsidR="006A5B03">
        <w:rPr>
          <w:lang w:val="en-US"/>
        </w:rPr>
        <w:t xml:space="preserve"> </w:t>
      </w:r>
    </w:p>
    <w:p w14:paraId="612729DF" w14:textId="4C96666B" w:rsidR="005979B0" w:rsidRDefault="00FB5D97">
      <w:pPr>
        <w:pStyle w:val="Heading2"/>
        <w:keepNext w:val="0"/>
        <w:keepLines w:val="0"/>
        <w:spacing w:before="360" w:after="80"/>
        <w:rPr>
          <w:lang w:val="en-US"/>
        </w:rPr>
      </w:pPr>
      <w:r>
        <w:rPr>
          <w:lang w:val="en-US"/>
        </w:rPr>
        <w:lastRenderedPageBreak/>
        <w:t xml:space="preserve"> </w:t>
      </w:r>
      <w:bookmarkStart w:id="187" w:name="_heading=h.521nnt6hmw8u" w:colFirst="0" w:colLast="0"/>
      <w:bookmarkEnd w:id="187"/>
      <w:r>
        <w:rPr>
          <w:lang w:val="en-US"/>
        </w:rPr>
        <w:t xml:space="preserve"> </w:t>
      </w:r>
    </w:p>
    <w:p w14:paraId="4C071A41" w14:textId="77777777" w:rsidR="005979B0" w:rsidRDefault="00116867">
      <w:pPr>
        <w:pStyle w:val="Heading2"/>
        <w:keepNext w:val="0"/>
        <w:keepLines w:val="0"/>
        <w:spacing w:before="360" w:after="80"/>
        <w:rPr>
          <w:rFonts w:ascii="Times New Roman" w:eastAsia="Cambria" w:hAnsi="Times New Roman" w:cs="Times New Roman"/>
          <w:color w:val="000000"/>
          <w:sz w:val="22"/>
          <w:szCs w:val="22"/>
          <w:u w:val="single"/>
        </w:rPr>
      </w:pPr>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Fields</w:t>
      </w:r>
    </w:p>
    <w:tbl>
      <w:tblPr>
        <w:tblW w:w="8175" w:type="dxa"/>
        <w:tblInd w:w="-5" w:type="dxa"/>
        <w:tblLayout w:type="fixed"/>
        <w:tblLook w:val="04A0" w:firstRow="1" w:lastRow="0" w:firstColumn="1" w:lastColumn="0" w:noHBand="0" w:noVBand="1"/>
      </w:tblPr>
      <w:tblGrid>
        <w:gridCol w:w="1840"/>
        <w:gridCol w:w="1231"/>
        <w:gridCol w:w="1300"/>
        <w:gridCol w:w="1140"/>
        <w:gridCol w:w="2664"/>
      </w:tblGrid>
      <w:tr w:rsidR="005979B0" w14:paraId="23DB0913" w14:textId="77777777">
        <w:trPr>
          <w:trHeight w:val="576"/>
        </w:trPr>
        <w:tc>
          <w:tcPr>
            <w:tcW w:w="1840"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tcPr>
          <w:p w14:paraId="64E5C820"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Field Name</w:t>
            </w:r>
          </w:p>
        </w:tc>
        <w:tc>
          <w:tcPr>
            <w:tcW w:w="1231" w:type="dxa"/>
            <w:tcBorders>
              <w:top w:val="single" w:sz="4" w:space="0" w:color="auto"/>
              <w:left w:val="nil"/>
              <w:bottom w:val="single" w:sz="4" w:space="0" w:color="auto"/>
              <w:right w:val="single" w:sz="4" w:space="0" w:color="auto"/>
            </w:tcBorders>
            <w:shd w:val="clear" w:color="auto" w:fill="DBE5F1" w:themeFill="accent1" w:themeFillTint="33"/>
            <w:noWrap/>
          </w:tcPr>
          <w:p w14:paraId="6530E24E"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Type</w:t>
            </w:r>
          </w:p>
        </w:tc>
        <w:tc>
          <w:tcPr>
            <w:tcW w:w="1300" w:type="dxa"/>
            <w:tcBorders>
              <w:top w:val="single" w:sz="4" w:space="0" w:color="auto"/>
              <w:left w:val="nil"/>
              <w:bottom w:val="single" w:sz="4" w:space="0" w:color="auto"/>
              <w:right w:val="single" w:sz="4" w:space="0" w:color="auto"/>
            </w:tcBorders>
            <w:shd w:val="clear" w:color="auto" w:fill="DBE5F1" w:themeFill="accent1" w:themeFillTint="33"/>
          </w:tcPr>
          <w:p w14:paraId="54C300D3"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Optional/ Mandatory</w:t>
            </w:r>
          </w:p>
        </w:tc>
        <w:tc>
          <w:tcPr>
            <w:tcW w:w="1140" w:type="dxa"/>
            <w:tcBorders>
              <w:top w:val="single" w:sz="4" w:space="0" w:color="auto"/>
              <w:left w:val="nil"/>
              <w:bottom w:val="single" w:sz="4" w:space="0" w:color="auto"/>
              <w:right w:val="single" w:sz="4" w:space="0" w:color="auto"/>
            </w:tcBorders>
            <w:shd w:val="clear" w:color="auto" w:fill="DBE5F1" w:themeFill="accent1" w:themeFillTint="33"/>
            <w:noWrap/>
          </w:tcPr>
          <w:p w14:paraId="4D7783D2"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Picklist Values</w:t>
            </w:r>
          </w:p>
        </w:tc>
        <w:tc>
          <w:tcPr>
            <w:tcW w:w="2664" w:type="dxa"/>
            <w:tcBorders>
              <w:top w:val="single" w:sz="4" w:space="0" w:color="auto"/>
              <w:left w:val="nil"/>
              <w:bottom w:val="single" w:sz="4" w:space="0" w:color="auto"/>
              <w:right w:val="single" w:sz="4" w:space="0" w:color="auto"/>
            </w:tcBorders>
            <w:shd w:val="clear" w:color="auto" w:fill="DBE5F1" w:themeFill="accent1" w:themeFillTint="33"/>
          </w:tcPr>
          <w:p w14:paraId="693DE777"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Comments</w:t>
            </w:r>
          </w:p>
        </w:tc>
      </w:tr>
      <w:tr w:rsidR="005979B0" w14:paraId="61565961" w14:textId="77777777">
        <w:trPr>
          <w:trHeight w:val="576"/>
        </w:trPr>
        <w:tc>
          <w:tcPr>
            <w:tcW w:w="8175"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noWrap/>
          </w:tcPr>
          <w:p w14:paraId="2ED05B13" w14:textId="77777777" w:rsidR="005979B0" w:rsidRDefault="00116867">
            <w:pPr>
              <w:spacing w:before="240" w:after="240"/>
              <w:jc w:val="center"/>
              <w:rPr>
                <w:rFonts w:ascii="Times New Roman" w:hAnsi="Times New Roman" w:cs="Times New Roman"/>
                <w:b/>
              </w:rPr>
            </w:pPr>
            <w:r>
              <w:rPr>
                <w:rFonts w:ascii="Times New Roman" w:eastAsia="Calibri" w:hAnsi="Times New Roman" w:cs="Times New Roman"/>
                <w:b/>
                <w:color w:val="000000"/>
              </w:rPr>
              <w:t>Dealer Price Book</w:t>
            </w:r>
          </w:p>
        </w:tc>
      </w:tr>
      <w:tr w:rsidR="005979B0" w14:paraId="6F1B917D"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506A3A3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Code</w:t>
            </w:r>
          </w:p>
        </w:tc>
        <w:tc>
          <w:tcPr>
            <w:tcW w:w="1231" w:type="dxa"/>
            <w:tcBorders>
              <w:top w:val="nil"/>
              <w:left w:val="nil"/>
              <w:bottom w:val="single" w:sz="4" w:space="0" w:color="auto"/>
              <w:right w:val="single" w:sz="4" w:space="0" w:color="auto"/>
            </w:tcBorders>
            <w:noWrap/>
            <w:vAlign w:val="bottom"/>
          </w:tcPr>
          <w:p w14:paraId="3D0F4C4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00" w:type="dxa"/>
            <w:tcBorders>
              <w:top w:val="nil"/>
              <w:left w:val="nil"/>
              <w:bottom w:val="single" w:sz="4" w:space="0" w:color="auto"/>
              <w:right w:val="single" w:sz="4" w:space="0" w:color="auto"/>
            </w:tcBorders>
            <w:noWrap/>
            <w:vAlign w:val="bottom"/>
          </w:tcPr>
          <w:p w14:paraId="46435F9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1CDB5E9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467F5804" w14:textId="40E3F4E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Unique code for the product.</w:t>
            </w:r>
          </w:p>
        </w:tc>
      </w:tr>
      <w:tr w:rsidR="005979B0" w14:paraId="46C9CA41"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7EF05F7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Quantity Range Min</w:t>
            </w:r>
          </w:p>
        </w:tc>
        <w:tc>
          <w:tcPr>
            <w:tcW w:w="1231" w:type="dxa"/>
            <w:tcBorders>
              <w:top w:val="nil"/>
              <w:left w:val="nil"/>
              <w:bottom w:val="single" w:sz="4" w:space="0" w:color="auto"/>
              <w:right w:val="single" w:sz="4" w:space="0" w:color="auto"/>
            </w:tcBorders>
            <w:noWrap/>
            <w:vAlign w:val="bottom"/>
          </w:tcPr>
          <w:p w14:paraId="00A65A7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34A2DD9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3366CB8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7010ADE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Minimum quantity in the dealer price range.</w:t>
            </w:r>
          </w:p>
        </w:tc>
      </w:tr>
      <w:tr w:rsidR="005979B0" w14:paraId="716F011A"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25A8E84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Quantity Range Max</w:t>
            </w:r>
          </w:p>
        </w:tc>
        <w:tc>
          <w:tcPr>
            <w:tcW w:w="1231" w:type="dxa"/>
            <w:tcBorders>
              <w:top w:val="nil"/>
              <w:left w:val="nil"/>
              <w:bottom w:val="single" w:sz="4" w:space="0" w:color="auto"/>
              <w:right w:val="single" w:sz="4" w:space="0" w:color="auto"/>
            </w:tcBorders>
            <w:noWrap/>
            <w:vAlign w:val="bottom"/>
          </w:tcPr>
          <w:p w14:paraId="4F8C243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72C0D64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632A1AA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065F5F4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Maximum quantity in the dealer price range.</w:t>
            </w:r>
          </w:p>
        </w:tc>
      </w:tr>
      <w:tr w:rsidR="005979B0" w14:paraId="27EF04E9"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399846E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Units</w:t>
            </w:r>
          </w:p>
        </w:tc>
        <w:tc>
          <w:tcPr>
            <w:tcW w:w="1231" w:type="dxa"/>
            <w:tcBorders>
              <w:top w:val="nil"/>
              <w:left w:val="nil"/>
              <w:bottom w:val="single" w:sz="4" w:space="0" w:color="auto"/>
              <w:right w:val="single" w:sz="4" w:space="0" w:color="auto"/>
            </w:tcBorders>
            <w:noWrap/>
            <w:vAlign w:val="bottom"/>
          </w:tcPr>
          <w:p w14:paraId="3B86409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00" w:type="dxa"/>
            <w:tcBorders>
              <w:top w:val="nil"/>
              <w:left w:val="nil"/>
              <w:bottom w:val="single" w:sz="4" w:space="0" w:color="auto"/>
              <w:right w:val="single" w:sz="4" w:space="0" w:color="auto"/>
            </w:tcBorders>
            <w:noWrap/>
            <w:vAlign w:val="bottom"/>
          </w:tcPr>
          <w:p w14:paraId="69A50F7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7468E0B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3F1A3468" w14:textId="77777777" w:rsidR="005979B0" w:rsidRDefault="005979B0">
            <w:pPr>
              <w:spacing w:after="0" w:line="240" w:lineRule="auto"/>
              <w:rPr>
                <w:rFonts w:ascii="Times New Roman" w:eastAsia="Times New Roman" w:hAnsi="Times New Roman" w:cs="Times New Roman"/>
                <w:color w:val="000000"/>
                <w:lang w:val="en-IN"/>
              </w:rPr>
            </w:pPr>
          </w:p>
        </w:tc>
      </w:tr>
      <w:tr w:rsidR="005979B0" w14:paraId="0359A076"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6872AE9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Dealer Price</w:t>
            </w:r>
          </w:p>
        </w:tc>
        <w:tc>
          <w:tcPr>
            <w:tcW w:w="1231" w:type="dxa"/>
            <w:tcBorders>
              <w:top w:val="nil"/>
              <w:left w:val="nil"/>
              <w:bottom w:val="single" w:sz="4" w:space="0" w:color="auto"/>
              <w:right w:val="single" w:sz="4" w:space="0" w:color="auto"/>
            </w:tcBorders>
            <w:noWrap/>
            <w:vAlign w:val="bottom"/>
          </w:tcPr>
          <w:p w14:paraId="5F44F6F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734B799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4AD8EDB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148E9BB2" w14:textId="0437408D"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Price offered to the dealer for the product.</w:t>
            </w:r>
            <w:r w:rsidR="008B6E1B">
              <w:rPr>
                <w:rFonts w:ascii="Times New Roman" w:eastAsia="Times New Roman" w:hAnsi="Times New Roman" w:cs="Times New Roman"/>
                <w:color w:val="000000"/>
                <w:lang w:val="en-IN"/>
              </w:rPr>
              <w:t xml:space="preserve"> </w:t>
            </w:r>
          </w:p>
        </w:tc>
      </w:tr>
      <w:tr w:rsidR="005979B0" w14:paraId="6FE18642"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2A25099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Maximum Retail Price (MRP)</w:t>
            </w:r>
          </w:p>
        </w:tc>
        <w:tc>
          <w:tcPr>
            <w:tcW w:w="1231" w:type="dxa"/>
            <w:tcBorders>
              <w:top w:val="nil"/>
              <w:left w:val="nil"/>
              <w:bottom w:val="single" w:sz="4" w:space="0" w:color="auto"/>
              <w:right w:val="single" w:sz="4" w:space="0" w:color="auto"/>
            </w:tcBorders>
            <w:noWrap/>
            <w:vAlign w:val="bottom"/>
          </w:tcPr>
          <w:p w14:paraId="5A10D06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6579A87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28CA6F9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4E82E02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Maximum retail price for the product.</w:t>
            </w:r>
          </w:p>
        </w:tc>
      </w:tr>
      <w:tr w:rsidR="005979B0" w14:paraId="59CEB6C1"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4AC211B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Percentage</w:t>
            </w:r>
          </w:p>
        </w:tc>
        <w:tc>
          <w:tcPr>
            <w:tcW w:w="1231" w:type="dxa"/>
            <w:tcBorders>
              <w:top w:val="nil"/>
              <w:left w:val="nil"/>
              <w:bottom w:val="single" w:sz="4" w:space="0" w:color="auto"/>
              <w:right w:val="single" w:sz="4" w:space="0" w:color="auto"/>
            </w:tcBorders>
            <w:noWrap/>
            <w:vAlign w:val="bottom"/>
          </w:tcPr>
          <w:p w14:paraId="656CAAE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7BDF7F0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6794688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79596FA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percentage applicable.</w:t>
            </w:r>
          </w:p>
        </w:tc>
      </w:tr>
      <w:tr w:rsidR="005979B0" w14:paraId="73A32C13"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730A5A1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Region/Territory</w:t>
            </w:r>
          </w:p>
        </w:tc>
        <w:tc>
          <w:tcPr>
            <w:tcW w:w="1231" w:type="dxa"/>
            <w:tcBorders>
              <w:top w:val="nil"/>
              <w:left w:val="nil"/>
              <w:bottom w:val="single" w:sz="4" w:space="0" w:color="auto"/>
              <w:right w:val="single" w:sz="4" w:space="0" w:color="auto"/>
            </w:tcBorders>
            <w:noWrap/>
            <w:vAlign w:val="bottom"/>
          </w:tcPr>
          <w:p w14:paraId="099A252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Look up</w:t>
            </w:r>
          </w:p>
        </w:tc>
        <w:tc>
          <w:tcPr>
            <w:tcW w:w="1300" w:type="dxa"/>
            <w:tcBorders>
              <w:top w:val="nil"/>
              <w:left w:val="nil"/>
              <w:bottom w:val="single" w:sz="4" w:space="0" w:color="auto"/>
              <w:right w:val="single" w:sz="4" w:space="0" w:color="auto"/>
            </w:tcBorders>
            <w:noWrap/>
            <w:vAlign w:val="bottom"/>
          </w:tcPr>
          <w:p w14:paraId="33F19D9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3022E28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32603A8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Region or territory the price book applies to.</w:t>
            </w:r>
          </w:p>
        </w:tc>
      </w:tr>
      <w:tr w:rsidR="005979B0" w14:paraId="38C9B419" w14:textId="77777777">
        <w:trPr>
          <w:trHeight w:val="864"/>
        </w:trPr>
        <w:tc>
          <w:tcPr>
            <w:tcW w:w="1840" w:type="dxa"/>
            <w:tcBorders>
              <w:top w:val="nil"/>
              <w:left w:val="single" w:sz="4" w:space="0" w:color="auto"/>
              <w:bottom w:val="single" w:sz="4" w:space="0" w:color="auto"/>
              <w:right w:val="single" w:sz="4" w:space="0" w:color="auto"/>
            </w:tcBorders>
            <w:noWrap/>
            <w:vAlign w:val="bottom"/>
          </w:tcPr>
          <w:p w14:paraId="4BE893B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Customer</w:t>
            </w:r>
          </w:p>
        </w:tc>
        <w:tc>
          <w:tcPr>
            <w:tcW w:w="1231" w:type="dxa"/>
            <w:tcBorders>
              <w:top w:val="nil"/>
              <w:left w:val="nil"/>
              <w:bottom w:val="single" w:sz="4" w:space="0" w:color="auto"/>
              <w:right w:val="single" w:sz="4" w:space="0" w:color="auto"/>
            </w:tcBorders>
            <w:noWrap/>
            <w:vAlign w:val="bottom"/>
          </w:tcPr>
          <w:p w14:paraId="7E7C2FC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00" w:type="dxa"/>
            <w:tcBorders>
              <w:top w:val="nil"/>
              <w:left w:val="nil"/>
              <w:bottom w:val="single" w:sz="4" w:space="0" w:color="auto"/>
              <w:right w:val="single" w:sz="4" w:space="0" w:color="auto"/>
            </w:tcBorders>
            <w:noWrap/>
            <w:vAlign w:val="bottom"/>
          </w:tcPr>
          <w:p w14:paraId="58D5892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140" w:type="dxa"/>
            <w:tcBorders>
              <w:top w:val="nil"/>
              <w:left w:val="nil"/>
              <w:bottom w:val="single" w:sz="4" w:space="0" w:color="auto"/>
              <w:right w:val="single" w:sz="4" w:space="0" w:color="auto"/>
            </w:tcBorders>
            <w:noWrap/>
            <w:vAlign w:val="bottom"/>
          </w:tcPr>
          <w:p w14:paraId="200EB6D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6908B05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Specific customer associated with the price book, if applicable.</w:t>
            </w:r>
          </w:p>
        </w:tc>
      </w:tr>
      <w:tr w:rsidR="005979B0" w14:paraId="537E8651" w14:textId="77777777">
        <w:trPr>
          <w:trHeight w:val="864"/>
        </w:trPr>
        <w:tc>
          <w:tcPr>
            <w:tcW w:w="1840" w:type="dxa"/>
            <w:tcBorders>
              <w:top w:val="nil"/>
              <w:left w:val="single" w:sz="4" w:space="0" w:color="auto"/>
              <w:bottom w:val="single" w:sz="4" w:space="0" w:color="auto"/>
              <w:right w:val="single" w:sz="4" w:space="0" w:color="auto"/>
            </w:tcBorders>
            <w:noWrap/>
            <w:vAlign w:val="bottom"/>
          </w:tcPr>
          <w:p w14:paraId="68283D18" w14:textId="56B413A6"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Promotional Price</w:t>
            </w:r>
          </w:p>
        </w:tc>
        <w:tc>
          <w:tcPr>
            <w:tcW w:w="1231" w:type="dxa"/>
            <w:tcBorders>
              <w:top w:val="nil"/>
              <w:left w:val="nil"/>
              <w:bottom w:val="single" w:sz="4" w:space="0" w:color="auto"/>
              <w:right w:val="single" w:sz="4" w:space="0" w:color="auto"/>
            </w:tcBorders>
            <w:noWrap/>
            <w:vAlign w:val="bottom"/>
          </w:tcPr>
          <w:p w14:paraId="6C37020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300" w:type="dxa"/>
            <w:tcBorders>
              <w:top w:val="nil"/>
              <w:left w:val="nil"/>
              <w:bottom w:val="single" w:sz="4" w:space="0" w:color="auto"/>
              <w:right w:val="single" w:sz="4" w:space="0" w:color="auto"/>
            </w:tcBorders>
            <w:noWrap/>
            <w:vAlign w:val="bottom"/>
          </w:tcPr>
          <w:p w14:paraId="2D4CD9A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140" w:type="dxa"/>
            <w:tcBorders>
              <w:top w:val="nil"/>
              <w:left w:val="nil"/>
              <w:bottom w:val="single" w:sz="4" w:space="0" w:color="auto"/>
              <w:right w:val="single" w:sz="4" w:space="0" w:color="auto"/>
            </w:tcBorders>
            <w:noWrap/>
            <w:vAlign w:val="bottom"/>
          </w:tcPr>
          <w:p w14:paraId="6419361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Yes, No</w:t>
            </w:r>
          </w:p>
        </w:tc>
        <w:tc>
          <w:tcPr>
            <w:tcW w:w="2664" w:type="dxa"/>
            <w:tcBorders>
              <w:top w:val="nil"/>
              <w:left w:val="nil"/>
              <w:bottom w:val="single" w:sz="4" w:space="0" w:color="auto"/>
              <w:right w:val="single" w:sz="4" w:space="0" w:color="auto"/>
            </w:tcBorders>
            <w:vAlign w:val="bottom"/>
          </w:tcPr>
          <w:p w14:paraId="270CED0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Indicates if the price is a promotional price, with associated validity date range.</w:t>
            </w:r>
          </w:p>
        </w:tc>
      </w:tr>
      <w:tr w:rsidR="005979B0" w14:paraId="217EBF5D" w14:textId="77777777">
        <w:trPr>
          <w:trHeight w:val="864"/>
        </w:trPr>
        <w:tc>
          <w:tcPr>
            <w:tcW w:w="8175" w:type="dxa"/>
            <w:gridSpan w:val="5"/>
            <w:tcBorders>
              <w:top w:val="nil"/>
              <w:left w:val="single" w:sz="4" w:space="0" w:color="auto"/>
              <w:bottom w:val="single" w:sz="4" w:space="0" w:color="auto"/>
              <w:right w:val="single" w:sz="4" w:space="0" w:color="auto"/>
            </w:tcBorders>
            <w:shd w:val="clear" w:color="auto" w:fill="DBE5F1" w:themeFill="accent1" w:themeFillTint="33"/>
            <w:noWrap/>
            <w:vAlign w:val="bottom"/>
          </w:tcPr>
          <w:p w14:paraId="3C7BB098" w14:textId="77777777" w:rsidR="005979B0" w:rsidRDefault="00116867">
            <w:pPr>
              <w:spacing w:before="240" w:after="240"/>
              <w:jc w:val="center"/>
              <w:rPr>
                <w:rFonts w:ascii="Times New Roman" w:hAnsi="Times New Roman" w:cs="Times New Roman"/>
                <w:b/>
              </w:rPr>
            </w:pPr>
            <w:r>
              <w:rPr>
                <w:rFonts w:ascii="Times New Roman" w:eastAsia="Calibri" w:hAnsi="Times New Roman" w:cs="Times New Roman"/>
                <w:b/>
                <w:color w:val="000000"/>
              </w:rPr>
              <w:t>Standard/Customer Price Book</w:t>
            </w:r>
          </w:p>
          <w:p w14:paraId="238709EE" w14:textId="77777777" w:rsidR="005979B0" w:rsidRDefault="005979B0">
            <w:pPr>
              <w:spacing w:after="0" w:line="240" w:lineRule="auto"/>
              <w:rPr>
                <w:rFonts w:ascii="Times New Roman" w:eastAsia="Times New Roman" w:hAnsi="Times New Roman" w:cs="Times New Roman"/>
                <w:color w:val="000000"/>
                <w:lang w:val="en-IN"/>
              </w:rPr>
            </w:pPr>
          </w:p>
        </w:tc>
      </w:tr>
      <w:tr w:rsidR="005979B0" w14:paraId="399E6159"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08BC8DF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Code</w:t>
            </w:r>
          </w:p>
        </w:tc>
        <w:tc>
          <w:tcPr>
            <w:tcW w:w="1231" w:type="dxa"/>
            <w:tcBorders>
              <w:top w:val="nil"/>
              <w:left w:val="nil"/>
              <w:bottom w:val="single" w:sz="4" w:space="0" w:color="auto"/>
              <w:right w:val="single" w:sz="4" w:space="0" w:color="auto"/>
            </w:tcBorders>
            <w:noWrap/>
            <w:vAlign w:val="bottom"/>
          </w:tcPr>
          <w:p w14:paraId="345FC77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00" w:type="dxa"/>
            <w:tcBorders>
              <w:top w:val="nil"/>
              <w:left w:val="nil"/>
              <w:bottom w:val="single" w:sz="4" w:space="0" w:color="auto"/>
              <w:right w:val="single" w:sz="4" w:space="0" w:color="auto"/>
            </w:tcBorders>
            <w:noWrap/>
            <w:vAlign w:val="bottom"/>
          </w:tcPr>
          <w:p w14:paraId="7791391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6FAB0BC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4C6069A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Unique code for the product.</w:t>
            </w:r>
          </w:p>
        </w:tc>
      </w:tr>
      <w:tr w:rsidR="005979B0" w14:paraId="336D2C7C"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3DF2D3B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Standard Price</w:t>
            </w:r>
          </w:p>
        </w:tc>
        <w:tc>
          <w:tcPr>
            <w:tcW w:w="1231" w:type="dxa"/>
            <w:tcBorders>
              <w:top w:val="nil"/>
              <w:left w:val="nil"/>
              <w:bottom w:val="single" w:sz="4" w:space="0" w:color="auto"/>
              <w:right w:val="single" w:sz="4" w:space="0" w:color="auto"/>
            </w:tcBorders>
            <w:noWrap/>
            <w:vAlign w:val="bottom"/>
          </w:tcPr>
          <w:p w14:paraId="547F09F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503D9E5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697453A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2280AE5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Standard price for the product.</w:t>
            </w:r>
          </w:p>
        </w:tc>
      </w:tr>
      <w:tr w:rsidR="005979B0" w14:paraId="565A1CCD"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3E541C4F" w14:textId="68063141"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L1 Price</w:t>
            </w:r>
            <w:r w:rsidR="008A039C">
              <w:rPr>
                <w:rFonts w:ascii="Times New Roman" w:eastAsia="Times New Roman" w:hAnsi="Times New Roman" w:cs="Times New Roman"/>
                <w:color w:val="000000"/>
                <w:lang w:val="en-IN"/>
              </w:rPr>
              <w:t xml:space="preserve"> </w:t>
            </w:r>
          </w:p>
        </w:tc>
        <w:tc>
          <w:tcPr>
            <w:tcW w:w="1231" w:type="dxa"/>
            <w:tcBorders>
              <w:top w:val="nil"/>
              <w:left w:val="nil"/>
              <w:bottom w:val="single" w:sz="4" w:space="0" w:color="auto"/>
              <w:right w:val="single" w:sz="4" w:space="0" w:color="auto"/>
            </w:tcBorders>
            <w:noWrap/>
            <w:vAlign w:val="bottom"/>
          </w:tcPr>
          <w:p w14:paraId="7C9323C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7CB47BB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33D367C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7FA64769" w14:textId="453429F3"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Level 1 price for the product.</w:t>
            </w:r>
          </w:p>
        </w:tc>
      </w:tr>
      <w:tr w:rsidR="005979B0" w14:paraId="745F0A2C"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5ED9290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L2 Price</w:t>
            </w:r>
          </w:p>
        </w:tc>
        <w:tc>
          <w:tcPr>
            <w:tcW w:w="1231" w:type="dxa"/>
            <w:tcBorders>
              <w:top w:val="nil"/>
              <w:left w:val="nil"/>
              <w:bottom w:val="single" w:sz="4" w:space="0" w:color="auto"/>
              <w:right w:val="single" w:sz="4" w:space="0" w:color="auto"/>
            </w:tcBorders>
            <w:noWrap/>
            <w:vAlign w:val="bottom"/>
          </w:tcPr>
          <w:p w14:paraId="0183377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4185443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58EC7C1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45D7C4E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Level 2 price for the product.</w:t>
            </w:r>
          </w:p>
        </w:tc>
      </w:tr>
      <w:tr w:rsidR="005979B0" w14:paraId="5303B42A"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32A67D10" w14:textId="3BC046F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L3 Price</w:t>
            </w:r>
            <w:r w:rsidR="0030093B">
              <w:rPr>
                <w:rFonts w:ascii="Times New Roman" w:eastAsia="Times New Roman" w:hAnsi="Times New Roman" w:cs="Times New Roman"/>
                <w:color w:val="000000"/>
                <w:lang w:val="en-IN"/>
              </w:rPr>
              <w:t xml:space="preserve"> </w:t>
            </w:r>
          </w:p>
        </w:tc>
        <w:tc>
          <w:tcPr>
            <w:tcW w:w="1231" w:type="dxa"/>
            <w:tcBorders>
              <w:top w:val="nil"/>
              <w:left w:val="nil"/>
              <w:bottom w:val="single" w:sz="4" w:space="0" w:color="auto"/>
              <w:right w:val="single" w:sz="4" w:space="0" w:color="auto"/>
            </w:tcBorders>
            <w:noWrap/>
            <w:vAlign w:val="bottom"/>
          </w:tcPr>
          <w:p w14:paraId="2A17C56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71298B4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5D38152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6000FE8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Level 3 price for the product.</w:t>
            </w:r>
          </w:p>
        </w:tc>
      </w:tr>
      <w:tr w:rsidR="005979B0" w14:paraId="16867DFC"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59540BD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L4 Price</w:t>
            </w:r>
          </w:p>
        </w:tc>
        <w:tc>
          <w:tcPr>
            <w:tcW w:w="1231" w:type="dxa"/>
            <w:tcBorders>
              <w:top w:val="nil"/>
              <w:left w:val="nil"/>
              <w:bottom w:val="single" w:sz="4" w:space="0" w:color="auto"/>
              <w:right w:val="single" w:sz="4" w:space="0" w:color="auto"/>
            </w:tcBorders>
            <w:noWrap/>
            <w:vAlign w:val="bottom"/>
          </w:tcPr>
          <w:p w14:paraId="7890031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33B7B79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5ABC84B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4C7EB53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Level 4 price for the product.</w:t>
            </w:r>
          </w:p>
        </w:tc>
      </w:tr>
      <w:tr w:rsidR="005979B0" w14:paraId="17240EF0"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48088F5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L5 Price</w:t>
            </w:r>
          </w:p>
        </w:tc>
        <w:tc>
          <w:tcPr>
            <w:tcW w:w="1231" w:type="dxa"/>
            <w:tcBorders>
              <w:top w:val="nil"/>
              <w:left w:val="nil"/>
              <w:bottom w:val="single" w:sz="4" w:space="0" w:color="auto"/>
              <w:right w:val="single" w:sz="4" w:space="0" w:color="auto"/>
            </w:tcBorders>
            <w:noWrap/>
            <w:vAlign w:val="bottom"/>
          </w:tcPr>
          <w:p w14:paraId="70EEBCE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4F413A1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5DF2FB4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5893E42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Level 5 price for the product.</w:t>
            </w:r>
          </w:p>
        </w:tc>
      </w:tr>
      <w:tr w:rsidR="005979B0" w14:paraId="6EDAEFFB"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688DD92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Units</w:t>
            </w:r>
          </w:p>
        </w:tc>
        <w:tc>
          <w:tcPr>
            <w:tcW w:w="1231" w:type="dxa"/>
            <w:tcBorders>
              <w:top w:val="nil"/>
              <w:left w:val="nil"/>
              <w:bottom w:val="single" w:sz="4" w:space="0" w:color="auto"/>
              <w:right w:val="single" w:sz="4" w:space="0" w:color="auto"/>
            </w:tcBorders>
            <w:noWrap/>
            <w:vAlign w:val="bottom"/>
          </w:tcPr>
          <w:p w14:paraId="10C559BB" w14:textId="77777777" w:rsidR="005979B0" w:rsidRDefault="005979B0">
            <w:pPr>
              <w:spacing w:after="0" w:line="240" w:lineRule="auto"/>
              <w:rPr>
                <w:rFonts w:ascii="Times New Roman" w:eastAsia="Times New Roman" w:hAnsi="Times New Roman" w:cs="Times New Roman"/>
                <w:color w:val="000000"/>
                <w:lang w:val="en-IN"/>
              </w:rPr>
            </w:pPr>
          </w:p>
        </w:tc>
        <w:tc>
          <w:tcPr>
            <w:tcW w:w="1300" w:type="dxa"/>
            <w:tcBorders>
              <w:top w:val="nil"/>
              <w:left w:val="nil"/>
              <w:bottom w:val="single" w:sz="4" w:space="0" w:color="auto"/>
              <w:right w:val="single" w:sz="4" w:space="0" w:color="auto"/>
            </w:tcBorders>
            <w:noWrap/>
            <w:vAlign w:val="bottom"/>
          </w:tcPr>
          <w:p w14:paraId="7A343AED" w14:textId="77777777" w:rsidR="005979B0" w:rsidRDefault="005979B0">
            <w:pPr>
              <w:spacing w:after="0" w:line="240" w:lineRule="auto"/>
              <w:rPr>
                <w:rFonts w:ascii="Times New Roman" w:eastAsia="Times New Roman" w:hAnsi="Times New Roman" w:cs="Times New Roman"/>
                <w:color w:val="000000"/>
                <w:lang w:val="en-IN"/>
              </w:rPr>
            </w:pPr>
          </w:p>
        </w:tc>
        <w:tc>
          <w:tcPr>
            <w:tcW w:w="1140" w:type="dxa"/>
            <w:tcBorders>
              <w:top w:val="nil"/>
              <w:left w:val="nil"/>
              <w:bottom w:val="single" w:sz="4" w:space="0" w:color="auto"/>
              <w:right w:val="single" w:sz="4" w:space="0" w:color="auto"/>
            </w:tcBorders>
            <w:noWrap/>
            <w:vAlign w:val="bottom"/>
          </w:tcPr>
          <w:p w14:paraId="04F2191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16DE3C20" w14:textId="77777777" w:rsidR="005979B0" w:rsidRDefault="005979B0">
            <w:pPr>
              <w:spacing w:after="0" w:line="240" w:lineRule="auto"/>
              <w:rPr>
                <w:rFonts w:ascii="Times New Roman" w:eastAsia="Times New Roman" w:hAnsi="Times New Roman" w:cs="Times New Roman"/>
                <w:color w:val="000000"/>
                <w:lang w:val="en-IN"/>
              </w:rPr>
            </w:pPr>
          </w:p>
        </w:tc>
      </w:tr>
      <w:tr w:rsidR="005979B0" w14:paraId="5D5FEE12" w14:textId="77777777">
        <w:trPr>
          <w:trHeight w:val="288"/>
        </w:trPr>
        <w:tc>
          <w:tcPr>
            <w:tcW w:w="1840" w:type="dxa"/>
            <w:tcBorders>
              <w:top w:val="nil"/>
              <w:left w:val="single" w:sz="4" w:space="0" w:color="auto"/>
              <w:bottom w:val="single" w:sz="4" w:space="0" w:color="auto"/>
              <w:right w:val="single" w:sz="4" w:space="0" w:color="auto"/>
            </w:tcBorders>
            <w:noWrap/>
            <w:vAlign w:val="bottom"/>
          </w:tcPr>
          <w:p w14:paraId="5DCEF3A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Percentage</w:t>
            </w:r>
          </w:p>
        </w:tc>
        <w:tc>
          <w:tcPr>
            <w:tcW w:w="1231" w:type="dxa"/>
            <w:tcBorders>
              <w:top w:val="nil"/>
              <w:left w:val="nil"/>
              <w:bottom w:val="single" w:sz="4" w:space="0" w:color="auto"/>
              <w:right w:val="single" w:sz="4" w:space="0" w:color="auto"/>
            </w:tcBorders>
            <w:noWrap/>
            <w:vAlign w:val="bottom"/>
          </w:tcPr>
          <w:p w14:paraId="044944E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00" w:type="dxa"/>
            <w:tcBorders>
              <w:top w:val="nil"/>
              <w:left w:val="nil"/>
              <w:bottom w:val="single" w:sz="4" w:space="0" w:color="auto"/>
              <w:right w:val="single" w:sz="4" w:space="0" w:color="auto"/>
            </w:tcBorders>
            <w:noWrap/>
            <w:vAlign w:val="bottom"/>
          </w:tcPr>
          <w:p w14:paraId="6368BA0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090E2B3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107DDEC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percentage applicable.</w:t>
            </w:r>
          </w:p>
        </w:tc>
      </w:tr>
      <w:tr w:rsidR="005979B0" w14:paraId="45D4CE82" w14:textId="77777777">
        <w:trPr>
          <w:trHeight w:val="576"/>
        </w:trPr>
        <w:tc>
          <w:tcPr>
            <w:tcW w:w="1840" w:type="dxa"/>
            <w:tcBorders>
              <w:top w:val="nil"/>
              <w:left w:val="single" w:sz="4" w:space="0" w:color="auto"/>
              <w:bottom w:val="single" w:sz="4" w:space="0" w:color="auto"/>
              <w:right w:val="single" w:sz="4" w:space="0" w:color="auto"/>
            </w:tcBorders>
            <w:noWrap/>
            <w:vAlign w:val="bottom"/>
          </w:tcPr>
          <w:p w14:paraId="7BE7FCB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Region/Territory</w:t>
            </w:r>
          </w:p>
        </w:tc>
        <w:tc>
          <w:tcPr>
            <w:tcW w:w="1231" w:type="dxa"/>
            <w:tcBorders>
              <w:top w:val="nil"/>
              <w:left w:val="nil"/>
              <w:bottom w:val="single" w:sz="4" w:space="0" w:color="auto"/>
              <w:right w:val="single" w:sz="4" w:space="0" w:color="auto"/>
            </w:tcBorders>
            <w:noWrap/>
            <w:vAlign w:val="bottom"/>
          </w:tcPr>
          <w:p w14:paraId="2E2D0EA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Look up</w:t>
            </w:r>
          </w:p>
        </w:tc>
        <w:tc>
          <w:tcPr>
            <w:tcW w:w="1300" w:type="dxa"/>
            <w:tcBorders>
              <w:top w:val="nil"/>
              <w:left w:val="nil"/>
              <w:bottom w:val="single" w:sz="4" w:space="0" w:color="auto"/>
              <w:right w:val="single" w:sz="4" w:space="0" w:color="auto"/>
            </w:tcBorders>
            <w:noWrap/>
            <w:vAlign w:val="bottom"/>
          </w:tcPr>
          <w:p w14:paraId="6CFEB55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140" w:type="dxa"/>
            <w:tcBorders>
              <w:top w:val="nil"/>
              <w:left w:val="nil"/>
              <w:bottom w:val="single" w:sz="4" w:space="0" w:color="auto"/>
              <w:right w:val="single" w:sz="4" w:space="0" w:color="auto"/>
            </w:tcBorders>
            <w:noWrap/>
            <w:vAlign w:val="bottom"/>
          </w:tcPr>
          <w:p w14:paraId="1784D63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349DE0F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Region or territory the price book applies to.</w:t>
            </w:r>
          </w:p>
        </w:tc>
      </w:tr>
      <w:tr w:rsidR="005979B0" w14:paraId="6939C65C" w14:textId="77777777">
        <w:trPr>
          <w:trHeight w:val="864"/>
        </w:trPr>
        <w:tc>
          <w:tcPr>
            <w:tcW w:w="1840" w:type="dxa"/>
            <w:tcBorders>
              <w:top w:val="nil"/>
              <w:left w:val="single" w:sz="4" w:space="0" w:color="auto"/>
              <w:bottom w:val="single" w:sz="4" w:space="0" w:color="auto"/>
              <w:right w:val="single" w:sz="4" w:space="0" w:color="auto"/>
            </w:tcBorders>
            <w:noWrap/>
            <w:vAlign w:val="bottom"/>
          </w:tcPr>
          <w:p w14:paraId="6457E12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Customer</w:t>
            </w:r>
          </w:p>
        </w:tc>
        <w:tc>
          <w:tcPr>
            <w:tcW w:w="1231" w:type="dxa"/>
            <w:tcBorders>
              <w:top w:val="nil"/>
              <w:left w:val="nil"/>
              <w:bottom w:val="single" w:sz="4" w:space="0" w:color="auto"/>
              <w:right w:val="single" w:sz="4" w:space="0" w:color="auto"/>
            </w:tcBorders>
            <w:noWrap/>
            <w:vAlign w:val="bottom"/>
          </w:tcPr>
          <w:p w14:paraId="5916EFF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00" w:type="dxa"/>
            <w:tcBorders>
              <w:top w:val="nil"/>
              <w:left w:val="nil"/>
              <w:bottom w:val="single" w:sz="4" w:space="0" w:color="auto"/>
              <w:right w:val="single" w:sz="4" w:space="0" w:color="auto"/>
            </w:tcBorders>
            <w:noWrap/>
            <w:vAlign w:val="bottom"/>
          </w:tcPr>
          <w:p w14:paraId="1A6570D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140" w:type="dxa"/>
            <w:tcBorders>
              <w:top w:val="nil"/>
              <w:left w:val="nil"/>
              <w:bottom w:val="single" w:sz="4" w:space="0" w:color="auto"/>
              <w:right w:val="single" w:sz="4" w:space="0" w:color="auto"/>
            </w:tcBorders>
            <w:noWrap/>
            <w:vAlign w:val="bottom"/>
          </w:tcPr>
          <w:p w14:paraId="4470153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2664" w:type="dxa"/>
            <w:tcBorders>
              <w:top w:val="nil"/>
              <w:left w:val="nil"/>
              <w:bottom w:val="single" w:sz="4" w:space="0" w:color="auto"/>
              <w:right w:val="single" w:sz="4" w:space="0" w:color="auto"/>
            </w:tcBorders>
            <w:vAlign w:val="bottom"/>
          </w:tcPr>
          <w:p w14:paraId="18ECFD6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Specific customer associated with the price book, if applicable.</w:t>
            </w:r>
          </w:p>
        </w:tc>
      </w:tr>
      <w:tr w:rsidR="005979B0" w14:paraId="421F51F8" w14:textId="77777777">
        <w:trPr>
          <w:trHeight w:val="864"/>
        </w:trPr>
        <w:tc>
          <w:tcPr>
            <w:tcW w:w="1840" w:type="dxa"/>
            <w:tcBorders>
              <w:top w:val="nil"/>
              <w:left w:val="single" w:sz="4" w:space="0" w:color="auto"/>
              <w:bottom w:val="single" w:sz="4" w:space="0" w:color="auto"/>
              <w:right w:val="single" w:sz="4" w:space="0" w:color="auto"/>
            </w:tcBorders>
            <w:noWrap/>
            <w:vAlign w:val="bottom"/>
          </w:tcPr>
          <w:p w14:paraId="463B81A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Promotional Price</w:t>
            </w:r>
          </w:p>
        </w:tc>
        <w:tc>
          <w:tcPr>
            <w:tcW w:w="1231" w:type="dxa"/>
            <w:tcBorders>
              <w:top w:val="nil"/>
              <w:left w:val="nil"/>
              <w:bottom w:val="single" w:sz="4" w:space="0" w:color="auto"/>
              <w:right w:val="single" w:sz="4" w:space="0" w:color="auto"/>
            </w:tcBorders>
            <w:noWrap/>
            <w:vAlign w:val="bottom"/>
          </w:tcPr>
          <w:p w14:paraId="528D2EF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300" w:type="dxa"/>
            <w:tcBorders>
              <w:top w:val="nil"/>
              <w:left w:val="nil"/>
              <w:bottom w:val="single" w:sz="4" w:space="0" w:color="auto"/>
              <w:right w:val="single" w:sz="4" w:space="0" w:color="auto"/>
            </w:tcBorders>
            <w:noWrap/>
            <w:vAlign w:val="bottom"/>
          </w:tcPr>
          <w:p w14:paraId="7D6A08B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140" w:type="dxa"/>
            <w:tcBorders>
              <w:top w:val="nil"/>
              <w:left w:val="nil"/>
              <w:bottom w:val="single" w:sz="4" w:space="0" w:color="auto"/>
              <w:right w:val="single" w:sz="4" w:space="0" w:color="auto"/>
            </w:tcBorders>
            <w:noWrap/>
            <w:vAlign w:val="bottom"/>
          </w:tcPr>
          <w:p w14:paraId="6BA133B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Yes, No</w:t>
            </w:r>
          </w:p>
        </w:tc>
        <w:tc>
          <w:tcPr>
            <w:tcW w:w="2664" w:type="dxa"/>
            <w:tcBorders>
              <w:top w:val="nil"/>
              <w:left w:val="nil"/>
              <w:bottom w:val="single" w:sz="4" w:space="0" w:color="auto"/>
              <w:right w:val="single" w:sz="4" w:space="0" w:color="auto"/>
            </w:tcBorders>
            <w:vAlign w:val="bottom"/>
          </w:tcPr>
          <w:p w14:paraId="300EDAF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Indicates if the price is a promotional price, with associated validity date range.</w:t>
            </w:r>
          </w:p>
        </w:tc>
      </w:tr>
    </w:tbl>
    <w:p w14:paraId="231EEC47"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188" w:name="_heading=h.us79sbkmjynx" w:colFirst="0" w:colLast="0"/>
      <w:bookmarkEnd w:id="188"/>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Functional Flow</w:t>
      </w:r>
    </w:p>
    <w:p w14:paraId="4E142B26" w14:textId="77777777" w:rsidR="005979B0" w:rsidRDefault="00116867">
      <w:pPr>
        <w:numPr>
          <w:ilvl w:val="0"/>
          <w:numId w:val="34"/>
        </w:numPr>
        <w:spacing w:before="240" w:after="0"/>
        <w:rPr>
          <w:rFonts w:ascii="Times New Roman" w:hAnsi="Times New Roman" w:cs="Times New Roman"/>
          <w:lang w:val="en-US"/>
        </w:rPr>
      </w:pPr>
      <w:r>
        <w:rPr>
          <w:rFonts w:ascii="Times New Roman" w:eastAsia="Calibri" w:hAnsi="Times New Roman" w:cs="Times New Roman"/>
          <w:b/>
          <w:bCs/>
          <w:color w:val="000000" w:themeColor="text1"/>
          <w:lang w:val="en-US"/>
        </w:rPr>
        <w:t>Types of Price Books</w:t>
      </w:r>
      <w:ins w:id="189" w:author="Manoj V Menon" w:date="2025-09-24T10:48:00Z">
        <w:r>
          <w:rPr>
            <w:rFonts w:ascii="Times New Roman" w:eastAsia="Calibri" w:hAnsi="Times New Roman" w:cs="Times New Roman"/>
            <w:b/>
            <w:bCs/>
            <w:color w:val="000000" w:themeColor="text1"/>
          </w:rPr>
          <w:t xml:space="preserve"> (based on above book list)</w:t>
        </w:r>
      </w:ins>
    </w:p>
    <w:p w14:paraId="33681BB3" w14:textId="77777777" w:rsidR="005979B0" w:rsidRDefault="00116867">
      <w:pPr>
        <w:numPr>
          <w:ilvl w:val="1"/>
          <w:numId w:val="34"/>
        </w:numPr>
        <w:spacing w:after="0"/>
        <w:rPr>
          <w:rFonts w:ascii="Times New Roman" w:hAnsi="Times New Roman" w:cs="Times New Roman"/>
        </w:rPr>
      </w:pPr>
      <w:r>
        <w:rPr>
          <w:rFonts w:ascii="Times New Roman" w:eastAsia="Calibri" w:hAnsi="Times New Roman" w:cs="Times New Roman"/>
          <w:color w:val="000000"/>
        </w:rPr>
        <w:t>Dealer Price Book → Quantity Slabs + Region/Customer Specific + Promotions.</w:t>
      </w:r>
    </w:p>
    <w:p w14:paraId="048312FB" w14:textId="0BAF5D9D" w:rsidR="005979B0" w:rsidRDefault="00116867">
      <w:pPr>
        <w:numPr>
          <w:ilvl w:val="1"/>
          <w:numId w:val="34"/>
        </w:numPr>
        <w:spacing w:after="0"/>
        <w:rPr>
          <w:ins w:id="190" w:author="Manoj V Menon" w:date="2025-09-25T05:36:00Z"/>
          <w:rFonts w:ascii="Times New Roman" w:hAnsi="Times New Roman" w:cs="Times New Roman"/>
          <w:lang w:val="en-US"/>
        </w:rPr>
      </w:pPr>
      <w:r w:rsidRPr="008B6E1B">
        <w:rPr>
          <w:rFonts w:ascii="Times New Roman" w:eastAsia="Calibri" w:hAnsi="Times New Roman" w:cs="Times New Roman"/>
          <w:lang w:val="en-US"/>
        </w:rPr>
        <w:t>Standard/Customer Price Book → Role-based Discount Levels + Region/Customer Specific + Promotions</w:t>
      </w:r>
      <w:r>
        <w:rPr>
          <w:rFonts w:ascii="Times New Roman" w:eastAsia="Calibri" w:hAnsi="Times New Roman" w:cs="Times New Roman"/>
          <w:color w:val="000000" w:themeColor="text1"/>
          <w:lang w:val="en-US"/>
        </w:rPr>
        <w:t>.</w:t>
      </w:r>
    </w:p>
    <w:p w14:paraId="13BA8681" w14:textId="77777777" w:rsidR="005979B0" w:rsidRDefault="00116867">
      <w:pPr>
        <w:numPr>
          <w:ilvl w:val="0"/>
          <w:numId w:val="34"/>
        </w:numPr>
        <w:spacing w:after="0"/>
        <w:rPr>
          <w:rFonts w:ascii="Times New Roman" w:hAnsi="Times New Roman" w:cs="Times New Roman"/>
        </w:rPr>
      </w:pPr>
      <w:r>
        <w:rPr>
          <w:rFonts w:ascii="Times New Roman" w:eastAsia="Calibri" w:hAnsi="Times New Roman" w:cs="Times New Roman"/>
          <w:b/>
          <w:color w:val="000000"/>
        </w:rPr>
        <w:t>Dealer Pricing</w:t>
      </w:r>
    </w:p>
    <w:p w14:paraId="6324EBF3" w14:textId="1177000C" w:rsidR="005979B0" w:rsidRDefault="00116867">
      <w:pPr>
        <w:numPr>
          <w:ilvl w:val="1"/>
          <w:numId w:val="3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Quantity-based slabs (e.g., 0–100 units = ₹200, 101–500 units = ₹180, 500+ = ₹160).</w:t>
      </w:r>
    </w:p>
    <w:p w14:paraId="61F5FE51" w14:textId="77777777" w:rsidR="005979B0" w:rsidRDefault="00116867">
      <w:pPr>
        <w:numPr>
          <w:ilvl w:val="1"/>
          <w:numId w:val="3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Region-specific dealer pricing possible.</w:t>
      </w:r>
    </w:p>
    <w:p w14:paraId="43C4B216" w14:textId="77777777" w:rsidR="005979B0" w:rsidRDefault="00116867">
      <w:pPr>
        <w:numPr>
          <w:ilvl w:val="1"/>
          <w:numId w:val="34"/>
        </w:numPr>
        <w:spacing w:after="0"/>
        <w:rPr>
          <w:rFonts w:ascii="Times New Roman" w:hAnsi="Times New Roman" w:cs="Times New Roman"/>
        </w:rPr>
      </w:pPr>
      <w:r>
        <w:rPr>
          <w:rFonts w:ascii="Times New Roman" w:eastAsia="Calibri" w:hAnsi="Times New Roman" w:cs="Times New Roman"/>
          <w:color w:val="000000"/>
        </w:rPr>
        <w:t>Customer-specific dealer pricing possible.</w:t>
      </w:r>
    </w:p>
    <w:p w14:paraId="401EC620" w14:textId="460569DA" w:rsidR="005979B0" w:rsidRDefault="00116867">
      <w:pPr>
        <w:numPr>
          <w:ilvl w:val="1"/>
          <w:numId w:val="3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Promotional prices override all standard dealer pricing.</w:t>
      </w:r>
    </w:p>
    <w:p w14:paraId="2A790CC6" w14:textId="77777777" w:rsidR="005979B0" w:rsidRDefault="00116867">
      <w:pPr>
        <w:numPr>
          <w:ilvl w:val="0"/>
          <w:numId w:val="34"/>
        </w:numPr>
        <w:spacing w:after="0"/>
        <w:rPr>
          <w:rFonts w:ascii="Times New Roman" w:hAnsi="Times New Roman" w:cs="Times New Roman"/>
        </w:rPr>
      </w:pPr>
      <w:r>
        <w:rPr>
          <w:rFonts w:ascii="Times New Roman" w:eastAsia="Calibri" w:hAnsi="Times New Roman" w:cs="Times New Roman"/>
          <w:b/>
          <w:color w:val="000000"/>
        </w:rPr>
        <w:t>Standard/Customer Pricing</w:t>
      </w:r>
    </w:p>
    <w:p w14:paraId="342686B2" w14:textId="44214504" w:rsidR="005979B0" w:rsidRDefault="00116867">
      <w:pPr>
        <w:numPr>
          <w:ilvl w:val="1"/>
          <w:numId w:val="34"/>
        </w:numPr>
        <w:spacing w:after="0"/>
        <w:rPr>
          <w:rFonts w:ascii="Times New Roman" w:hAnsi="Times New Roman" w:cs="Times New Roman"/>
        </w:rPr>
      </w:pPr>
      <w:r>
        <w:rPr>
          <w:rFonts w:ascii="Times New Roman" w:eastAsia="Calibri" w:hAnsi="Times New Roman" w:cs="Times New Roman"/>
          <w:color w:val="000000"/>
        </w:rPr>
        <w:t>Discount rules based on User Role (5 levels).</w:t>
      </w:r>
      <w:r w:rsidR="008B6E1B">
        <w:rPr>
          <w:rFonts w:ascii="Times New Roman" w:eastAsia="Calibri" w:hAnsi="Times New Roman" w:cs="Times New Roman"/>
          <w:color w:val="000000"/>
        </w:rPr>
        <w:t xml:space="preserve"> </w:t>
      </w:r>
    </w:p>
    <w:p w14:paraId="2C9E0B87" w14:textId="77777777" w:rsidR="005979B0" w:rsidRDefault="00116867">
      <w:pPr>
        <w:numPr>
          <w:ilvl w:val="1"/>
          <w:numId w:val="34"/>
        </w:numPr>
        <w:spacing w:after="0"/>
        <w:rPr>
          <w:rFonts w:ascii="Times New Roman" w:hAnsi="Times New Roman" w:cs="Times New Roman"/>
        </w:rPr>
      </w:pPr>
      <w:r>
        <w:rPr>
          <w:rFonts w:ascii="Times New Roman" w:eastAsia="Calibri" w:hAnsi="Times New Roman" w:cs="Times New Roman"/>
          <w:color w:val="000000"/>
        </w:rPr>
        <w:t>Customer-specific or Territory-specific overrides possible.</w:t>
      </w:r>
    </w:p>
    <w:p w14:paraId="57D71520" w14:textId="58BA9787" w:rsidR="005979B0" w:rsidRDefault="00116867">
      <w:pPr>
        <w:numPr>
          <w:ilvl w:val="1"/>
          <w:numId w:val="34"/>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Promotional pricing overrides everything else.</w:t>
      </w:r>
    </w:p>
    <w:p w14:paraId="7172F37A" w14:textId="77777777" w:rsidR="005979B0" w:rsidRDefault="00116867">
      <w:pPr>
        <w:numPr>
          <w:ilvl w:val="0"/>
          <w:numId w:val="34"/>
        </w:numPr>
        <w:spacing w:after="0"/>
        <w:rPr>
          <w:rFonts w:ascii="Times New Roman" w:hAnsi="Times New Roman" w:cs="Times New Roman"/>
        </w:rPr>
      </w:pPr>
      <w:r>
        <w:rPr>
          <w:rFonts w:ascii="Times New Roman" w:eastAsia="Calibri" w:hAnsi="Times New Roman" w:cs="Times New Roman"/>
          <w:b/>
          <w:bCs/>
          <w:color w:val="000000" w:themeColor="text1"/>
        </w:rPr>
        <w:t>Promotions</w:t>
      </w:r>
    </w:p>
    <w:p w14:paraId="0956010D" w14:textId="77777777" w:rsidR="005979B0" w:rsidRDefault="00116867">
      <w:pPr>
        <w:numPr>
          <w:ilvl w:val="1"/>
          <w:numId w:val="3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Managed in ERP.</w:t>
      </w:r>
    </w:p>
    <w:p w14:paraId="6570C5A4" w14:textId="77777777" w:rsidR="005979B0" w:rsidRDefault="00116867">
      <w:pPr>
        <w:numPr>
          <w:ilvl w:val="1"/>
          <w:numId w:val="34"/>
        </w:numPr>
        <w:spacing w:after="0"/>
        <w:rPr>
          <w:rFonts w:ascii="Times New Roman" w:hAnsi="Times New Roman" w:cs="Times New Roman"/>
        </w:rPr>
      </w:pPr>
      <w:r>
        <w:rPr>
          <w:rFonts w:ascii="Times New Roman" w:eastAsia="Calibri" w:hAnsi="Times New Roman" w:cs="Times New Roman"/>
          <w:color w:val="000000"/>
        </w:rPr>
        <w:t>Synced to Salesforce with validity dates.</w:t>
      </w:r>
    </w:p>
    <w:p w14:paraId="4E331136" w14:textId="4B6178E7" w:rsidR="005979B0" w:rsidRDefault="00116867">
      <w:pPr>
        <w:numPr>
          <w:ilvl w:val="1"/>
          <w:numId w:val="34"/>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No further discount allowed on top of promotional prices.</w:t>
      </w:r>
      <w:r w:rsidR="008B6E1B">
        <w:rPr>
          <w:rFonts w:ascii="Times New Roman" w:eastAsia="Calibri" w:hAnsi="Times New Roman" w:cs="Times New Roman"/>
          <w:color w:val="000000" w:themeColor="text1"/>
          <w:lang w:val="en-US"/>
        </w:rPr>
        <w:t xml:space="preserve"> </w:t>
      </w:r>
    </w:p>
    <w:p w14:paraId="5560654F"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191" w:name="_heading=h.z6lw512g6j9p" w:colFirst="0" w:colLast="0"/>
      <w:bookmarkEnd w:id="191"/>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Automation</w:t>
      </w:r>
    </w:p>
    <w:p w14:paraId="2B3FF0C2" w14:textId="06509298" w:rsidR="005979B0" w:rsidRDefault="00116867">
      <w:pPr>
        <w:numPr>
          <w:ilvl w:val="0"/>
          <w:numId w:val="35"/>
        </w:numPr>
        <w:spacing w:before="240" w:after="0"/>
        <w:rPr>
          <w:rFonts w:ascii="Times New Roman" w:hAnsi="Times New Roman" w:cs="Times New Roman"/>
        </w:rPr>
      </w:pPr>
      <w:r>
        <w:rPr>
          <w:rFonts w:ascii="Times New Roman" w:eastAsia="Calibri" w:hAnsi="Times New Roman" w:cs="Times New Roman"/>
          <w:color w:val="000000"/>
        </w:rPr>
        <w:t>ERP → Salesforce sync (</w:t>
      </w:r>
      <w:r w:rsidR="008B6E1B">
        <w:rPr>
          <w:rFonts w:ascii="Times New Roman" w:eastAsia="Calibri" w:hAnsi="Times New Roman" w:cs="Times New Roman"/>
          <w:color w:val="000000"/>
        </w:rPr>
        <w:t>Real Time</w:t>
      </w:r>
      <w:r>
        <w:rPr>
          <w:rFonts w:ascii="Times New Roman" w:eastAsia="Calibri" w:hAnsi="Times New Roman" w:cs="Times New Roman"/>
          <w:color w:val="000000"/>
        </w:rPr>
        <w:t>): Dealer, Standard/Customer, and Promotional Price Books.</w:t>
      </w:r>
      <w:r>
        <w:rPr>
          <w:rFonts w:ascii="Times New Roman" w:eastAsia="Calibri" w:hAnsi="Times New Roman" w:cs="Times New Roman"/>
          <w:color w:val="000000"/>
        </w:rPr>
        <w:br/>
      </w:r>
    </w:p>
    <w:p w14:paraId="4A157D2F" w14:textId="5C1487C4" w:rsidR="005979B0" w:rsidRDefault="00116867">
      <w:pPr>
        <w:numPr>
          <w:ilvl w:val="0"/>
          <w:numId w:val="35"/>
        </w:numPr>
        <w:spacing w:after="0"/>
        <w:rPr>
          <w:rFonts w:ascii="Times New Roman" w:hAnsi="Times New Roman" w:cs="Times New Roman"/>
          <w:lang w:val="en-US"/>
        </w:rPr>
      </w:pPr>
      <w:r>
        <w:rPr>
          <w:rFonts w:ascii="Times New Roman" w:eastAsia="Calibri" w:hAnsi="Times New Roman" w:cs="Times New Roman"/>
          <w:color w:val="000000" w:themeColor="text1"/>
          <w:lang w:val="en-US"/>
        </w:rPr>
        <w:t>Salesforce auto-picks correct price book based on:</w:t>
      </w:r>
      <w:r>
        <w:br/>
      </w:r>
    </w:p>
    <w:p w14:paraId="45B21DEF" w14:textId="77777777" w:rsidR="005979B0" w:rsidRDefault="00116867">
      <w:pPr>
        <w:numPr>
          <w:ilvl w:val="1"/>
          <w:numId w:val="35"/>
        </w:numPr>
        <w:spacing w:after="0"/>
        <w:rPr>
          <w:rFonts w:ascii="Times New Roman" w:hAnsi="Times New Roman" w:cs="Times New Roman"/>
        </w:rPr>
      </w:pPr>
      <w:r>
        <w:rPr>
          <w:rFonts w:ascii="Times New Roman" w:eastAsia="Calibri" w:hAnsi="Times New Roman" w:cs="Times New Roman"/>
          <w:color w:val="000000"/>
        </w:rPr>
        <w:t>Customer Type (Dealer/Customer)</w:t>
      </w:r>
    </w:p>
    <w:p w14:paraId="47EF8142" w14:textId="77777777" w:rsidR="005979B0" w:rsidRDefault="00116867">
      <w:pPr>
        <w:numPr>
          <w:ilvl w:val="1"/>
          <w:numId w:val="35"/>
        </w:numPr>
        <w:spacing w:after="0"/>
        <w:rPr>
          <w:rFonts w:ascii="Times New Roman" w:hAnsi="Times New Roman" w:cs="Times New Roman"/>
        </w:rPr>
      </w:pPr>
      <w:r>
        <w:rPr>
          <w:rFonts w:ascii="Times New Roman" w:eastAsia="Calibri" w:hAnsi="Times New Roman" w:cs="Times New Roman"/>
          <w:color w:val="000000"/>
        </w:rPr>
        <w:t>Customer-specific price (if available)</w:t>
      </w:r>
    </w:p>
    <w:p w14:paraId="71314C99" w14:textId="77777777" w:rsidR="005979B0" w:rsidRDefault="00116867">
      <w:pPr>
        <w:numPr>
          <w:ilvl w:val="1"/>
          <w:numId w:val="35"/>
        </w:numPr>
        <w:spacing w:after="0"/>
        <w:rPr>
          <w:rFonts w:ascii="Times New Roman" w:hAnsi="Times New Roman" w:cs="Times New Roman"/>
        </w:rPr>
      </w:pPr>
      <w:r>
        <w:rPr>
          <w:rFonts w:ascii="Times New Roman" w:eastAsia="Calibri" w:hAnsi="Times New Roman" w:cs="Times New Roman"/>
          <w:color w:val="000000"/>
        </w:rPr>
        <w:t>Category/Vertical</w:t>
      </w:r>
    </w:p>
    <w:p w14:paraId="5A72A03E" w14:textId="77777777" w:rsidR="005979B0" w:rsidRDefault="00116867">
      <w:pPr>
        <w:numPr>
          <w:ilvl w:val="1"/>
          <w:numId w:val="35"/>
        </w:numPr>
        <w:spacing w:after="0"/>
        <w:rPr>
          <w:rFonts w:ascii="Times New Roman" w:hAnsi="Times New Roman" w:cs="Times New Roman"/>
        </w:rPr>
      </w:pPr>
      <w:r>
        <w:rPr>
          <w:rFonts w:ascii="Times New Roman" w:eastAsia="Calibri" w:hAnsi="Times New Roman" w:cs="Times New Roman"/>
          <w:color w:val="000000"/>
        </w:rPr>
        <w:t>Region/Territory</w:t>
      </w:r>
    </w:p>
    <w:p w14:paraId="154B3633" w14:textId="77777777" w:rsidR="005979B0" w:rsidRDefault="00116867">
      <w:pPr>
        <w:numPr>
          <w:ilvl w:val="1"/>
          <w:numId w:val="35"/>
        </w:numPr>
        <w:spacing w:after="240"/>
        <w:rPr>
          <w:rFonts w:ascii="Times New Roman" w:hAnsi="Times New Roman" w:cs="Times New Roman"/>
        </w:rPr>
      </w:pPr>
      <w:r>
        <w:rPr>
          <w:rFonts w:ascii="Times New Roman" w:eastAsia="Calibri" w:hAnsi="Times New Roman" w:cs="Times New Roman"/>
          <w:color w:val="000000"/>
        </w:rPr>
        <w:t>Valid Promotions (if applicable)</w:t>
      </w:r>
    </w:p>
    <w:p w14:paraId="36FFE4CC"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192" w:name="_heading=h.b9skgyf6czzi" w:colFirst="0" w:colLast="0"/>
      <w:bookmarkEnd w:id="192"/>
      <w:r>
        <w:rPr>
          <w:rFonts w:ascii="Times New Roman" w:hAnsi="Times New Roman" w:cs="Times New Roman"/>
          <w:color w:val="000000"/>
          <w:sz w:val="27"/>
          <w:szCs w:val="27"/>
          <w:lang w:val="en-US"/>
        </w:rPr>
        <w:lastRenderedPageBreak/>
        <w:t>4</w:t>
      </w:r>
      <w:r>
        <w:rPr>
          <w:rFonts w:ascii="Times New Roman" w:hAnsi="Times New Roman" w:cs="Times New Roman"/>
          <w:color w:val="000000"/>
          <w:sz w:val="27"/>
          <w:szCs w:val="27"/>
        </w:rPr>
        <w:t>. Logics</w:t>
      </w:r>
    </w:p>
    <w:p w14:paraId="4301D842" w14:textId="77777777" w:rsidR="005979B0" w:rsidRDefault="00116867">
      <w:pPr>
        <w:numPr>
          <w:ilvl w:val="0"/>
          <w:numId w:val="36"/>
        </w:numPr>
        <w:spacing w:before="240" w:after="0"/>
        <w:rPr>
          <w:rFonts w:ascii="Times New Roman" w:hAnsi="Times New Roman" w:cs="Times New Roman"/>
        </w:rPr>
      </w:pPr>
      <w:r>
        <w:rPr>
          <w:rFonts w:ascii="Times New Roman" w:eastAsia="Calibri" w:hAnsi="Times New Roman" w:cs="Times New Roman"/>
          <w:b/>
          <w:color w:val="000000"/>
        </w:rPr>
        <w:t>Pricing Priority Order</w:t>
      </w:r>
      <w:r>
        <w:rPr>
          <w:rFonts w:ascii="Times New Roman" w:eastAsia="Calibri" w:hAnsi="Times New Roman" w:cs="Times New Roman"/>
          <w:color w:val="000000"/>
        </w:rPr>
        <w:t>:</w:t>
      </w:r>
    </w:p>
    <w:p w14:paraId="0A218FB8" w14:textId="77777777" w:rsidR="005979B0" w:rsidRDefault="00116867">
      <w:pPr>
        <w:numPr>
          <w:ilvl w:val="1"/>
          <w:numId w:val="36"/>
        </w:numPr>
        <w:spacing w:after="0"/>
        <w:rPr>
          <w:rFonts w:ascii="Times New Roman" w:hAnsi="Times New Roman" w:cs="Times New Roman"/>
        </w:rPr>
      </w:pPr>
      <w:r>
        <w:rPr>
          <w:rFonts w:ascii="Times New Roman" w:eastAsia="Calibri" w:hAnsi="Times New Roman" w:cs="Times New Roman"/>
          <w:color w:val="000000"/>
        </w:rPr>
        <w:t>Promotional Price</w:t>
      </w:r>
    </w:p>
    <w:p w14:paraId="49B5C8F9" w14:textId="77777777" w:rsidR="005979B0" w:rsidRDefault="00116867">
      <w:pPr>
        <w:numPr>
          <w:ilvl w:val="1"/>
          <w:numId w:val="36"/>
        </w:numPr>
        <w:spacing w:after="0"/>
        <w:rPr>
          <w:rFonts w:ascii="Times New Roman" w:hAnsi="Times New Roman" w:cs="Times New Roman"/>
        </w:rPr>
      </w:pPr>
      <w:r>
        <w:rPr>
          <w:rFonts w:ascii="Times New Roman" w:eastAsia="Calibri" w:hAnsi="Times New Roman" w:cs="Times New Roman"/>
          <w:color w:val="000000"/>
        </w:rPr>
        <w:t>Customer-specific Price</w:t>
      </w:r>
    </w:p>
    <w:p w14:paraId="58239F4E" w14:textId="77777777" w:rsidR="005979B0" w:rsidRDefault="00116867">
      <w:pPr>
        <w:numPr>
          <w:ilvl w:val="1"/>
          <w:numId w:val="36"/>
        </w:numPr>
        <w:spacing w:after="0"/>
        <w:rPr>
          <w:rFonts w:ascii="Times New Roman" w:hAnsi="Times New Roman" w:cs="Times New Roman"/>
        </w:rPr>
      </w:pPr>
      <w:r>
        <w:rPr>
          <w:rFonts w:ascii="Times New Roman" w:eastAsia="Calibri" w:hAnsi="Times New Roman" w:cs="Times New Roman"/>
          <w:color w:val="000000"/>
        </w:rPr>
        <w:t>Region/ Territory-specific Price</w:t>
      </w:r>
    </w:p>
    <w:p w14:paraId="7AD3B485" w14:textId="77777777" w:rsidR="005979B0" w:rsidRDefault="00116867">
      <w:pPr>
        <w:numPr>
          <w:ilvl w:val="1"/>
          <w:numId w:val="36"/>
        </w:numPr>
        <w:spacing w:after="0"/>
        <w:rPr>
          <w:rFonts w:ascii="Times New Roman" w:hAnsi="Times New Roman" w:cs="Times New Roman"/>
        </w:rPr>
      </w:pPr>
      <w:r>
        <w:rPr>
          <w:rFonts w:ascii="Times New Roman" w:eastAsia="Calibri" w:hAnsi="Times New Roman" w:cs="Times New Roman"/>
          <w:color w:val="000000"/>
        </w:rPr>
        <w:t>Standard/Dealer Price</w:t>
      </w:r>
    </w:p>
    <w:p w14:paraId="51176816" w14:textId="77777777" w:rsidR="005979B0" w:rsidRDefault="00116867">
      <w:pPr>
        <w:numPr>
          <w:ilvl w:val="0"/>
          <w:numId w:val="36"/>
        </w:numPr>
        <w:spacing w:after="0"/>
        <w:rPr>
          <w:rFonts w:ascii="Times New Roman" w:hAnsi="Times New Roman" w:cs="Times New Roman"/>
          <w:lang w:val="en-US"/>
        </w:rPr>
      </w:pPr>
      <w:r>
        <w:rPr>
          <w:rFonts w:ascii="Times New Roman" w:eastAsia="Calibri" w:hAnsi="Times New Roman" w:cs="Times New Roman"/>
          <w:b/>
          <w:bCs/>
          <w:color w:val="000000" w:themeColor="text1"/>
          <w:lang w:val="en-US"/>
        </w:rPr>
        <w:t>Dealer Price:</w:t>
      </w:r>
      <w:r>
        <w:rPr>
          <w:rFonts w:ascii="Times New Roman" w:eastAsia="Calibri" w:hAnsi="Times New Roman" w:cs="Times New Roman"/>
          <w:color w:val="000000" w:themeColor="text1"/>
          <w:lang w:val="en-US"/>
        </w:rPr>
        <w:t xml:space="preserve"> Quantity slab determines applicable price.</w:t>
      </w:r>
    </w:p>
    <w:p w14:paraId="2CF1257C" w14:textId="77777777" w:rsidR="005979B0" w:rsidRDefault="00116867">
      <w:pPr>
        <w:numPr>
          <w:ilvl w:val="0"/>
          <w:numId w:val="36"/>
        </w:numPr>
        <w:spacing w:after="0"/>
        <w:rPr>
          <w:rFonts w:ascii="Times New Roman" w:hAnsi="Times New Roman" w:cs="Times New Roman"/>
        </w:rPr>
      </w:pPr>
      <w:r>
        <w:rPr>
          <w:rFonts w:ascii="Times New Roman" w:eastAsia="Calibri" w:hAnsi="Times New Roman" w:cs="Times New Roman"/>
          <w:b/>
          <w:color w:val="000000"/>
        </w:rPr>
        <w:t>Customer Price:</w:t>
      </w:r>
      <w:r>
        <w:rPr>
          <w:rFonts w:ascii="Times New Roman" w:eastAsia="Calibri" w:hAnsi="Times New Roman" w:cs="Times New Roman"/>
          <w:color w:val="000000"/>
        </w:rPr>
        <w:t xml:space="preserve"> Discount validation based on User Role.</w:t>
      </w:r>
    </w:p>
    <w:p w14:paraId="4025048E" w14:textId="77777777" w:rsidR="005979B0" w:rsidRDefault="00116867">
      <w:pPr>
        <w:numPr>
          <w:ilvl w:val="0"/>
          <w:numId w:val="36"/>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Users can enter more than eligible discount → system triggers Approval Workflow.</w:t>
      </w:r>
    </w:p>
    <w:p w14:paraId="28E4AD20"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193" w:name="_heading=h.gxvhou2chvtv" w:colFirst="0" w:colLast="0"/>
      <w:bookmarkEnd w:id="193"/>
      <w:r>
        <w:rPr>
          <w:rFonts w:ascii="Times New Roman" w:hAnsi="Times New Roman" w:cs="Times New Roman"/>
          <w:color w:val="000000"/>
          <w:sz w:val="27"/>
          <w:szCs w:val="27"/>
          <w:lang w:val="en-US"/>
        </w:rPr>
        <w:t>5</w:t>
      </w:r>
      <w:r>
        <w:rPr>
          <w:rFonts w:ascii="Times New Roman" w:hAnsi="Times New Roman" w:cs="Times New Roman"/>
          <w:color w:val="000000"/>
          <w:sz w:val="27"/>
          <w:szCs w:val="27"/>
        </w:rPr>
        <w:t>. Validations</w:t>
      </w:r>
    </w:p>
    <w:p w14:paraId="4FBFBDB5" w14:textId="77777777" w:rsidR="005979B0" w:rsidRDefault="00116867">
      <w:pPr>
        <w:numPr>
          <w:ilvl w:val="0"/>
          <w:numId w:val="37"/>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User cannot finalize discount above their role level without approval.</w:t>
      </w:r>
    </w:p>
    <w:p w14:paraId="700EC80F" w14:textId="77777777" w:rsidR="005979B0" w:rsidRDefault="00116867">
      <w:pPr>
        <w:numPr>
          <w:ilvl w:val="0"/>
          <w:numId w:val="37"/>
        </w:numPr>
        <w:spacing w:after="0"/>
        <w:rPr>
          <w:rFonts w:ascii="Times New Roman" w:hAnsi="Times New Roman" w:cs="Times New Roman"/>
        </w:rPr>
      </w:pPr>
      <w:r>
        <w:rPr>
          <w:rFonts w:ascii="Times New Roman" w:eastAsia="Calibri" w:hAnsi="Times New Roman" w:cs="Times New Roman"/>
          <w:color w:val="000000"/>
        </w:rPr>
        <w:t>Promotional pricing = No extra discounts allowed.</w:t>
      </w:r>
    </w:p>
    <w:p w14:paraId="0BD79E23" w14:textId="77777777" w:rsidR="005979B0" w:rsidRDefault="00116867">
      <w:pPr>
        <w:numPr>
          <w:ilvl w:val="0"/>
          <w:numId w:val="37"/>
        </w:numPr>
        <w:spacing w:after="0"/>
        <w:rPr>
          <w:rFonts w:ascii="Times New Roman" w:hAnsi="Times New Roman" w:cs="Times New Roman"/>
        </w:rPr>
      </w:pPr>
      <w:r>
        <w:rPr>
          <w:rFonts w:ascii="Times New Roman" w:eastAsia="Calibri" w:hAnsi="Times New Roman" w:cs="Times New Roman"/>
          <w:color w:val="000000"/>
        </w:rPr>
        <w:t>Product Code must exist in Product Master.</w:t>
      </w:r>
    </w:p>
    <w:p w14:paraId="77D66584" w14:textId="77777777" w:rsidR="005979B0" w:rsidRDefault="00116867">
      <w:pPr>
        <w:numPr>
          <w:ilvl w:val="0"/>
          <w:numId w:val="37"/>
        </w:numPr>
        <w:spacing w:after="240"/>
        <w:rPr>
          <w:rFonts w:ascii="Times New Roman" w:hAnsi="Times New Roman" w:cs="Times New Roman"/>
        </w:rPr>
      </w:pPr>
      <w:r>
        <w:rPr>
          <w:rFonts w:ascii="Times New Roman" w:eastAsia="Calibri" w:hAnsi="Times New Roman" w:cs="Times New Roman"/>
          <w:color w:val="000000"/>
        </w:rPr>
        <w:t>Territory/Customer-specific pricing must reference valid Customer/Territory.</w:t>
      </w:r>
    </w:p>
    <w:p w14:paraId="5A169138"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194" w:name="_heading=h.hlb4erp8rhin" w:colFirst="0" w:colLast="0"/>
      <w:bookmarkEnd w:id="194"/>
      <w:r>
        <w:rPr>
          <w:rFonts w:ascii="Times New Roman" w:hAnsi="Times New Roman" w:cs="Times New Roman"/>
          <w:color w:val="000000"/>
          <w:sz w:val="27"/>
          <w:szCs w:val="27"/>
          <w:lang w:val="en-US"/>
        </w:rPr>
        <w:t>6</w:t>
      </w:r>
      <w:r>
        <w:rPr>
          <w:rFonts w:ascii="Times New Roman" w:hAnsi="Times New Roman" w:cs="Times New Roman"/>
          <w:color w:val="000000"/>
          <w:sz w:val="27"/>
          <w:szCs w:val="27"/>
        </w:rPr>
        <w:t>. Notifications</w:t>
      </w:r>
    </w:p>
    <w:p w14:paraId="600BEDC4" w14:textId="77777777" w:rsidR="005979B0" w:rsidRDefault="00116867">
      <w:pPr>
        <w:numPr>
          <w:ilvl w:val="0"/>
          <w:numId w:val="38"/>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In-app notification when approval is required (for discounts beyond user role).</w:t>
      </w:r>
    </w:p>
    <w:p w14:paraId="34E9BFA9" w14:textId="77777777" w:rsidR="005979B0" w:rsidRDefault="00116867">
      <w:pPr>
        <w:numPr>
          <w:ilvl w:val="0"/>
          <w:numId w:val="38"/>
        </w:numPr>
        <w:spacing w:after="240"/>
        <w:rPr>
          <w:rFonts w:ascii="Times New Roman" w:hAnsi="Times New Roman" w:cs="Times New Roman"/>
        </w:rPr>
      </w:pPr>
      <w:r>
        <w:rPr>
          <w:rFonts w:ascii="Times New Roman" w:eastAsia="Calibri" w:hAnsi="Times New Roman" w:cs="Times New Roman"/>
          <w:color w:val="000000"/>
        </w:rPr>
        <w:t>Admin notification if ERP sync fails.</w:t>
      </w:r>
    </w:p>
    <w:p w14:paraId="0E1A6416" w14:textId="744A646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95" w:name="_heading=h.s4l3xol6xjlu" w:colFirst="0" w:colLast="0"/>
      <w:bookmarkEnd w:id="195"/>
      <w:r>
        <w:rPr>
          <w:rFonts w:ascii="Times New Roman" w:hAnsi="Times New Roman" w:cs="Times New Roman"/>
          <w:color w:val="000000"/>
          <w:sz w:val="27"/>
          <w:szCs w:val="27"/>
          <w:lang w:val="en-US"/>
        </w:rPr>
        <w:t>7</w:t>
      </w:r>
      <w:r>
        <w:rPr>
          <w:rFonts w:ascii="Times New Roman" w:hAnsi="Times New Roman" w:cs="Times New Roman"/>
          <w:color w:val="000000"/>
          <w:sz w:val="27"/>
          <w:szCs w:val="27"/>
        </w:rPr>
        <w:t>. Approvals</w:t>
      </w:r>
      <w:r w:rsidR="0019037A">
        <w:rPr>
          <w:rFonts w:ascii="Times New Roman" w:hAnsi="Times New Roman" w:cs="Times New Roman"/>
          <w:color w:val="000000"/>
          <w:sz w:val="27"/>
          <w:szCs w:val="27"/>
        </w:rPr>
        <w:t xml:space="preserve"> on applicable on quote based on the discount</w:t>
      </w:r>
    </w:p>
    <w:p w14:paraId="033C4297" w14:textId="77777777" w:rsidR="005979B0" w:rsidRDefault="00116867">
      <w:pPr>
        <w:numPr>
          <w:ilvl w:val="0"/>
          <w:numId w:val="39"/>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Triggered when Sales user applies discount more than their eligible level.</w:t>
      </w:r>
    </w:p>
    <w:p w14:paraId="175C6975" w14:textId="77777777" w:rsidR="005979B0" w:rsidRDefault="00116867">
      <w:pPr>
        <w:numPr>
          <w:ilvl w:val="0"/>
          <w:numId w:val="39"/>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Routed to next higher role (Manager → Director → Finance/Pricing).</w:t>
      </w:r>
    </w:p>
    <w:p w14:paraId="19050C48" w14:textId="77777777" w:rsidR="005979B0" w:rsidRDefault="00116867">
      <w:pPr>
        <w:pStyle w:val="Heading2"/>
        <w:keepNext w:val="0"/>
        <w:keepLines w:val="0"/>
        <w:spacing w:before="360" w:after="80"/>
        <w:rPr>
          <w:rFonts w:ascii="Times New Roman" w:hAnsi="Times New Roman" w:cs="Times New Roman"/>
          <w:color w:val="000000"/>
          <w:sz w:val="22"/>
          <w:szCs w:val="22"/>
          <w:u w:val="single"/>
        </w:rPr>
      </w:pPr>
      <w:bookmarkStart w:id="196" w:name="_heading=h.lchsdx76ah23" w:colFirst="0" w:colLast="0"/>
      <w:bookmarkEnd w:id="196"/>
      <w:r>
        <w:rPr>
          <w:rFonts w:ascii="Times New Roman" w:hAnsi="Times New Roman" w:cs="Times New Roman"/>
          <w:color w:val="000000"/>
          <w:sz w:val="27"/>
          <w:szCs w:val="27"/>
          <w:lang w:val="en-US"/>
        </w:rPr>
        <w:t>8</w:t>
      </w:r>
      <w:r>
        <w:rPr>
          <w:rFonts w:ascii="Times New Roman" w:hAnsi="Times New Roman" w:cs="Times New Roman"/>
          <w:color w:val="000000"/>
          <w:sz w:val="27"/>
          <w:szCs w:val="27"/>
        </w:rPr>
        <w:t>. Integration</w:t>
      </w:r>
    </w:p>
    <w:p w14:paraId="22602455" w14:textId="77777777" w:rsidR="005979B0" w:rsidRDefault="00116867">
      <w:pPr>
        <w:numPr>
          <w:ilvl w:val="0"/>
          <w:numId w:val="40"/>
        </w:numPr>
        <w:spacing w:before="240" w:after="0"/>
        <w:rPr>
          <w:rFonts w:ascii="Times New Roman" w:hAnsi="Times New Roman" w:cs="Times New Roman"/>
        </w:rPr>
      </w:pPr>
      <w:r>
        <w:rPr>
          <w:rFonts w:ascii="Times New Roman" w:eastAsia="Calibri" w:hAnsi="Times New Roman" w:cs="Times New Roman"/>
          <w:b/>
          <w:color w:val="000000"/>
        </w:rPr>
        <w:t>ERP → Salesforce</w:t>
      </w:r>
      <w:r>
        <w:rPr>
          <w:rFonts w:ascii="Times New Roman" w:eastAsia="Calibri" w:hAnsi="Times New Roman" w:cs="Times New Roman"/>
          <w:color w:val="000000"/>
        </w:rPr>
        <w:t>:</w:t>
      </w:r>
    </w:p>
    <w:p w14:paraId="3C67D189" w14:textId="77777777" w:rsidR="005979B0" w:rsidRDefault="00116867">
      <w:pPr>
        <w:numPr>
          <w:ilvl w:val="1"/>
          <w:numId w:val="40"/>
        </w:numPr>
        <w:spacing w:after="0"/>
        <w:rPr>
          <w:rFonts w:ascii="Times New Roman" w:hAnsi="Times New Roman" w:cs="Times New Roman"/>
        </w:rPr>
      </w:pPr>
      <w:r>
        <w:rPr>
          <w:rFonts w:ascii="Times New Roman" w:eastAsia="Calibri" w:hAnsi="Times New Roman" w:cs="Times New Roman"/>
          <w:color w:val="000000"/>
        </w:rPr>
        <w:t>Dealer Price Books</w:t>
      </w:r>
    </w:p>
    <w:p w14:paraId="17ECF69C" w14:textId="77777777" w:rsidR="005979B0" w:rsidRDefault="00116867">
      <w:pPr>
        <w:numPr>
          <w:ilvl w:val="1"/>
          <w:numId w:val="40"/>
        </w:numPr>
        <w:spacing w:after="0"/>
        <w:rPr>
          <w:rFonts w:ascii="Times New Roman" w:hAnsi="Times New Roman" w:cs="Times New Roman"/>
        </w:rPr>
      </w:pPr>
      <w:r>
        <w:rPr>
          <w:rFonts w:ascii="Times New Roman" w:eastAsia="Calibri" w:hAnsi="Times New Roman" w:cs="Times New Roman"/>
          <w:color w:val="000000"/>
        </w:rPr>
        <w:t>Standard/Customer Price Books</w:t>
      </w:r>
    </w:p>
    <w:p w14:paraId="446F833A" w14:textId="77777777" w:rsidR="005979B0" w:rsidRDefault="00116867">
      <w:pPr>
        <w:numPr>
          <w:ilvl w:val="1"/>
          <w:numId w:val="40"/>
        </w:numPr>
        <w:spacing w:after="0"/>
        <w:rPr>
          <w:rFonts w:ascii="Times New Roman" w:hAnsi="Times New Roman" w:cs="Times New Roman"/>
        </w:rPr>
      </w:pPr>
      <w:r>
        <w:rPr>
          <w:rFonts w:ascii="Times New Roman" w:eastAsia="Calibri" w:hAnsi="Times New Roman" w:cs="Times New Roman"/>
          <w:color w:val="000000"/>
        </w:rPr>
        <w:t>Promotional Prices</w:t>
      </w:r>
    </w:p>
    <w:p w14:paraId="19EB26C7"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197" w:name="_heading=h.29ol01hpvdi5" w:colFirst="0" w:colLast="0"/>
      <w:bookmarkEnd w:id="197"/>
      <w:r>
        <w:rPr>
          <w:rFonts w:ascii="Times New Roman" w:hAnsi="Times New Roman" w:cs="Times New Roman"/>
          <w:color w:val="000000"/>
          <w:sz w:val="27"/>
          <w:szCs w:val="27"/>
          <w:lang w:val="en-US"/>
        </w:rPr>
        <w:t>9</w:t>
      </w:r>
      <w:r>
        <w:rPr>
          <w:rFonts w:ascii="Times New Roman" w:hAnsi="Times New Roman" w:cs="Times New Roman"/>
          <w:color w:val="000000"/>
          <w:sz w:val="27"/>
          <w:szCs w:val="27"/>
        </w:rPr>
        <w:t>. Who Will Access</w:t>
      </w:r>
    </w:p>
    <w:p w14:paraId="53D2CC45" w14:textId="77777777" w:rsidR="005979B0" w:rsidRDefault="00116867">
      <w:pPr>
        <w:numPr>
          <w:ilvl w:val="0"/>
          <w:numId w:val="41"/>
        </w:numPr>
        <w:spacing w:before="240" w:after="0"/>
        <w:rPr>
          <w:rFonts w:ascii="Times New Roman" w:hAnsi="Times New Roman" w:cs="Times New Roman"/>
        </w:rPr>
      </w:pPr>
      <w:r>
        <w:rPr>
          <w:rFonts w:ascii="Times New Roman" w:eastAsia="Calibri" w:hAnsi="Times New Roman" w:cs="Times New Roman"/>
          <w:b/>
          <w:color w:val="000000"/>
        </w:rPr>
        <w:t>Sales Executives/Managers:</w:t>
      </w:r>
      <w:r>
        <w:rPr>
          <w:rFonts w:ascii="Times New Roman" w:eastAsia="Calibri" w:hAnsi="Times New Roman" w:cs="Times New Roman"/>
          <w:color w:val="000000"/>
        </w:rPr>
        <w:t xml:space="preserve"> Apply pricing in Opportunities &amp; Quotes.</w:t>
      </w:r>
    </w:p>
    <w:p w14:paraId="746429C9" w14:textId="77777777" w:rsidR="005979B0" w:rsidRDefault="00116867">
      <w:pPr>
        <w:numPr>
          <w:ilvl w:val="0"/>
          <w:numId w:val="41"/>
        </w:numPr>
        <w:spacing w:after="0"/>
        <w:rPr>
          <w:rFonts w:ascii="Times New Roman" w:hAnsi="Times New Roman" w:cs="Times New Roman"/>
        </w:rPr>
      </w:pPr>
      <w:r>
        <w:rPr>
          <w:rFonts w:ascii="Times New Roman" w:eastAsia="Calibri" w:hAnsi="Times New Roman" w:cs="Times New Roman"/>
          <w:b/>
          <w:bCs/>
          <w:color w:val="000000" w:themeColor="text1"/>
        </w:rPr>
        <w:t>Finance/Pricing Admin/Management:</w:t>
      </w:r>
      <w:r>
        <w:rPr>
          <w:rFonts w:ascii="Times New Roman" w:eastAsia="Calibri" w:hAnsi="Times New Roman" w:cs="Times New Roman"/>
          <w:color w:val="000000" w:themeColor="text1"/>
        </w:rPr>
        <w:t xml:space="preserve"> Approve exceptions.</w:t>
      </w:r>
    </w:p>
    <w:p w14:paraId="05637687" w14:textId="77777777" w:rsidR="005979B0" w:rsidRDefault="00116867">
      <w:pPr>
        <w:numPr>
          <w:ilvl w:val="0"/>
          <w:numId w:val="41"/>
        </w:numPr>
        <w:spacing w:after="240"/>
        <w:rPr>
          <w:rFonts w:ascii="Times New Roman" w:hAnsi="Times New Roman" w:cs="Times New Roman"/>
          <w:lang w:val="en-US"/>
        </w:rPr>
      </w:pPr>
      <w:r>
        <w:rPr>
          <w:rFonts w:ascii="Times New Roman" w:eastAsia="Calibri" w:hAnsi="Times New Roman" w:cs="Times New Roman"/>
          <w:b/>
          <w:bCs/>
          <w:color w:val="000000" w:themeColor="text1"/>
          <w:lang w:val="en-US"/>
        </w:rPr>
        <w:t>Back Office:</w:t>
      </w:r>
      <w:r>
        <w:rPr>
          <w:rFonts w:ascii="Times New Roman" w:eastAsia="Calibri" w:hAnsi="Times New Roman" w:cs="Times New Roman"/>
          <w:color w:val="000000" w:themeColor="text1"/>
          <w:lang w:val="en-US"/>
        </w:rPr>
        <w:t xml:space="preserve"> Validate pricing at Order level.</w:t>
      </w:r>
    </w:p>
    <w:p w14:paraId="2923E5D8"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198" w:name="_heading=h.6i1e97a0tyrg" w:colFirst="0" w:colLast="0"/>
      <w:bookmarkStart w:id="199" w:name="_heading=h.7f5sha2afl7r" w:colFirst="0" w:colLast="0"/>
      <w:bookmarkEnd w:id="198"/>
      <w:bookmarkEnd w:id="199"/>
      <w:r>
        <w:rPr>
          <w:rFonts w:ascii="Times New Roman" w:hAnsi="Times New Roman" w:cs="Times New Roman"/>
          <w:color w:val="000000"/>
          <w:sz w:val="27"/>
          <w:szCs w:val="27"/>
        </w:rPr>
        <w:t>1</w:t>
      </w:r>
      <w:r>
        <w:rPr>
          <w:rFonts w:ascii="Times New Roman" w:hAnsi="Times New Roman" w:cs="Times New Roman"/>
          <w:color w:val="000000"/>
          <w:sz w:val="27"/>
          <w:szCs w:val="27"/>
          <w:lang w:val="en-US"/>
        </w:rPr>
        <w:t>0</w:t>
      </w:r>
      <w:r>
        <w:rPr>
          <w:rFonts w:ascii="Times New Roman" w:hAnsi="Times New Roman" w:cs="Times New Roman"/>
          <w:color w:val="000000"/>
          <w:sz w:val="27"/>
          <w:szCs w:val="27"/>
        </w:rPr>
        <w:t>. Acceptance Criteria</w:t>
      </w:r>
    </w:p>
    <w:p w14:paraId="1DFA5592" w14:textId="77777777" w:rsidR="005979B0" w:rsidRDefault="00116867">
      <w:pPr>
        <w:numPr>
          <w:ilvl w:val="0"/>
          <w:numId w:val="42"/>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Correct Price Book auto-applied per Customer/Region.</w:t>
      </w:r>
    </w:p>
    <w:p w14:paraId="0A2E68D8" w14:textId="77777777" w:rsidR="005979B0" w:rsidRDefault="00116867">
      <w:pPr>
        <w:numPr>
          <w:ilvl w:val="0"/>
          <w:numId w:val="42"/>
        </w:numPr>
        <w:spacing w:after="0"/>
        <w:rPr>
          <w:rFonts w:ascii="Times New Roman" w:hAnsi="Times New Roman" w:cs="Times New Roman"/>
          <w:lang w:val="en-US"/>
        </w:rPr>
      </w:pPr>
      <w:r>
        <w:rPr>
          <w:rFonts w:ascii="Times New Roman" w:eastAsia="Calibri" w:hAnsi="Times New Roman" w:cs="Times New Roman"/>
          <w:color w:val="000000" w:themeColor="text1"/>
          <w:lang w:val="en-US"/>
        </w:rPr>
        <w:t>Quantity slabs and discount levels working correctly.</w:t>
      </w:r>
    </w:p>
    <w:p w14:paraId="6A6EDDFB" w14:textId="414E5646" w:rsidR="005979B0" w:rsidRDefault="00116867">
      <w:pPr>
        <w:numPr>
          <w:ilvl w:val="0"/>
          <w:numId w:val="42"/>
        </w:numPr>
        <w:spacing w:after="0"/>
        <w:rPr>
          <w:rFonts w:ascii="Times New Roman" w:hAnsi="Times New Roman" w:cs="Times New Roman"/>
          <w:lang w:val="en-US"/>
        </w:rPr>
      </w:pPr>
      <w:r>
        <w:rPr>
          <w:rFonts w:ascii="Times New Roman" w:eastAsia="Calibri" w:hAnsi="Times New Roman" w:cs="Times New Roman"/>
          <w:color w:val="000000" w:themeColor="text1"/>
          <w:lang w:val="en-US"/>
        </w:rPr>
        <w:t>Promotional pricing overrides all other pricing.</w:t>
      </w:r>
    </w:p>
    <w:p w14:paraId="46EC7C4A" w14:textId="5A6C4698" w:rsidR="005979B0" w:rsidRDefault="00116867">
      <w:pPr>
        <w:numPr>
          <w:ilvl w:val="0"/>
          <w:numId w:val="42"/>
        </w:numPr>
        <w:spacing w:after="240"/>
        <w:rPr>
          <w:rFonts w:ascii="Times New Roman" w:hAnsi="Times New Roman" w:cs="Times New Roman"/>
        </w:rPr>
      </w:pPr>
      <w:r>
        <w:rPr>
          <w:rFonts w:ascii="Times New Roman" w:eastAsia="Calibri" w:hAnsi="Times New Roman" w:cs="Times New Roman"/>
          <w:color w:val="000000"/>
        </w:rPr>
        <w:lastRenderedPageBreak/>
        <w:t xml:space="preserve">ERP sync works </w:t>
      </w:r>
      <w:r w:rsidR="0019037A">
        <w:rPr>
          <w:rFonts w:ascii="Times New Roman" w:eastAsia="Calibri" w:hAnsi="Times New Roman" w:cs="Times New Roman"/>
          <w:color w:val="000000"/>
        </w:rPr>
        <w:t>on real time</w:t>
      </w:r>
    </w:p>
    <w:p w14:paraId="4D973FE9"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200" w:name="_heading=h.nz73tpljo7bp" w:colFirst="0" w:colLast="0"/>
      <w:bookmarkEnd w:id="200"/>
      <w:r>
        <w:rPr>
          <w:rFonts w:ascii="Times New Roman" w:hAnsi="Times New Roman" w:cs="Times New Roman"/>
          <w:color w:val="000000"/>
          <w:sz w:val="27"/>
          <w:szCs w:val="27"/>
        </w:rPr>
        <w:t>1</w:t>
      </w:r>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Data Upload</w:t>
      </w:r>
    </w:p>
    <w:p w14:paraId="4A598326" w14:textId="77777777" w:rsidR="005979B0" w:rsidRDefault="00116867">
      <w:pPr>
        <w:numPr>
          <w:ilvl w:val="0"/>
          <w:numId w:val="43"/>
        </w:numPr>
        <w:spacing w:before="240" w:after="0"/>
        <w:rPr>
          <w:rFonts w:ascii="Times New Roman" w:hAnsi="Times New Roman" w:cs="Times New Roman"/>
        </w:rPr>
      </w:pPr>
      <w:r>
        <w:rPr>
          <w:rFonts w:ascii="Times New Roman" w:eastAsia="Calibri" w:hAnsi="Times New Roman" w:cs="Times New Roman"/>
          <w:color w:val="000000"/>
        </w:rPr>
        <w:t xml:space="preserve"> No manual uploads in Salesforce.</w:t>
      </w:r>
    </w:p>
    <w:p w14:paraId="7F5568EB" w14:textId="3CD9FBE2" w:rsidR="005979B0" w:rsidRDefault="00116867">
      <w:pPr>
        <w:numPr>
          <w:ilvl w:val="0"/>
          <w:numId w:val="43"/>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 xml:space="preserve"> ERP is source of truth (</w:t>
      </w:r>
      <w:r w:rsidR="0019037A">
        <w:rPr>
          <w:rFonts w:ascii="Times New Roman" w:eastAsia="Calibri" w:hAnsi="Times New Roman" w:cs="Times New Roman"/>
          <w:color w:val="000000" w:themeColor="text1"/>
          <w:lang w:val="en-US"/>
        </w:rPr>
        <w:t>real time</w:t>
      </w:r>
      <w:r>
        <w:rPr>
          <w:rFonts w:ascii="Times New Roman" w:eastAsia="Calibri" w:hAnsi="Times New Roman" w:cs="Times New Roman"/>
          <w:color w:val="000000" w:themeColor="text1"/>
          <w:lang w:val="en-US"/>
        </w:rPr>
        <w:t>).</w:t>
      </w:r>
    </w:p>
    <w:p w14:paraId="48C1B9A5"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201" w:name="_heading=h.c7fd1rufk43" w:colFirst="0" w:colLast="0"/>
      <w:bookmarkEnd w:id="201"/>
      <w:r>
        <w:rPr>
          <w:rFonts w:ascii="Times New Roman" w:hAnsi="Times New Roman" w:cs="Times New Roman"/>
          <w:color w:val="000000"/>
          <w:sz w:val="27"/>
          <w:szCs w:val="27"/>
        </w:rPr>
        <w:t>1</w:t>
      </w:r>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Reports (Simple Only)</w:t>
      </w:r>
    </w:p>
    <w:p w14:paraId="2B357412" w14:textId="77777777" w:rsidR="005979B0" w:rsidRDefault="00116867">
      <w:pPr>
        <w:numPr>
          <w:ilvl w:val="0"/>
          <w:numId w:val="44"/>
        </w:numPr>
        <w:spacing w:before="240" w:after="0"/>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Customer-specific Price Books</w:t>
      </w:r>
      <w:ins w:id="202" w:author="Manoj V Menon" w:date="2025-09-24T10:51:00Z">
        <w:r>
          <w:rPr>
            <w:rFonts w:ascii="Times New Roman" w:eastAsia="Calibri" w:hAnsi="Times New Roman" w:cs="Times New Roman"/>
            <w:b/>
            <w:bCs/>
            <w:color w:val="000000" w:themeColor="text1"/>
          </w:rPr>
          <w:t xml:space="preserve"> mentioned above.</w:t>
        </w:r>
      </w:ins>
    </w:p>
    <w:p w14:paraId="5E00AF12" w14:textId="77777777" w:rsidR="005979B0" w:rsidRDefault="00116867">
      <w:pPr>
        <w:numPr>
          <w:ilvl w:val="0"/>
          <w:numId w:val="44"/>
        </w:numPr>
        <w:spacing w:after="0"/>
        <w:rPr>
          <w:rFonts w:ascii="Times New Roman" w:hAnsi="Times New Roman" w:cs="Times New Roman"/>
        </w:rPr>
      </w:pPr>
      <w:r>
        <w:rPr>
          <w:rFonts w:ascii="Times New Roman" w:eastAsia="Calibri" w:hAnsi="Times New Roman" w:cs="Times New Roman"/>
          <w:b/>
          <w:color w:val="000000"/>
        </w:rPr>
        <w:t>Dealer Prices</w:t>
      </w:r>
    </w:p>
    <w:p w14:paraId="458BAA8F" w14:textId="77777777" w:rsidR="005979B0" w:rsidRDefault="00116867">
      <w:pPr>
        <w:numPr>
          <w:ilvl w:val="0"/>
          <w:numId w:val="44"/>
        </w:numPr>
        <w:spacing w:after="240"/>
        <w:rPr>
          <w:rFonts w:ascii="Times New Roman" w:hAnsi="Times New Roman" w:cs="Times New Roman"/>
        </w:rPr>
      </w:pPr>
      <w:r>
        <w:rPr>
          <w:rFonts w:ascii="Times New Roman" w:eastAsia="Calibri" w:hAnsi="Times New Roman" w:cs="Times New Roman"/>
          <w:b/>
          <w:color w:val="000000"/>
        </w:rPr>
        <w:t>Promotional Price Books</w:t>
      </w:r>
    </w:p>
    <w:p w14:paraId="69A6FFE9"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203" w:name="_heading=h.dokrksrd9otv" w:colFirst="0" w:colLast="0"/>
      <w:bookmarkEnd w:id="203"/>
      <w:r>
        <w:rPr>
          <w:rFonts w:ascii="Times New Roman" w:hAnsi="Times New Roman" w:cs="Times New Roman"/>
          <w:color w:val="000000"/>
          <w:sz w:val="27"/>
          <w:szCs w:val="27"/>
        </w:rPr>
        <w:t>1</w:t>
      </w:r>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Inputs from Customer (Cyrix)</w:t>
      </w:r>
    </w:p>
    <w:p w14:paraId="2D33729B" w14:textId="77777777" w:rsidR="005979B0" w:rsidRDefault="00116867">
      <w:pPr>
        <w:numPr>
          <w:ilvl w:val="0"/>
          <w:numId w:val="45"/>
        </w:numPr>
        <w:spacing w:before="240" w:after="0"/>
        <w:rPr>
          <w:rFonts w:ascii="Times New Roman" w:hAnsi="Times New Roman" w:cs="Times New Roman"/>
        </w:rPr>
      </w:pPr>
      <w:r>
        <w:rPr>
          <w:rFonts w:ascii="Times New Roman" w:eastAsia="Calibri" w:hAnsi="Times New Roman" w:cs="Times New Roman"/>
          <w:color w:val="000000"/>
        </w:rPr>
        <w:t>Final discount % levels per Role (L1–L5).</w:t>
      </w:r>
    </w:p>
    <w:p w14:paraId="78B7C148" w14:textId="332C2BF6" w:rsidR="005979B0" w:rsidRDefault="00116867">
      <w:pPr>
        <w:numPr>
          <w:ilvl w:val="0"/>
          <w:numId w:val="45"/>
        </w:numPr>
        <w:spacing w:after="240"/>
        <w:rPr>
          <w:rFonts w:ascii="Times New Roman" w:hAnsi="Times New Roman" w:cs="Times New Roman"/>
        </w:rPr>
      </w:pPr>
      <w:r>
        <w:rPr>
          <w:rFonts w:ascii="Times New Roman" w:eastAsia="Calibri" w:hAnsi="Times New Roman" w:cs="Times New Roman"/>
          <w:color w:val="000000"/>
        </w:rPr>
        <w:t>Confirm ERP sync frequency (Daily vs Real-time).</w:t>
      </w:r>
      <w:r w:rsidR="0019037A">
        <w:rPr>
          <w:rFonts w:ascii="Times New Roman" w:eastAsia="Calibri" w:hAnsi="Times New Roman" w:cs="Times New Roman"/>
          <w:color w:val="000000"/>
        </w:rPr>
        <w:t xml:space="preserve"> </w:t>
      </w:r>
      <w:r w:rsidR="0019037A" w:rsidRPr="0019037A">
        <w:rPr>
          <w:rFonts w:ascii="Times New Roman" w:eastAsia="Calibri" w:hAnsi="Times New Roman" w:cs="Times New Roman"/>
          <w:color w:val="000000"/>
        </w:rPr>
        <w:sym w:font="Wingdings" w:char="F0E0"/>
      </w:r>
      <w:r w:rsidR="0019037A">
        <w:rPr>
          <w:rFonts w:ascii="Times New Roman" w:eastAsia="Calibri" w:hAnsi="Times New Roman" w:cs="Times New Roman"/>
          <w:color w:val="000000"/>
        </w:rPr>
        <w:t xml:space="preserve"> Real Time</w:t>
      </w:r>
    </w:p>
    <w:p w14:paraId="0597CA6C" w14:textId="77777777" w:rsidR="005979B0" w:rsidRDefault="005979B0">
      <w:pPr>
        <w:pStyle w:val="Heading2"/>
        <w:keepNext w:val="0"/>
        <w:keepLines w:val="0"/>
        <w:spacing w:before="360" w:after="80"/>
        <w:rPr>
          <w:rFonts w:ascii="Times New Roman" w:hAnsi="Times New Roman" w:cs="Times New Roman"/>
          <w:color w:val="000000"/>
          <w:sz w:val="22"/>
          <w:szCs w:val="22"/>
        </w:rPr>
      </w:pPr>
      <w:bookmarkStart w:id="204" w:name="_heading=h.ryqisctd4bhu" w:colFirst="0" w:colLast="0"/>
      <w:bookmarkStart w:id="205" w:name="_heading=h.q2z1deblvyu" w:colFirst="0" w:colLast="0"/>
      <w:bookmarkStart w:id="206" w:name="_heading=h.ab1214iwx5ky" w:colFirst="0" w:colLast="0"/>
      <w:bookmarkEnd w:id="204"/>
      <w:bookmarkEnd w:id="205"/>
      <w:bookmarkEnd w:id="206"/>
    </w:p>
    <w:p w14:paraId="767E8C91" w14:textId="77777777" w:rsidR="005979B0" w:rsidRDefault="005979B0">
      <w:pPr>
        <w:rPr>
          <w:rFonts w:ascii="Times New Roman" w:hAnsi="Times New Roman" w:cs="Times New Roman"/>
          <w:color w:val="000000"/>
        </w:rPr>
      </w:pPr>
    </w:p>
    <w:p w14:paraId="63AFC39E" w14:textId="77777777" w:rsidR="005979B0" w:rsidRDefault="005979B0">
      <w:pPr>
        <w:rPr>
          <w:rFonts w:ascii="Times New Roman" w:hAnsi="Times New Roman" w:cs="Times New Roman"/>
          <w:color w:val="000000"/>
        </w:rPr>
      </w:pPr>
    </w:p>
    <w:p w14:paraId="7B9FA946" w14:textId="77777777" w:rsidR="005979B0" w:rsidRDefault="005979B0">
      <w:pPr>
        <w:rPr>
          <w:rFonts w:ascii="Times New Roman" w:hAnsi="Times New Roman" w:cs="Times New Roman"/>
          <w:color w:val="000000"/>
        </w:rPr>
      </w:pPr>
    </w:p>
    <w:p w14:paraId="6B6E0DD0" w14:textId="77777777" w:rsidR="005979B0" w:rsidRDefault="005979B0">
      <w:pPr>
        <w:rPr>
          <w:rFonts w:ascii="Times New Roman" w:hAnsi="Times New Roman" w:cs="Times New Roman"/>
          <w:color w:val="000000"/>
        </w:rPr>
      </w:pPr>
    </w:p>
    <w:p w14:paraId="3A59063D" w14:textId="77777777" w:rsidR="005979B0" w:rsidRDefault="005979B0">
      <w:pPr>
        <w:rPr>
          <w:rFonts w:ascii="Times New Roman" w:hAnsi="Times New Roman" w:cs="Times New Roman"/>
          <w:color w:val="000000"/>
        </w:rPr>
      </w:pPr>
    </w:p>
    <w:p w14:paraId="38CDBD77" w14:textId="77777777" w:rsidR="005979B0" w:rsidRDefault="005979B0">
      <w:pPr>
        <w:pStyle w:val="Heading2"/>
        <w:keepNext w:val="0"/>
        <w:keepLines w:val="0"/>
        <w:spacing w:before="360" w:after="80"/>
        <w:rPr>
          <w:rFonts w:ascii="Times New Roman" w:hAnsi="Times New Roman" w:cs="Times New Roman"/>
          <w:color w:val="000000"/>
          <w:sz w:val="22"/>
          <w:szCs w:val="22"/>
          <w:u w:val="single"/>
        </w:rPr>
      </w:pPr>
    </w:p>
    <w:p w14:paraId="5EBF09A0" w14:textId="77777777" w:rsidR="005979B0" w:rsidRDefault="00116867">
      <w:pPr>
        <w:pStyle w:val="Heading2"/>
        <w:keepNext w:val="0"/>
        <w:keepLines w:val="0"/>
        <w:spacing w:before="360" w:after="80"/>
        <w:rPr>
          <w:rFonts w:ascii="Times New Roman" w:hAnsi="Times New Roman" w:cs="Times New Roman"/>
          <w:color w:val="000000"/>
          <w:sz w:val="34"/>
          <w:szCs w:val="34"/>
          <w:lang w:val="en-US"/>
        </w:rPr>
      </w:pPr>
      <w:r>
        <w:rPr>
          <w:rFonts w:ascii="Times New Roman" w:hAnsi="Times New Roman" w:cs="Times New Roman"/>
          <w:color w:val="000000"/>
          <w:sz w:val="34"/>
          <w:szCs w:val="34"/>
        </w:rPr>
        <w:t xml:space="preserve">Module: </w:t>
      </w:r>
      <w:r>
        <w:rPr>
          <w:rFonts w:ascii="Times New Roman" w:hAnsi="Times New Roman" w:cs="Times New Roman"/>
          <w:color w:val="000000"/>
          <w:sz w:val="34"/>
          <w:szCs w:val="34"/>
          <w:lang w:val="en-US"/>
        </w:rPr>
        <w:t>9</w:t>
      </w:r>
    </w:p>
    <w:p w14:paraId="654D15CE" w14:textId="2D88D471" w:rsidR="005979B0" w:rsidRDefault="00116867">
      <w:pPr>
        <w:pStyle w:val="Heading2"/>
        <w:rPr>
          <w:rFonts w:ascii="Times New Roman" w:eastAsia="Cambria" w:hAnsi="Times New Roman" w:cs="Times New Roman"/>
          <w:b w:val="0"/>
          <w:caps/>
          <w:color w:val="4F81BD" w:themeColor="accent1"/>
          <w:sz w:val="22"/>
          <w:szCs w:val="22"/>
        </w:rPr>
      </w:pPr>
      <w:r>
        <w:rPr>
          <w:rFonts w:ascii="Times New Roman" w:eastAsia="Cambria" w:hAnsi="Times New Roman" w:cs="Times New Roman"/>
          <w:b w:val="0"/>
          <w:caps/>
          <w:color w:val="4F81BD" w:themeColor="accent1"/>
          <w:sz w:val="22"/>
          <w:szCs w:val="22"/>
        </w:rPr>
        <w:t>Module Name: Quote Management</w:t>
      </w:r>
      <w:r w:rsidR="00FB5D97">
        <w:rPr>
          <w:rFonts w:ascii="Times New Roman" w:eastAsia="Cambria" w:hAnsi="Times New Roman" w:cs="Times New Roman"/>
          <w:b w:val="0"/>
          <w:caps/>
          <w:color w:val="4F81BD" w:themeColor="accent1"/>
          <w:sz w:val="22"/>
          <w:szCs w:val="22"/>
        </w:rPr>
        <w:t xml:space="preserve"> </w:t>
      </w:r>
    </w:p>
    <w:p w14:paraId="4E045251"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207" w:name="_heading=h.ssd5v7sez4h3" w:colFirst="0" w:colLast="0"/>
      <w:bookmarkEnd w:id="207"/>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Fields</w:t>
      </w:r>
    </w:p>
    <w:p w14:paraId="6CA6E461" w14:textId="77777777" w:rsidR="005979B0" w:rsidRDefault="00116867">
      <w:pPr>
        <w:spacing w:before="240" w:after="240"/>
        <w:rPr>
          <w:rFonts w:ascii="Times New Roman" w:eastAsia="Calibri" w:hAnsi="Times New Roman" w:cs="Times New Roman"/>
          <w:b/>
          <w:color w:val="000000"/>
        </w:rPr>
      </w:pPr>
      <w:r>
        <w:rPr>
          <w:rFonts w:ascii="Times New Roman" w:eastAsia="Calibri" w:hAnsi="Times New Roman" w:cs="Times New Roman"/>
          <w:b/>
          <w:color w:val="000000"/>
        </w:rPr>
        <w:t>Quote Header (applies to whole quote)</w:t>
      </w:r>
    </w:p>
    <w:tbl>
      <w:tblPr>
        <w:tblW w:w="8647" w:type="dxa"/>
        <w:tblInd w:w="-5" w:type="dxa"/>
        <w:tblLook w:val="04A0" w:firstRow="1" w:lastRow="0" w:firstColumn="1" w:lastColumn="0" w:noHBand="0" w:noVBand="1"/>
      </w:tblPr>
      <w:tblGrid>
        <w:gridCol w:w="2393"/>
        <w:gridCol w:w="1332"/>
        <w:gridCol w:w="1345"/>
        <w:gridCol w:w="1628"/>
        <w:gridCol w:w="1949"/>
      </w:tblGrid>
      <w:tr w:rsidR="005979B0" w14:paraId="3D27D956" w14:textId="77777777" w:rsidTr="00FF2364">
        <w:trPr>
          <w:trHeight w:val="617"/>
        </w:trPr>
        <w:tc>
          <w:tcPr>
            <w:tcW w:w="2393"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F8FCC6C"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Field Name</w:t>
            </w:r>
          </w:p>
        </w:tc>
        <w:tc>
          <w:tcPr>
            <w:tcW w:w="1332" w:type="dxa"/>
            <w:tcBorders>
              <w:top w:val="single" w:sz="4" w:space="0" w:color="auto"/>
              <w:left w:val="nil"/>
              <w:bottom w:val="single" w:sz="4" w:space="0" w:color="auto"/>
              <w:right w:val="single" w:sz="4" w:space="0" w:color="auto"/>
            </w:tcBorders>
            <w:shd w:val="clear" w:color="auto" w:fill="DBE5F1" w:themeFill="accent1" w:themeFillTint="33"/>
          </w:tcPr>
          <w:p w14:paraId="38B1228D"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Type</w:t>
            </w:r>
          </w:p>
        </w:tc>
        <w:tc>
          <w:tcPr>
            <w:tcW w:w="1345" w:type="dxa"/>
            <w:tcBorders>
              <w:top w:val="single" w:sz="4" w:space="0" w:color="auto"/>
              <w:left w:val="nil"/>
              <w:bottom w:val="single" w:sz="4" w:space="0" w:color="auto"/>
              <w:right w:val="single" w:sz="4" w:space="0" w:color="auto"/>
            </w:tcBorders>
            <w:shd w:val="clear" w:color="auto" w:fill="DBE5F1" w:themeFill="accent1" w:themeFillTint="33"/>
          </w:tcPr>
          <w:p w14:paraId="223A4A81"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Optional/ Mandatory</w:t>
            </w:r>
          </w:p>
        </w:tc>
        <w:tc>
          <w:tcPr>
            <w:tcW w:w="1628" w:type="dxa"/>
            <w:tcBorders>
              <w:top w:val="single" w:sz="4" w:space="0" w:color="auto"/>
              <w:left w:val="nil"/>
              <w:bottom w:val="single" w:sz="4" w:space="0" w:color="auto"/>
              <w:right w:val="single" w:sz="4" w:space="0" w:color="auto"/>
            </w:tcBorders>
            <w:shd w:val="clear" w:color="auto" w:fill="DBE5F1" w:themeFill="accent1" w:themeFillTint="33"/>
          </w:tcPr>
          <w:p w14:paraId="5BE7A167"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Picklist Values</w:t>
            </w:r>
          </w:p>
        </w:tc>
        <w:tc>
          <w:tcPr>
            <w:tcW w:w="1949" w:type="dxa"/>
            <w:tcBorders>
              <w:top w:val="single" w:sz="4" w:space="0" w:color="auto"/>
              <w:left w:val="nil"/>
              <w:bottom w:val="single" w:sz="4" w:space="0" w:color="auto"/>
              <w:right w:val="single" w:sz="4" w:space="0" w:color="auto"/>
            </w:tcBorders>
            <w:shd w:val="clear" w:color="auto" w:fill="DBE5F1" w:themeFill="accent1" w:themeFillTint="33"/>
          </w:tcPr>
          <w:p w14:paraId="62D56436"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Comments</w:t>
            </w:r>
          </w:p>
        </w:tc>
      </w:tr>
      <w:tr w:rsidR="005979B0" w14:paraId="1AF92F75" w14:textId="77777777" w:rsidTr="00FF2364">
        <w:trPr>
          <w:trHeight w:val="864"/>
        </w:trPr>
        <w:tc>
          <w:tcPr>
            <w:tcW w:w="2393" w:type="dxa"/>
            <w:tcBorders>
              <w:top w:val="nil"/>
              <w:left w:val="single" w:sz="4" w:space="0" w:color="auto"/>
              <w:bottom w:val="single" w:sz="4" w:space="0" w:color="auto"/>
              <w:right w:val="single" w:sz="4" w:space="0" w:color="auto"/>
            </w:tcBorders>
            <w:vAlign w:val="bottom"/>
          </w:tcPr>
          <w:p w14:paraId="71788CC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Quote Id (to remain same thru &amp; show revisions and revised dates</w:t>
            </w:r>
          </w:p>
        </w:tc>
        <w:tc>
          <w:tcPr>
            <w:tcW w:w="1332" w:type="dxa"/>
            <w:tcBorders>
              <w:top w:val="nil"/>
              <w:left w:val="nil"/>
              <w:bottom w:val="single" w:sz="4" w:space="0" w:color="auto"/>
              <w:right w:val="single" w:sz="4" w:space="0" w:color="auto"/>
            </w:tcBorders>
            <w:vAlign w:val="bottom"/>
          </w:tcPr>
          <w:p w14:paraId="327939E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Auto-generated</w:t>
            </w:r>
          </w:p>
        </w:tc>
        <w:tc>
          <w:tcPr>
            <w:tcW w:w="1345" w:type="dxa"/>
            <w:tcBorders>
              <w:top w:val="nil"/>
              <w:left w:val="nil"/>
              <w:bottom w:val="single" w:sz="4" w:space="0" w:color="auto"/>
              <w:right w:val="single" w:sz="4" w:space="0" w:color="auto"/>
            </w:tcBorders>
            <w:vAlign w:val="bottom"/>
          </w:tcPr>
          <w:p w14:paraId="72E65D4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6C30844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2EFDFD5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Unique identifier for each quote, generated automatically.</w:t>
            </w:r>
          </w:p>
        </w:tc>
      </w:tr>
      <w:tr w:rsidR="005979B0" w14:paraId="099A9845" w14:textId="77777777" w:rsidTr="00FF2364">
        <w:trPr>
          <w:trHeight w:val="864"/>
        </w:trPr>
        <w:tc>
          <w:tcPr>
            <w:tcW w:w="2393" w:type="dxa"/>
            <w:tcBorders>
              <w:top w:val="nil"/>
              <w:left w:val="single" w:sz="4" w:space="0" w:color="auto"/>
              <w:bottom w:val="single" w:sz="4" w:space="0" w:color="auto"/>
              <w:right w:val="single" w:sz="4" w:space="0" w:color="auto"/>
            </w:tcBorders>
            <w:vAlign w:val="bottom"/>
          </w:tcPr>
          <w:p w14:paraId="136DF61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Customer Id</w:t>
            </w:r>
          </w:p>
        </w:tc>
        <w:tc>
          <w:tcPr>
            <w:tcW w:w="1332" w:type="dxa"/>
            <w:tcBorders>
              <w:top w:val="nil"/>
              <w:left w:val="nil"/>
              <w:bottom w:val="single" w:sz="4" w:space="0" w:color="auto"/>
              <w:right w:val="single" w:sz="4" w:space="0" w:color="auto"/>
            </w:tcBorders>
            <w:vAlign w:val="bottom"/>
          </w:tcPr>
          <w:p w14:paraId="0139B8EA" w14:textId="224DD1A1"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Lookup</w:t>
            </w:r>
          </w:p>
        </w:tc>
        <w:tc>
          <w:tcPr>
            <w:tcW w:w="1345" w:type="dxa"/>
            <w:tcBorders>
              <w:top w:val="nil"/>
              <w:left w:val="nil"/>
              <w:bottom w:val="single" w:sz="4" w:space="0" w:color="auto"/>
              <w:right w:val="single" w:sz="4" w:space="0" w:color="auto"/>
            </w:tcBorders>
            <w:vAlign w:val="bottom"/>
          </w:tcPr>
          <w:p w14:paraId="42385AE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329661B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7143196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Link to the customer associated with the quote.</w:t>
            </w:r>
          </w:p>
        </w:tc>
      </w:tr>
      <w:tr w:rsidR="005979B0" w14:paraId="7C978B61"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1D4DB0A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Quote Date</w:t>
            </w:r>
          </w:p>
        </w:tc>
        <w:tc>
          <w:tcPr>
            <w:tcW w:w="1332" w:type="dxa"/>
            <w:tcBorders>
              <w:top w:val="nil"/>
              <w:left w:val="nil"/>
              <w:bottom w:val="single" w:sz="4" w:space="0" w:color="auto"/>
              <w:right w:val="single" w:sz="4" w:space="0" w:color="auto"/>
            </w:tcBorders>
            <w:vAlign w:val="bottom"/>
          </w:tcPr>
          <w:p w14:paraId="20CC10D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Date</w:t>
            </w:r>
          </w:p>
        </w:tc>
        <w:tc>
          <w:tcPr>
            <w:tcW w:w="1345" w:type="dxa"/>
            <w:tcBorders>
              <w:top w:val="nil"/>
              <w:left w:val="nil"/>
              <w:bottom w:val="single" w:sz="4" w:space="0" w:color="auto"/>
              <w:right w:val="single" w:sz="4" w:space="0" w:color="auto"/>
            </w:tcBorders>
            <w:vAlign w:val="bottom"/>
          </w:tcPr>
          <w:p w14:paraId="37928CA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5C7F743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4394357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xml:space="preserve">Date when the quote was created. </w:t>
            </w:r>
            <w:proofErr w:type="gramStart"/>
            <w:r>
              <w:rPr>
                <w:rFonts w:ascii="Times New Roman" w:eastAsia="Times New Roman" w:hAnsi="Times New Roman" w:cs="Times New Roman"/>
                <w:color w:val="000000"/>
                <w:lang w:val="en-IN"/>
              </w:rPr>
              <w:t>generated</w:t>
            </w:r>
            <w:proofErr w:type="gramEnd"/>
            <w:r>
              <w:rPr>
                <w:rFonts w:ascii="Times New Roman" w:eastAsia="Times New Roman" w:hAnsi="Times New Roman" w:cs="Times New Roman"/>
                <w:color w:val="000000"/>
                <w:lang w:val="en-IN"/>
              </w:rPr>
              <w:t xml:space="preserve"> automatically.</w:t>
            </w:r>
          </w:p>
        </w:tc>
      </w:tr>
      <w:tr w:rsidR="005979B0" w14:paraId="7109D498" w14:textId="77777777" w:rsidTr="00FF2364">
        <w:trPr>
          <w:trHeight w:val="1440"/>
        </w:trPr>
        <w:tc>
          <w:tcPr>
            <w:tcW w:w="2393" w:type="dxa"/>
            <w:tcBorders>
              <w:top w:val="nil"/>
              <w:left w:val="single" w:sz="4" w:space="0" w:color="auto"/>
              <w:bottom w:val="single" w:sz="4" w:space="0" w:color="auto"/>
              <w:right w:val="single" w:sz="4" w:space="0" w:color="auto"/>
            </w:tcBorders>
            <w:vAlign w:val="bottom"/>
          </w:tcPr>
          <w:p w14:paraId="6C2AEB6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Quote Status</w:t>
            </w:r>
          </w:p>
        </w:tc>
        <w:tc>
          <w:tcPr>
            <w:tcW w:w="1332" w:type="dxa"/>
            <w:tcBorders>
              <w:top w:val="nil"/>
              <w:left w:val="nil"/>
              <w:bottom w:val="single" w:sz="4" w:space="0" w:color="auto"/>
              <w:right w:val="single" w:sz="4" w:space="0" w:color="auto"/>
            </w:tcBorders>
            <w:vAlign w:val="bottom"/>
          </w:tcPr>
          <w:p w14:paraId="5C7895D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345" w:type="dxa"/>
            <w:tcBorders>
              <w:top w:val="nil"/>
              <w:left w:val="nil"/>
              <w:bottom w:val="single" w:sz="4" w:space="0" w:color="auto"/>
              <w:right w:val="single" w:sz="4" w:space="0" w:color="auto"/>
            </w:tcBorders>
            <w:vAlign w:val="bottom"/>
          </w:tcPr>
          <w:p w14:paraId="3DE448C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62D8EEF3" w14:textId="77777777" w:rsidR="005979B0" w:rsidRDefault="00116867">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Draft, Sent,</w:t>
            </w:r>
          </w:p>
          <w:p w14:paraId="5115B989" w14:textId="409F5E60"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 xml:space="preserve">Revision versions,  </w:t>
            </w:r>
            <w:ins w:id="208" w:author="Manoj V Menon" w:date="2025-09-24T10:53:00Z">
              <w:r>
                <w:rPr>
                  <w:rFonts w:ascii="Times New Roman" w:eastAsia="Times New Roman" w:hAnsi="Times New Roman" w:cs="Times New Roman"/>
                  <w:color w:val="000000" w:themeColor="text1"/>
                  <w:lang w:val="en-IN"/>
                </w:rPr>
                <w:t xml:space="preserve"> </w:t>
              </w:r>
            </w:ins>
            <w:r>
              <w:rPr>
                <w:rFonts w:ascii="Times New Roman" w:eastAsia="Times New Roman" w:hAnsi="Times New Roman" w:cs="Times New Roman"/>
                <w:color w:val="000000" w:themeColor="text1"/>
                <w:lang w:val="en-IN"/>
              </w:rPr>
              <w:t>Accepted, Rejected</w:t>
            </w:r>
            <w:r w:rsidR="0019037A">
              <w:rPr>
                <w:rFonts w:ascii="Times New Roman" w:eastAsia="Times New Roman" w:hAnsi="Times New Roman" w:cs="Times New Roman"/>
                <w:color w:val="000000" w:themeColor="text1"/>
                <w:lang w:val="en-IN"/>
              </w:rPr>
              <w:t xml:space="preserve"> </w:t>
            </w:r>
          </w:p>
        </w:tc>
        <w:tc>
          <w:tcPr>
            <w:tcW w:w="1949" w:type="dxa"/>
            <w:tcBorders>
              <w:top w:val="nil"/>
              <w:left w:val="nil"/>
              <w:bottom w:val="single" w:sz="4" w:space="0" w:color="auto"/>
              <w:right w:val="single" w:sz="4" w:space="0" w:color="auto"/>
            </w:tcBorders>
            <w:vAlign w:val="bottom"/>
          </w:tcPr>
          <w:p w14:paraId="70045C6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Current status of the quote.</w:t>
            </w:r>
          </w:p>
        </w:tc>
      </w:tr>
      <w:tr w:rsidR="005E7D58" w14:paraId="6EEE134B" w14:textId="77777777" w:rsidTr="00FF2364">
        <w:trPr>
          <w:trHeight w:val="1440"/>
        </w:trPr>
        <w:tc>
          <w:tcPr>
            <w:tcW w:w="2393" w:type="dxa"/>
            <w:tcBorders>
              <w:top w:val="nil"/>
              <w:left w:val="single" w:sz="4" w:space="0" w:color="auto"/>
              <w:bottom w:val="single" w:sz="4" w:space="0" w:color="auto"/>
              <w:right w:val="single" w:sz="4" w:space="0" w:color="auto"/>
            </w:tcBorders>
            <w:vAlign w:val="bottom"/>
          </w:tcPr>
          <w:p w14:paraId="4462CCFE" w14:textId="2199EA68" w:rsidR="005E7D58" w:rsidRDefault="005E7D58">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Quote Valid Till</w:t>
            </w:r>
            <w:r w:rsidR="0019037A">
              <w:rPr>
                <w:rFonts w:ascii="Times New Roman" w:eastAsia="Times New Roman" w:hAnsi="Times New Roman" w:cs="Times New Roman"/>
                <w:color w:val="000000"/>
                <w:lang w:val="en-IN"/>
              </w:rPr>
              <w:t xml:space="preserve"> (in days)</w:t>
            </w:r>
          </w:p>
        </w:tc>
        <w:tc>
          <w:tcPr>
            <w:tcW w:w="1332" w:type="dxa"/>
            <w:tcBorders>
              <w:top w:val="nil"/>
              <w:left w:val="nil"/>
              <w:bottom w:val="single" w:sz="4" w:space="0" w:color="auto"/>
              <w:right w:val="single" w:sz="4" w:space="0" w:color="auto"/>
            </w:tcBorders>
            <w:vAlign w:val="bottom"/>
          </w:tcPr>
          <w:p w14:paraId="1D5EFC26" w14:textId="041A7393" w:rsidR="005E7D58" w:rsidRDefault="0019037A">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w:t>
            </w:r>
            <w:r w:rsidR="005E7D58">
              <w:rPr>
                <w:rFonts w:ascii="Times New Roman" w:eastAsia="Times New Roman" w:hAnsi="Times New Roman" w:cs="Times New Roman"/>
                <w:color w:val="000000"/>
                <w:lang w:val="en-IN"/>
              </w:rPr>
              <w:t>icklist</w:t>
            </w:r>
          </w:p>
        </w:tc>
        <w:tc>
          <w:tcPr>
            <w:tcW w:w="1345" w:type="dxa"/>
            <w:tcBorders>
              <w:top w:val="nil"/>
              <w:left w:val="nil"/>
              <w:bottom w:val="single" w:sz="4" w:space="0" w:color="auto"/>
              <w:right w:val="single" w:sz="4" w:space="0" w:color="auto"/>
            </w:tcBorders>
            <w:vAlign w:val="bottom"/>
          </w:tcPr>
          <w:p w14:paraId="5FFC0968" w14:textId="2471EF80" w:rsidR="005E7D58" w:rsidRDefault="005E7D58">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6301BF2F" w14:textId="5C1079C2" w:rsidR="005E7D58" w:rsidRDefault="005E7D58">
            <w:pPr>
              <w:spacing w:after="0" w:line="240" w:lineRule="auto"/>
              <w:rPr>
                <w:rFonts w:ascii="Times New Roman" w:eastAsia="Times New Roman" w:hAnsi="Times New Roman" w:cs="Times New Roman"/>
                <w:color w:val="000000" w:themeColor="text1"/>
                <w:lang w:val="en-IN"/>
              </w:rPr>
            </w:pPr>
            <w:r>
              <w:rPr>
                <w:rFonts w:ascii="Times New Roman" w:eastAsia="Times New Roman" w:hAnsi="Times New Roman" w:cs="Times New Roman"/>
                <w:color w:val="000000" w:themeColor="text1"/>
                <w:lang w:val="en-IN"/>
              </w:rPr>
              <w:t>15, 30, 45,</w:t>
            </w:r>
            <w:r w:rsidR="0019037A">
              <w:rPr>
                <w:rFonts w:ascii="Times New Roman" w:eastAsia="Times New Roman" w:hAnsi="Times New Roman" w:cs="Times New Roman"/>
                <w:color w:val="000000" w:themeColor="text1"/>
                <w:lang w:val="en-IN"/>
              </w:rPr>
              <w:t xml:space="preserve"> 60, </w:t>
            </w:r>
            <w:r>
              <w:rPr>
                <w:rFonts w:ascii="Times New Roman" w:eastAsia="Times New Roman" w:hAnsi="Times New Roman" w:cs="Times New Roman"/>
                <w:color w:val="000000" w:themeColor="text1"/>
                <w:lang w:val="en-IN"/>
              </w:rPr>
              <w:t xml:space="preserve"> 90</w:t>
            </w:r>
          </w:p>
        </w:tc>
        <w:tc>
          <w:tcPr>
            <w:tcW w:w="1949" w:type="dxa"/>
            <w:tcBorders>
              <w:top w:val="nil"/>
              <w:left w:val="nil"/>
              <w:bottom w:val="single" w:sz="4" w:space="0" w:color="auto"/>
              <w:right w:val="single" w:sz="4" w:space="0" w:color="auto"/>
            </w:tcBorders>
            <w:vAlign w:val="bottom"/>
          </w:tcPr>
          <w:p w14:paraId="55105733" w14:textId="51B6E58A" w:rsidR="005E7D58" w:rsidRDefault="005E7D58">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 field during quote</w:t>
            </w:r>
            <w:r w:rsidR="0019037A">
              <w:rPr>
                <w:rFonts w:ascii="Times New Roman" w:eastAsia="Times New Roman" w:hAnsi="Times New Roman" w:cs="Times New Roman"/>
                <w:color w:val="000000"/>
                <w:lang w:val="en-IN"/>
              </w:rPr>
              <w:t xml:space="preserve"> creation </w:t>
            </w:r>
          </w:p>
        </w:tc>
      </w:tr>
      <w:tr w:rsidR="005979B0" w14:paraId="4B56FEF6"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17BDF767" w14:textId="26614B0A"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Valid Till (Date)</w:t>
            </w:r>
            <w:r w:rsidR="00E1669C">
              <w:rPr>
                <w:rFonts w:ascii="Times New Roman" w:eastAsia="Times New Roman" w:hAnsi="Times New Roman" w:cs="Times New Roman"/>
                <w:color w:val="000000"/>
                <w:lang w:val="en-IN"/>
              </w:rPr>
              <w:t xml:space="preserve"> </w:t>
            </w:r>
          </w:p>
        </w:tc>
        <w:tc>
          <w:tcPr>
            <w:tcW w:w="1332" w:type="dxa"/>
            <w:tcBorders>
              <w:top w:val="nil"/>
              <w:left w:val="nil"/>
              <w:bottom w:val="single" w:sz="4" w:space="0" w:color="auto"/>
              <w:right w:val="single" w:sz="4" w:space="0" w:color="auto"/>
            </w:tcBorders>
            <w:vAlign w:val="bottom"/>
          </w:tcPr>
          <w:p w14:paraId="3573B75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Date</w:t>
            </w:r>
          </w:p>
        </w:tc>
        <w:tc>
          <w:tcPr>
            <w:tcW w:w="1345" w:type="dxa"/>
            <w:tcBorders>
              <w:top w:val="nil"/>
              <w:left w:val="nil"/>
              <w:bottom w:val="single" w:sz="4" w:space="0" w:color="auto"/>
              <w:right w:val="single" w:sz="4" w:space="0" w:color="auto"/>
            </w:tcBorders>
            <w:vAlign w:val="bottom"/>
          </w:tcPr>
          <w:p w14:paraId="2C3389F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02FC508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7A900B7E" w14:textId="3ED73A59"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The expiry date of the quote</w:t>
            </w:r>
            <w:r w:rsidR="00E1669C">
              <w:rPr>
                <w:rFonts w:ascii="Times New Roman" w:eastAsia="Times New Roman" w:hAnsi="Times New Roman" w:cs="Times New Roman"/>
                <w:color w:val="000000"/>
                <w:lang w:val="en-IN"/>
              </w:rPr>
              <w:t xml:space="preserve"> captured automatically</w:t>
            </w:r>
            <w:r>
              <w:rPr>
                <w:rFonts w:ascii="Times New Roman" w:eastAsia="Times New Roman" w:hAnsi="Times New Roman" w:cs="Times New Roman"/>
                <w:color w:val="000000"/>
                <w:lang w:val="en-IN"/>
              </w:rPr>
              <w:t>.</w:t>
            </w:r>
            <w:r w:rsidR="0019037A">
              <w:rPr>
                <w:rFonts w:ascii="Times New Roman" w:eastAsia="Times New Roman" w:hAnsi="Times New Roman" w:cs="Times New Roman"/>
                <w:color w:val="000000"/>
                <w:lang w:val="en-IN"/>
              </w:rPr>
              <w:t xml:space="preserve"> Based on the days selected</w:t>
            </w:r>
          </w:p>
        </w:tc>
      </w:tr>
      <w:tr w:rsidR="005979B0" w14:paraId="48A5D3EE"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165EAE3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Billing Address</w:t>
            </w:r>
          </w:p>
        </w:tc>
        <w:tc>
          <w:tcPr>
            <w:tcW w:w="1332" w:type="dxa"/>
            <w:tcBorders>
              <w:top w:val="nil"/>
              <w:left w:val="nil"/>
              <w:bottom w:val="single" w:sz="4" w:space="0" w:color="auto"/>
              <w:right w:val="single" w:sz="4" w:space="0" w:color="auto"/>
            </w:tcBorders>
            <w:vAlign w:val="bottom"/>
          </w:tcPr>
          <w:p w14:paraId="5B7EBAE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45" w:type="dxa"/>
            <w:tcBorders>
              <w:top w:val="nil"/>
              <w:left w:val="nil"/>
              <w:bottom w:val="single" w:sz="4" w:space="0" w:color="auto"/>
              <w:right w:val="single" w:sz="4" w:space="0" w:color="auto"/>
            </w:tcBorders>
            <w:vAlign w:val="bottom"/>
          </w:tcPr>
          <w:p w14:paraId="099E1C1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0481F67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2E1088CF" w14:textId="68036EED"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The billing address for the customer.</w:t>
            </w:r>
            <w:r w:rsidR="0019037A">
              <w:rPr>
                <w:rFonts w:ascii="Times New Roman" w:eastAsia="Times New Roman" w:hAnsi="Times New Roman" w:cs="Times New Roman"/>
                <w:color w:val="000000" w:themeColor="text1"/>
                <w:lang w:val="en-IN"/>
              </w:rPr>
              <w:t xml:space="preserve"> Auto populates based on the customer </w:t>
            </w:r>
          </w:p>
        </w:tc>
      </w:tr>
      <w:tr w:rsidR="005979B0" w14:paraId="149A6FB3"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1DF8198C" w14:textId="61E6355B"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Shipping Address</w:t>
            </w:r>
            <w:r w:rsidR="00E1669C">
              <w:rPr>
                <w:rFonts w:ascii="Times New Roman" w:eastAsia="Times New Roman" w:hAnsi="Times New Roman" w:cs="Times New Roman"/>
                <w:color w:val="000000"/>
                <w:lang w:val="en-IN"/>
              </w:rPr>
              <w:t xml:space="preserve">  </w:t>
            </w:r>
          </w:p>
        </w:tc>
        <w:tc>
          <w:tcPr>
            <w:tcW w:w="1332" w:type="dxa"/>
            <w:tcBorders>
              <w:top w:val="nil"/>
              <w:left w:val="nil"/>
              <w:bottom w:val="single" w:sz="4" w:space="0" w:color="auto"/>
              <w:right w:val="single" w:sz="4" w:space="0" w:color="auto"/>
            </w:tcBorders>
            <w:vAlign w:val="bottom"/>
          </w:tcPr>
          <w:p w14:paraId="71BF0952" w14:textId="2F8BA311" w:rsidR="005979B0" w:rsidRDefault="00E1669C">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Look Up</w:t>
            </w:r>
          </w:p>
        </w:tc>
        <w:tc>
          <w:tcPr>
            <w:tcW w:w="1345" w:type="dxa"/>
            <w:tcBorders>
              <w:top w:val="nil"/>
              <w:left w:val="nil"/>
              <w:bottom w:val="single" w:sz="4" w:space="0" w:color="auto"/>
              <w:right w:val="single" w:sz="4" w:space="0" w:color="auto"/>
            </w:tcBorders>
            <w:vAlign w:val="bottom"/>
          </w:tcPr>
          <w:p w14:paraId="0A0B0BD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4C38D1A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1E378FEF" w14:textId="261B21E2"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The shipping address for the customer.</w:t>
            </w:r>
            <w:r w:rsidR="00E1669C">
              <w:rPr>
                <w:rFonts w:ascii="Times New Roman" w:eastAsia="Times New Roman" w:hAnsi="Times New Roman" w:cs="Times New Roman"/>
                <w:color w:val="000000"/>
                <w:lang w:val="en-IN"/>
              </w:rPr>
              <w:t xml:space="preserve"> User can search and select required for quote</w:t>
            </w:r>
            <w:r w:rsidR="0019037A">
              <w:rPr>
                <w:rFonts w:ascii="Times New Roman" w:eastAsia="Times New Roman" w:hAnsi="Times New Roman" w:cs="Times New Roman"/>
                <w:color w:val="000000"/>
                <w:lang w:val="en-IN"/>
              </w:rPr>
              <w:t xml:space="preserve"> </w:t>
            </w:r>
          </w:p>
        </w:tc>
      </w:tr>
      <w:tr w:rsidR="005979B0" w14:paraId="5AECB489"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05E0BA2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Shipping Mode</w:t>
            </w:r>
          </w:p>
        </w:tc>
        <w:tc>
          <w:tcPr>
            <w:tcW w:w="1332" w:type="dxa"/>
            <w:tcBorders>
              <w:top w:val="nil"/>
              <w:left w:val="nil"/>
              <w:bottom w:val="single" w:sz="4" w:space="0" w:color="auto"/>
              <w:right w:val="single" w:sz="4" w:space="0" w:color="auto"/>
            </w:tcBorders>
            <w:vAlign w:val="bottom"/>
          </w:tcPr>
          <w:p w14:paraId="3629F1E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Picklist</w:t>
            </w:r>
          </w:p>
        </w:tc>
        <w:tc>
          <w:tcPr>
            <w:tcW w:w="1345" w:type="dxa"/>
            <w:tcBorders>
              <w:top w:val="nil"/>
              <w:left w:val="nil"/>
              <w:bottom w:val="single" w:sz="4" w:space="0" w:color="auto"/>
              <w:right w:val="single" w:sz="4" w:space="0" w:color="auto"/>
            </w:tcBorders>
            <w:vAlign w:val="bottom"/>
          </w:tcPr>
          <w:p w14:paraId="30656867" w14:textId="0A4597E4" w:rsidR="005979B0" w:rsidRDefault="00E9484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628" w:type="dxa"/>
            <w:tcBorders>
              <w:top w:val="nil"/>
              <w:left w:val="nil"/>
              <w:bottom w:val="single" w:sz="4" w:space="0" w:color="auto"/>
              <w:right w:val="single" w:sz="4" w:space="0" w:color="auto"/>
            </w:tcBorders>
            <w:vAlign w:val="bottom"/>
          </w:tcPr>
          <w:p w14:paraId="6F13B2B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Air, Road, Sea</w:t>
            </w:r>
          </w:p>
        </w:tc>
        <w:tc>
          <w:tcPr>
            <w:tcW w:w="1949" w:type="dxa"/>
            <w:tcBorders>
              <w:top w:val="nil"/>
              <w:left w:val="nil"/>
              <w:bottom w:val="single" w:sz="4" w:space="0" w:color="auto"/>
              <w:right w:val="single" w:sz="4" w:space="0" w:color="auto"/>
            </w:tcBorders>
            <w:vAlign w:val="bottom"/>
          </w:tcPr>
          <w:p w14:paraId="48E59B4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The mode of shipping chosen for the quote.</w:t>
            </w:r>
          </w:p>
        </w:tc>
      </w:tr>
      <w:tr w:rsidR="005979B0" w14:paraId="5B6C228F" w14:textId="77777777" w:rsidTr="00FF2364">
        <w:trPr>
          <w:trHeight w:val="864"/>
        </w:trPr>
        <w:tc>
          <w:tcPr>
            <w:tcW w:w="2393" w:type="dxa"/>
            <w:tcBorders>
              <w:top w:val="nil"/>
              <w:left w:val="single" w:sz="4" w:space="0" w:color="auto"/>
              <w:bottom w:val="single" w:sz="4" w:space="0" w:color="auto"/>
              <w:right w:val="single" w:sz="4" w:space="0" w:color="auto"/>
            </w:tcBorders>
            <w:vAlign w:val="bottom"/>
          </w:tcPr>
          <w:p w14:paraId="073B8E6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Vertical</w:t>
            </w:r>
          </w:p>
        </w:tc>
        <w:tc>
          <w:tcPr>
            <w:tcW w:w="1332" w:type="dxa"/>
            <w:tcBorders>
              <w:top w:val="nil"/>
              <w:left w:val="nil"/>
              <w:bottom w:val="single" w:sz="4" w:space="0" w:color="auto"/>
              <w:right w:val="single" w:sz="4" w:space="0" w:color="auto"/>
            </w:tcBorders>
            <w:vAlign w:val="bottom"/>
          </w:tcPr>
          <w:p w14:paraId="70F4A2B9" w14:textId="43EF097C" w:rsidR="005979B0" w:rsidRDefault="00E9484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xml:space="preserve">Picklist </w:t>
            </w:r>
          </w:p>
        </w:tc>
        <w:tc>
          <w:tcPr>
            <w:tcW w:w="1345" w:type="dxa"/>
            <w:tcBorders>
              <w:top w:val="nil"/>
              <w:left w:val="nil"/>
              <w:bottom w:val="single" w:sz="4" w:space="0" w:color="auto"/>
              <w:right w:val="single" w:sz="4" w:space="0" w:color="auto"/>
            </w:tcBorders>
            <w:vAlign w:val="bottom"/>
          </w:tcPr>
          <w:p w14:paraId="62B8085F" w14:textId="1FCA49F1" w:rsidR="005979B0" w:rsidRDefault="00E9484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261FFAE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25391F48"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The vertical or business sector the quote is related to.</w:t>
            </w:r>
          </w:p>
        </w:tc>
      </w:tr>
      <w:tr w:rsidR="00E94847" w14:paraId="2353DE15" w14:textId="77777777" w:rsidTr="00FF2364">
        <w:trPr>
          <w:trHeight w:val="864"/>
        </w:trPr>
        <w:tc>
          <w:tcPr>
            <w:tcW w:w="2393" w:type="dxa"/>
            <w:tcBorders>
              <w:top w:val="nil"/>
              <w:left w:val="single" w:sz="4" w:space="0" w:color="auto"/>
              <w:bottom w:val="single" w:sz="4" w:space="0" w:color="auto"/>
              <w:right w:val="single" w:sz="4" w:space="0" w:color="auto"/>
            </w:tcBorders>
            <w:vAlign w:val="bottom"/>
          </w:tcPr>
          <w:p w14:paraId="68BC8BD9" w14:textId="1BFA4E6E" w:rsidR="00E94847" w:rsidRDefault="00E9484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Category</w:t>
            </w:r>
          </w:p>
        </w:tc>
        <w:tc>
          <w:tcPr>
            <w:tcW w:w="1332" w:type="dxa"/>
            <w:tcBorders>
              <w:top w:val="nil"/>
              <w:left w:val="nil"/>
              <w:bottom w:val="single" w:sz="4" w:space="0" w:color="auto"/>
              <w:right w:val="single" w:sz="4" w:space="0" w:color="auto"/>
            </w:tcBorders>
            <w:vAlign w:val="bottom"/>
          </w:tcPr>
          <w:p w14:paraId="244DE5FD" w14:textId="41E8509F" w:rsidR="00E94847" w:rsidRDefault="00E9484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Search</w:t>
            </w:r>
          </w:p>
        </w:tc>
        <w:tc>
          <w:tcPr>
            <w:tcW w:w="1345" w:type="dxa"/>
            <w:tcBorders>
              <w:top w:val="nil"/>
              <w:left w:val="nil"/>
              <w:bottom w:val="single" w:sz="4" w:space="0" w:color="auto"/>
              <w:right w:val="single" w:sz="4" w:space="0" w:color="auto"/>
            </w:tcBorders>
            <w:vAlign w:val="bottom"/>
          </w:tcPr>
          <w:p w14:paraId="5B7CF2CD" w14:textId="5CD3DB06" w:rsidR="00E94847" w:rsidRDefault="00E9484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637B7EC8" w14:textId="77777777" w:rsidR="00E94847" w:rsidRDefault="00E94847">
            <w:pPr>
              <w:spacing w:after="0" w:line="240" w:lineRule="auto"/>
              <w:rPr>
                <w:rFonts w:ascii="Times New Roman" w:eastAsia="Times New Roman" w:hAnsi="Times New Roman" w:cs="Times New Roman"/>
                <w:color w:val="000000"/>
                <w:lang w:val="en-IN"/>
              </w:rPr>
            </w:pPr>
          </w:p>
        </w:tc>
        <w:tc>
          <w:tcPr>
            <w:tcW w:w="1949" w:type="dxa"/>
            <w:tcBorders>
              <w:top w:val="nil"/>
              <w:left w:val="nil"/>
              <w:bottom w:val="single" w:sz="4" w:space="0" w:color="auto"/>
              <w:right w:val="single" w:sz="4" w:space="0" w:color="auto"/>
            </w:tcBorders>
            <w:vAlign w:val="bottom"/>
          </w:tcPr>
          <w:p w14:paraId="13BBB678" w14:textId="77777777" w:rsidR="00E94847" w:rsidRDefault="00E94847">
            <w:pPr>
              <w:spacing w:after="0" w:line="240" w:lineRule="auto"/>
              <w:rPr>
                <w:rFonts w:ascii="Times New Roman" w:eastAsia="Times New Roman" w:hAnsi="Times New Roman" w:cs="Times New Roman"/>
                <w:color w:val="000000"/>
                <w:lang w:val="en-IN"/>
              </w:rPr>
            </w:pPr>
          </w:p>
        </w:tc>
      </w:tr>
      <w:tr w:rsidR="005979B0" w14:paraId="26EA3D17" w14:textId="77777777" w:rsidTr="00FF2364">
        <w:trPr>
          <w:trHeight w:val="1728"/>
        </w:trPr>
        <w:tc>
          <w:tcPr>
            <w:tcW w:w="2393" w:type="dxa"/>
            <w:tcBorders>
              <w:top w:val="nil"/>
              <w:left w:val="single" w:sz="4" w:space="0" w:color="auto"/>
              <w:bottom w:val="single" w:sz="4" w:space="0" w:color="auto"/>
              <w:right w:val="single" w:sz="4" w:space="0" w:color="auto"/>
            </w:tcBorders>
            <w:vAlign w:val="bottom"/>
          </w:tcPr>
          <w:p w14:paraId="330F5A18" w14:textId="77777777" w:rsidR="005979B0" w:rsidRPr="00E1669C" w:rsidRDefault="00116867">
            <w:pPr>
              <w:spacing w:after="0" w:line="240" w:lineRule="auto"/>
              <w:rPr>
                <w:rFonts w:ascii="Times New Roman" w:eastAsia="Times New Roman" w:hAnsi="Times New Roman" w:cs="Times New Roman"/>
                <w:color w:val="000000" w:themeColor="text1"/>
                <w:lang w:val="en-IN"/>
              </w:rPr>
            </w:pPr>
            <w:r w:rsidRPr="00E1669C">
              <w:rPr>
                <w:rFonts w:ascii="Times New Roman" w:eastAsia="Times New Roman" w:hAnsi="Times New Roman" w:cs="Times New Roman"/>
                <w:color w:val="000000" w:themeColor="text1"/>
                <w:lang w:val="en-IN"/>
              </w:rPr>
              <w:t>Bank Details (from GST &amp; Bank Master)</w:t>
            </w:r>
          </w:p>
        </w:tc>
        <w:tc>
          <w:tcPr>
            <w:tcW w:w="1332" w:type="dxa"/>
            <w:tcBorders>
              <w:top w:val="nil"/>
              <w:left w:val="nil"/>
              <w:bottom w:val="single" w:sz="4" w:space="0" w:color="auto"/>
              <w:right w:val="single" w:sz="4" w:space="0" w:color="auto"/>
            </w:tcBorders>
            <w:vAlign w:val="bottom"/>
          </w:tcPr>
          <w:p w14:paraId="600B52A9" w14:textId="77777777" w:rsidR="005979B0" w:rsidRPr="00E1669C" w:rsidRDefault="00116867">
            <w:pPr>
              <w:spacing w:after="0" w:line="240" w:lineRule="auto"/>
              <w:rPr>
                <w:rFonts w:ascii="Times New Roman" w:eastAsia="Times New Roman" w:hAnsi="Times New Roman" w:cs="Times New Roman"/>
                <w:color w:val="000000" w:themeColor="text1"/>
                <w:lang w:val="en-IN"/>
              </w:rPr>
            </w:pPr>
            <w:r w:rsidRPr="00E1669C">
              <w:rPr>
                <w:rFonts w:ascii="Times New Roman" w:eastAsia="Times New Roman" w:hAnsi="Times New Roman" w:cs="Times New Roman"/>
                <w:color w:val="000000" w:themeColor="text1"/>
                <w:lang w:val="en-IN"/>
              </w:rPr>
              <w:t>Lookup</w:t>
            </w:r>
          </w:p>
        </w:tc>
        <w:tc>
          <w:tcPr>
            <w:tcW w:w="1345" w:type="dxa"/>
            <w:tcBorders>
              <w:top w:val="nil"/>
              <w:left w:val="nil"/>
              <w:bottom w:val="single" w:sz="4" w:space="0" w:color="auto"/>
              <w:right w:val="single" w:sz="4" w:space="0" w:color="auto"/>
            </w:tcBorders>
            <w:vAlign w:val="bottom"/>
          </w:tcPr>
          <w:p w14:paraId="61482A89" w14:textId="77777777" w:rsidR="005979B0" w:rsidRPr="00E1669C" w:rsidRDefault="00116867">
            <w:pPr>
              <w:spacing w:after="0" w:line="240" w:lineRule="auto"/>
              <w:rPr>
                <w:rFonts w:ascii="Times New Roman" w:eastAsia="Times New Roman" w:hAnsi="Times New Roman" w:cs="Times New Roman"/>
                <w:color w:val="000000" w:themeColor="text1"/>
                <w:lang w:val="en-IN"/>
              </w:rPr>
            </w:pPr>
            <w:r w:rsidRPr="00E1669C">
              <w:rPr>
                <w:rFonts w:ascii="Times New Roman" w:eastAsia="Times New Roman" w:hAnsi="Times New Roman" w:cs="Times New Roman"/>
                <w:color w:val="000000" w:themeColor="text1"/>
                <w:lang w:val="en-IN"/>
              </w:rPr>
              <w:t>Optional</w:t>
            </w:r>
            <w:ins w:id="209" w:author="Manoj V Menon" w:date="2025-09-24T10:54:00Z">
              <w:r w:rsidRPr="00E1669C">
                <w:rPr>
                  <w:rFonts w:ascii="Times New Roman" w:eastAsia="Times New Roman" w:hAnsi="Times New Roman" w:cs="Times New Roman"/>
                  <w:color w:val="000000" w:themeColor="text1"/>
                  <w:lang w:val="en-IN"/>
                </w:rPr>
                <w:t xml:space="preserve"> (Cyrix bank )</w:t>
              </w:r>
            </w:ins>
          </w:p>
        </w:tc>
        <w:tc>
          <w:tcPr>
            <w:tcW w:w="1628" w:type="dxa"/>
            <w:tcBorders>
              <w:top w:val="nil"/>
              <w:left w:val="nil"/>
              <w:bottom w:val="single" w:sz="4" w:space="0" w:color="auto"/>
              <w:right w:val="single" w:sz="4" w:space="0" w:color="auto"/>
            </w:tcBorders>
            <w:vAlign w:val="bottom"/>
          </w:tcPr>
          <w:p w14:paraId="46F688D2" w14:textId="77777777" w:rsidR="005979B0" w:rsidRPr="00E1669C" w:rsidRDefault="00116867">
            <w:pPr>
              <w:spacing w:after="0" w:line="240" w:lineRule="auto"/>
              <w:rPr>
                <w:rFonts w:ascii="Times New Roman" w:eastAsia="Times New Roman" w:hAnsi="Times New Roman" w:cs="Times New Roman"/>
                <w:color w:val="000000" w:themeColor="text1"/>
                <w:lang w:val="en-IN"/>
              </w:rPr>
            </w:pPr>
            <w:r w:rsidRPr="00E1669C">
              <w:rPr>
                <w:rFonts w:ascii="Times New Roman" w:eastAsia="Times New Roman" w:hAnsi="Times New Roman" w:cs="Times New Roman"/>
                <w:color w:val="000000" w:themeColor="text1"/>
                <w:lang w:val="en-IN"/>
              </w:rPr>
              <w:t> </w:t>
            </w:r>
          </w:p>
        </w:tc>
        <w:tc>
          <w:tcPr>
            <w:tcW w:w="1949" w:type="dxa"/>
            <w:tcBorders>
              <w:top w:val="nil"/>
              <w:left w:val="nil"/>
              <w:bottom w:val="single" w:sz="4" w:space="0" w:color="auto"/>
              <w:right w:val="single" w:sz="4" w:space="0" w:color="auto"/>
            </w:tcBorders>
            <w:vAlign w:val="bottom"/>
          </w:tcPr>
          <w:p w14:paraId="183CBFD8" w14:textId="6B3D7E9E" w:rsidR="005979B0" w:rsidRPr="00E1669C" w:rsidRDefault="00116867" w:rsidP="00E1669C">
            <w:pPr>
              <w:spacing w:after="0" w:line="240" w:lineRule="auto"/>
              <w:rPr>
                <w:rFonts w:ascii="Times New Roman" w:eastAsia="Times New Roman" w:hAnsi="Times New Roman" w:cs="Times New Roman"/>
                <w:color w:val="000000" w:themeColor="text1"/>
                <w:lang w:val="en-IN"/>
              </w:rPr>
            </w:pPr>
            <w:r w:rsidRPr="00E1669C">
              <w:rPr>
                <w:rFonts w:ascii="Times New Roman" w:eastAsia="Times New Roman" w:hAnsi="Times New Roman" w:cs="Times New Roman"/>
                <w:color w:val="000000" w:themeColor="text1"/>
                <w:lang w:val="en-IN"/>
              </w:rPr>
              <w:t xml:space="preserve">Bank details linked to the quote, fetched </w:t>
            </w:r>
            <w:r w:rsidR="00E1669C">
              <w:rPr>
                <w:rFonts w:ascii="Times New Roman" w:eastAsia="Times New Roman" w:hAnsi="Times New Roman" w:cs="Times New Roman"/>
                <w:color w:val="000000" w:themeColor="text1"/>
                <w:lang w:val="en-IN"/>
              </w:rPr>
              <w:t>from</w:t>
            </w:r>
            <w:r w:rsidRPr="00E1669C">
              <w:rPr>
                <w:rFonts w:ascii="Times New Roman" w:eastAsia="Times New Roman" w:hAnsi="Times New Roman" w:cs="Times New Roman"/>
                <w:color w:val="000000" w:themeColor="text1"/>
                <w:lang w:val="en-IN"/>
              </w:rPr>
              <w:t xml:space="preserve"> </w:t>
            </w:r>
            <w:r w:rsidRPr="00E1669C">
              <w:rPr>
                <w:rFonts w:ascii="Times New Roman" w:eastAsia="Times New Roman" w:hAnsi="Times New Roman" w:cs="Times New Roman"/>
                <w:b/>
                <w:color w:val="000000" w:themeColor="text1"/>
                <w:lang w:val="en-IN"/>
              </w:rPr>
              <w:t>Bank master.</w:t>
            </w:r>
            <w:r w:rsidR="00E94847" w:rsidRPr="00E1669C">
              <w:rPr>
                <w:rFonts w:ascii="Times New Roman" w:eastAsia="Times New Roman" w:hAnsi="Times New Roman" w:cs="Times New Roman"/>
                <w:b/>
                <w:color w:val="000000" w:themeColor="text1"/>
                <w:lang w:val="en-IN"/>
              </w:rPr>
              <w:t xml:space="preserve"> </w:t>
            </w:r>
            <w:r w:rsidR="00060F17" w:rsidRPr="00E1669C">
              <w:rPr>
                <w:rFonts w:ascii="Times New Roman" w:eastAsia="Times New Roman" w:hAnsi="Times New Roman" w:cs="Times New Roman"/>
                <w:b/>
                <w:color w:val="000000" w:themeColor="text1"/>
                <w:lang w:val="en-IN"/>
              </w:rPr>
              <w:t xml:space="preserve"> </w:t>
            </w:r>
          </w:p>
        </w:tc>
      </w:tr>
      <w:tr w:rsidR="005979B0" w14:paraId="50FFD7B3"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492E1D5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Cyrix GST Number</w:t>
            </w:r>
          </w:p>
        </w:tc>
        <w:tc>
          <w:tcPr>
            <w:tcW w:w="1332" w:type="dxa"/>
            <w:tcBorders>
              <w:top w:val="nil"/>
              <w:left w:val="nil"/>
              <w:bottom w:val="single" w:sz="4" w:space="0" w:color="auto"/>
              <w:right w:val="single" w:sz="4" w:space="0" w:color="auto"/>
            </w:tcBorders>
            <w:vAlign w:val="bottom"/>
          </w:tcPr>
          <w:p w14:paraId="61CDC01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Text</w:t>
            </w:r>
          </w:p>
        </w:tc>
        <w:tc>
          <w:tcPr>
            <w:tcW w:w="1345" w:type="dxa"/>
            <w:tcBorders>
              <w:top w:val="nil"/>
              <w:left w:val="nil"/>
              <w:bottom w:val="single" w:sz="4" w:space="0" w:color="auto"/>
              <w:right w:val="single" w:sz="4" w:space="0" w:color="auto"/>
            </w:tcBorders>
            <w:vAlign w:val="bottom"/>
          </w:tcPr>
          <w:p w14:paraId="3A157067" w14:textId="76025887" w:rsidR="005979B0" w:rsidRDefault="00B16EE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Mandatory</w:t>
            </w:r>
          </w:p>
        </w:tc>
        <w:tc>
          <w:tcPr>
            <w:tcW w:w="1628" w:type="dxa"/>
            <w:tcBorders>
              <w:top w:val="nil"/>
              <w:left w:val="nil"/>
              <w:bottom w:val="single" w:sz="4" w:space="0" w:color="auto"/>
              <w:right w:val="single" w:sz="4" w:space="0" w:color="auto"/>
            </w:tcBorders>
            <w:vAlign w:val="bottom"/>
          </w:tcPr>
          <w:p w14:paraId="656ADF83" w14:textId="77777777" w:rsidR="005979B0" w:rsidRDefault="00116867">
            <w:pPr>
              <w:spacing w:after="0" w:line="240" w:lineRule="auto"/>
              <w:rPr>
                <w:rFonts w:ascii="Times New Roman" w:eastAsia="Times New Roman" w:hAnsi="Times New Roman" w:cs="Times New Roman"/>
                <w:color w:val="000000" w:themeColor="text1"/>
                <w:lang w:val="en-IN"/>
              </w:rPr>
            </w:pPr>
            <w:ins w:id="210" w:author="Manoj V Menon" w:date="2025-09-24T10:54:00Z">
              <w:r>
                <w:rPr>
                  <w:rFonts w:ascii="Times New Roman" w:eastAsia="Times New Roman" w:hAnsi="Times New Roman" w:cs="Times New Roman"/>
                  <w:color w:val="000000" w:themeColor="text1"/>
                  <w:lang w:val="en-IN"/>
                </w:rPr>
                <w:t>Mandatory by region</w:t>
              </w:r>
            </w:ins>
            <w:r>
              <w:rPr>
                <w:rFonts w:ascii="Times New Roman" w:eastAsia="Times New Roman" w:hAnsi="Times New Roman" w:cs="Times New Roman"/>
                <w:color w:val="000000" w:themeColor="text1"/>
                <w:lang w:val="en-IN"/>
              </w:rPr>
              <w:t> </w:t>
            </w:r>
          </w:p>
        </w:tc>
        <w:tc>
          <w:tcPr>
            <w:tcW w:w="1949" w:type="dxa"/>
            <w:tcBorders>
              <w:top w:val="nil"/>
              <w:left w:val="nil"/>
              <w:bottom w:val="single" w:sz="4" w:space="0" w:color="auto"/>
              <w:right w:val="single" w:sz="4" w:space="0" w:color="auto"/>
            </w:tcBorders>
            <w:vAlign w:val="bottom"/>
          </w:tcPr>
          <w:p w14:paraId="7538B86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GST number associated with Cyrix.</w:t>
            </w:r>
          </w:p>
        </w:tc>
      </w:tr>
      <w:tr w:rsidR="005979B0" w14:paraId="69A14B22" w14:textId="77777777" w:rsidTr="00FF2364">
        <w:trPr>
          <w:trHeight w:val="1152"/>
        </w:trPr>
        <w:tc>
          <w:tcPr>
            <w:tcW w:w="2393" w:type="dxa"/>
            <w:tcBorders>
              <w:top w:val="nil"/>
              <w:left w:val="single" w:sz="4" w:space="0" w:color="auto"/>
              <w:bottom w:val="single" w:sz="4" w:space="0" w:color="auto"/>
              <w:right w:val="single" w:sz="4" w:space="0" w:color="auto"/>
            </w:tcBorders>
            <w:vAlign w:val="bottom"/>
          </w:tcPr>
          <w:p w14:paraId="44784F24" w14:textId="77777777" w:rsidR="005979B0" w:rsidRPr="002A5C68" w:rsidRDefault="00116867">
            <w:pPr>
              <w:spacing w:after="0" w:line="240" w:lineRule="auto"/>
              <w:rPr>
                <w:rFonts w:ascii="Times New Roman" w:eastAsia="Times New Roman" w:hAnsi="Times New Roman" w:cs="Times New Roman"/>
                <w:lang w:val="en-IN"/>
              </w:rPr>
            </w:pPr>
            <w:r w:rsidRPr="002A5C68">
              <w:rPr>
                <w:rFonts w:ascii="Times New Roman" w:eastAsia="Times New Roman" w:hAnsi="Times New Roman" w:cs="Times New Roman"/>
                <w:lang w:val="en-IN"/>
              </w:rPr>
              <w:lastRenderedPageBreak/>
              <w:t>T&amp;C Master (reference)</w:t>
            </w:r>
          </w:p>
        </w:tc>
        <w:tc>
          <w:tcPr>
            <w:tcW w:w="1332" w:type="dxa"/>
            <w:tcBorders>
              <w:top w:val="nil"/>
              <w:left w:val="nil"/>
              <w:bottom w:val="single" w:sz="4" w:space="0" w:color="auto"/>
              <w:right w:val="single" w:sz="4" w:space="0" w:color="auto"/>
            </w:tcBorders>
            <w:vAlign w:val="bottom"/>
          </w:tcPr>
          <w:p w14:paraId="4BAA451A" w14:textId="77777777" w:rsidR="005979B0" w:rsidRPr="002A5C68" w:rsidRDefault="00116867">
            <w:pPr>
              <w:spacing w:after="0" w:line="240" w:lineRule="auto"/>
              <w:rPr>
                <w:rFonts w:ascii="Times New Roman" w:eastAsia="Times New Roman" w:hAnsi="Times New Roman" w:cs="Times New Roman"/>
                <w:lang w:val="en-IN"/>
              </w:rPr>
            </w:pPr>
            <w:r w:rsidRPr="002A5C68">
              <w:rPr>
                <w:rFonts w:ascii="Times New Roman" w:eastAsia="Times New Roman" w:hAnsi="Times New Roman" w:cs="Times New Roman"/>
                <w:lang w:val="en-IN"/>
              </w:rPr>
              <w:t>Lookup</w:t>
            </w:r>
          </w:p>
        </w:tc>
        <w:tc>
          <w:tcPr>
            <w:tcW w:w="1345" w:type="dxa"/>
            <w:tcBorders>
              <w:top w:val="nil"/>
              <w:left w:val="nil"/>
              <w:bottom w:val="single" w:sz="4" w:space="0" w:color="auto"/>
              <w:right w:val="single" w:sz="4" w:space="0" w:color="auto"/>
            </w:tcBorders>
            <w:vAlign w:val="bottom"/>
          </w:tcPr>
          <w:p w14:paraId="30DA9C93" w14:textId="77777777" w:rsidR="005979B0" w:rsidRPr="002A5C68" w:rsidRDefault="005979B0">
            <w:pPr>
              <w:spacing w:after="0" w:line="240" w:lineRule="auto"/>
              <w:rPr>
                <w:rFonts w:ascii="Times New Roman" w:eastAsia="Times New Roman" w:hAnsi="Times New Roman" w:cs="Times New Roman"/>
                <w:lang w:val="en-IN"/>
              </w:rPr>
            </w:pPr>
          </w:p>
        </w:tc>
        <w:tc>
          <w:tcPr>
            <w:tcW w:w="1628" w:type="dxa"/>
            <w:tcBorders>
              <w:top w:val="nil"/>
              <w:left w:val="nil"/>
              <w:bottom w:val="single" w:sz="4" w:space="0" w:color="auto"/>
              <w:right w:val="single" w:sz="4" w:space="0" w:color="auto"/>
            </w:tcBorders>
            <w:vAlign w:val="bottom"/>
          </w:tcPr>
          <w:p w14:paraId="138A3878" w14:textId="77777777" w:rsidR="005979B0" w:rsidRPr="002A5C68" w:rsidRDefault="00116867">
            <w:pPr>
              <w:spacing w:after="0" w:line="240" w:lineRule="auto"/>
              <w:rPr>
                <w:rFonts w:ascii="Times New Roman" w:eastAsia="Times New Roman" w:hAnsi="Times New Roman" w:cs="Times New Roman"/>
                <w:lang w:val="en-IN"/>
              </w:rPr>
            </w:pPr>
            <w:ins w:id="211" w:author="Manoj V Menon" w:date="2025-09-24T10:54:00Z">
              <w:r w:rsidRPr="002A5C68">
                <w:rPr>
                  <w:rFonts w:ascii="Times New Roman" w:eastAsia="Times New Roman" w:hAnsi="Times New Roman" w:cs="Times New Roman"/>
                  <w:lang w:val="en-IN"/>
                </w:rPr>
                <w:t>Mandatory by product/service</w:t>
              </w:r>
            </w:ins>
            <w:r w:rsidRPr="002A5C68">
              <w:rPr>
                <w:rFonts w:ascii="Times New Roman" w:eastAsia="Times New Roman" w:hAnsi="Times New Roman" w:cs="Times New Roman"/>
                <w:lang w:val="en-IN"/>
              </w:rPr>
              <w:t> </w:t>
            </w:r>
          </w:p>
        </w:tc>
        <w:tc>
          <w:tcPr>
            <w:tcW w:w="1949" w:type="dxa"/>
            <w:tcBorders>
              <w:top w:val="nil"/>
              <w:left w:val="nil"/>
              <w:bottom w:val="single" w:sz="4" w:space="0" w:color="auto"/>
              <w:right w:val="single" w:sz="4" w:space="0" w:color="auto"/>
            </w:tcBorders>
            <w:vAlign w:val="bottom"/>
          </w:tcPr>
          <w:p w14:paraId="5EC1F7FD" w14:textId="0386F74D" w:rsidR="005979B0" w:rsidRPr="002A5C68" w:rsidRDefault="00116867">
            <w:pPr>
              <w:spacing w:after="0" w:line="240" w:lineRule="auto"/>
              <w:rPr>
                <w:rFonts w:ascii="Times New Roman" w:eastAsia="Times New Roman" w:hAnsi="Times New Roman" w:cs="Times New Roman"/>
                <w:lang w:val="en-IN"/>
              </w:rPr>
            </w:pPr>
            <w:r w:rsidRPr="002A5C68">
              <w:rPr>
                <w:rFonts w:ascii="Times New Roman" w:eastAsia="Times New Roman" w:hAnsi="Times New Roman" w:cs="Times New Roman"/>
                <w:lang w:val="en-IN"/>
              </w:rPr>
              <w:t xml:space="preserve">Reference to the terms and conditions </w:t>
            </w:r>
            <w:commentRangeStart w:id="212"/>
            <w:r w:rsidRPr="002A5C68">
              <w:rPr>
                <w:rFonts w:ascii="Times New Roman" w:eastAsia="Times New Roman" w:hAnsi="Times New Roman" w:cs="Times New Roman"/>
                <w:lang w:val="en-IN"/>
              </w:rPr>
              <w:t>master</w:t>
            </w:r>
            <w:commentRangeEnd w:id="212"/>
            <w:r w:rsidR="005E7D58" w:rsidRPr="002A5C68">
              <w:rPr>
                <w:rStyle w:val="CommentReference"/>
                <w:rFonts w:ascii="Times New Roman" w:eastAsia="Times New Roman" w:hAnsi="Times New Roman" w:cs="Times New Roman"/>
                <w:sz w:val="22"/>
                <w:szCs w:val="22"/>
                <w:lang w:val="en-IN"/>
              </w:rPr>
              <w:commentReference w:id="212"/>
            </w:r>
            <w:r w:rsidRPr="002A5C68">
              <w:rPr>
                <w:rFonts w:ascii="Times New Roman" w:eastAsia="Times New Roman" w:hAnsi="Times New Roman" w:cs="Times New Roman"/>
                <w:lang w:val="en-IN"/>
              </w:rPr>
              <w:t>.</w:t>
            </w:r>
            <w:r w:rsidR="00E1669C">
              <w:rPr>
                <w:rFonts w:ascii="Times New Roman" w:eastAsia="Times New Roman" w:hAnsi="Times New Roman" w:cs="Times New Roman"/>
                <w:lang w:val="en-IN"/>
              </w:rPr>
              <w:t xml:space="preserve">  </w:t>
            </w:r>
          </w:p>
        </w:tc>
      </w:tr>
      <w:tr w:rsidR="005979B0" w14:paraId="10236022"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49E59B59" w14:textId="77777777" w:rsidR="005979B0" w:rsidRPr="005F72EA" w:rsidRDefault="00116867">
            <w:pPr>
              <w:spacing w:after="0" w:line="240" w:lineRule="auto"/>
              <w:rPr>
                <w:rFonts w:ascii="Times New Roman" w:eastAsia="Times New Roman" w:hAnsi="Times New Roman" w:cs="Times New Roman"/>
                <w:highlight w:val="cyan"/>
                <w:lang w:val="en-IN"/>
                <w:rPrChange w:id="213" w:author="User" w:date="2026-03-23T12:43:00Z">
                  <w:rPr>
                    <w:rFonts w:ascii="Times New Roman" w:eastAsia="Times New Roman" w:hAnsi="Times New Roman" w:cs="Times New Roman"/>
                    <w:highlight w:val="yellow"/>
                    <w:lang w:val="en-IN"/>
                  </w:rPr>
                </w:rPrChange>
              </w:rPr>
            </w:pPr>
            <w:r w:rsidRPr="005F72EA">
              <w:rPr>
                <w:rFonts w:ascii="Times New Roman" w:eastAsia="Times New Roman" w:hAnsi="Times New Roman" w:cs="Times New Roman"/>
                <w:highlight w:val="cyan"/>
                <w:lang w:val="en-IN"/>
                <w:rPrChange w:id="214" w:author="User" w:date="2026-03-23T12:43:00Z">
                  <w:rPr>
                    <w:rFonts w:ascii="Times New Roman" w:eastAsia="Times New Roman" w:hAnsi="Times New Roman" w:cs="Times New Roman"/>
                    <w:highlight w:val="yellow"/>
                    <w:lang w:val="en-IN"/>
                  </w:rPr>
                </w:rPrChange>
              </w:rPr>
              <w:t>Payment Terms</w:t>
            </w:r>
          </w:p>
        </w:tc>
        <w:tc>
          <w:tcPr>
            <w:tcW w:w="1332" w:type="dxa"/>
            <w:tcBorders>
              <w:top w:val="nil"/>
              <w:left w:val="nil"/>
              <w:bottom w:val="single" w:sz="4" w:space="0" w:color="auto"/>
              <w:right w:val="single" w:sz="4" w:space="0" w:color="auto"/>
            </w:tcBorders>
            <w:vAlign w:val="bottom"/>
          </w:tcPr>
          <w:p w14:paraId="643DE72A" w14:textId="59DE99E6" w:rsidR="005979B0" w:rsidRPr="005F72EA" w:rsidRDefault="005E7D58" w:rsidP="005F72EA">
            <w:pPr>
              <w:spacing w:after="0" w:line="240" w:lineRule="auto"/>
              <w:rPr>
                <w:rFonts w:ascii="Times New Roman" w:eastAsia="Times New Roman" w:hAnsi="Times New Roman" w:cs="Times New Roman"/>
                <w:highlight w:val="cyan"/>
                <w:lang w:val="en-IN"/>
                <w:rPrChange w:id="215" w:author="User" w:date="2026-03-23T12:43:00Z">
                  <w:rPr>
                    <w:rFonts w:ascii="Times New Roman" w:eastAsia="Times New Roman" w:hAnsi="Times New Roman" w:cs="Times New Roman"/>
                    <w:highlight w:val="yellow"/>
                    <w:lang w:val="en-IN"/>
                  </w:rPr>
                </w:rPrChange>
              </w:rPr>
              <w:pPrChange w:id="216" w:author="User" w:date="2026-03-23T12:48:00Z">
                <w:pPr>
                  <w:spacing w:after="0" w:line="240" w:lineRule="auto"/>
                </w:pPr>
              </w:pPrChange>
            </w:pPr>
            <w:del w:id="217" w:author="User" w:date="2026-03-23T12:43:00Z">
              <w:r w:rsidRPr="005F72EA" w:rsidDel="005F72EA">
                <w:rPr>
                  <w:rFonts w:ascii="Times New Roman" w:eastAsia="Times New Roman" w:hAnsi="Times New Roman" w:cs="Times New Roman"/>
                  <w:highlight w:val="cyan"/>
                  <w:lang w:val="en-IN"/>
                  <w:rPrChange w:id="218" w:author="User" w:date="2026-03-23T12:43:00Z">
                    <w:rPr>
                      <w:rFonts w:ascii="Times New Roman" w:eastAsia="Times New Roman" w:hAnsi="Times New Roman" w:cs="Times New Roman"/>
                      <w:highlight w:val="yellow"/>
                      <w:lang w:val="en-IN"/>
                    </w:rPr>
                  </w:rPrChange>
                </w:rPr>
                <w:delText>Text</w:delText>
              </w:r>
            </w:del>
            <w:ins w:id="219" w:author="User" w:date="2026-03-23T12:49:00Z">
              <w:r w:rsidR="005F72EA">
                <w:rPr>
                  <w:rFonts w:ascii="Times New Roman" w:eastAsia="Times New Roman" w:hAnsi="Times New Roman" w:cs="Times New Roman"/>
                  <w:highlight w:val="cyan"/>
                  <w:lang w:val="en-IN"/>
                </w:rPr>
                <w:t>Related List</w:t>
              </w:r>
            </w:ins>
          </w:p>
        </w:tc>
        <w:tc>
          <w:tcPr>
            <w:tcW w:w="1345" w:type="dxa"/>
            <w:tcBorders>
              <w:top w:val="nil"/>
              <w:left w:val="nil"/>
              <w:bottom w:val="single" w:sz="4" w:space="0" w:color="auto"/>
              <w:right w:val="single" w:sz="4" w:space="0" w:color="auto"/>
            </w:tcBorders>
            <w:vAlign w:val="bottom"/>
          </w:tcPr>
          <w:p w14:paraId="7343311C" w14:textId="77777777" w:rsidR="005979B0" w:rsidRPr="005F72EA" w:rsidRDefault="00116867">
            <w:pPr>
              <w:spacing w:after="0" w:line="240" w:lineRule="auto"/>
              <w:rPr>
                <w:rFonts w:ascii="Times New Roman" w:eastAsia="Times New Roman" w:hAnsi="Times New Roman" w:cs="Times New Roman"/>
                <w:highlight w:val="cyan"/>
                <w:lang w:val="en-IN"/>
                <w:rPrChange w:id="220" w:author="User" w:date="2026-03-23T12:43:00Z">
                  <w:rPr>
                    <w:rFonts w:ascii="Times New Roman" w:eastAsia="Times New Roman" w:hAnsi="Times New Roman" w:cs="Times New Roman"/>
                    <w:highlight w:val="yellow"/>
                    <w:lang w:val="en-IN"/>
                  </w:rPr>
                </w:rPrChange>
              </w:rPr>
            </w:pPr>
            <w:r w:rsidRPr="005F72EA">
              <w:rPr>
                <w:rFonts w:ascii="Times New Roman" w:eastAsia="Times New Roman" w:hAnsi="Times New Roman" w:cs="Times New Roman"/>
                <w:highlight w:val="cyan"/>
                <w:lang w:val="en-IN"/>
                <w:rPrChange w:id="221" w:author="User" w:date="2026-03-23T12:43:00Z">
                  <w:rPr>
                    <w:rFonts w:ascii="Times New Roman" w:eastAsia="Times New Roman" w:hAnsi="Times New Roman" w:cs="Times New Roman"/>
                    <w:highlight w:val="yellow"/>
                    <w:lang w:val="en-IN"/>
                  </w:rPr>
                </w:rPrChange>
              </w:rPr>
              <w:t>Mandatory</w:t>
            </w:r>
          </w:p>
        </w:tc>
        <w:tc>
          <w:tcPr>
            <w:tcW w:w="1628" w:type="dxa"/>
            <w:tcBorders>
              <w:top w:val="nil"/>
              <w:left w:val="nil"/>
              <w:bottom w:val="single" w:sz="4" w:space="0" w:color="auto"/>
              <w:right w:val="single" w:sz="4" w:space="0" w:color="auto"/>
            </w:tcBorders>
            <w:vAlign w:val="bottom"/>
          </w:tcPr>
          <w:p w14:paraId="6B50CC10" w14:textId="77777777" w:rsidR="005979B0" w:rsidRPr="005F72EA" w:rsidRDefault="00116867">
            <w:pPr>
              <w:spacing w:after="0" w:line="240" w:lineRule="auto"/>
              <w:rPr>
                <w:rFonts w:ascii="Times New Roman" w:eastAsia="Times New Roman" w:hAnsi="Times New Roman" w:cs="Times New Roman"/>
                <w:highlight w:val="cyan"/>
                <w:lang w:val="en-IN"/>
                <w:rPrChange w:id="222" w:author="User" w:date="2026-03-23T12:43:00Z">
                  <w:rPr>
                    <w:rFonts w:ascii="Times New Roman" w:eastAsia="Times New Roman" w:hAnsi="Times New Roman" w:cs="Times New Roman"/>
                    <w:highlight w:val="yellow"/>
                    <w:lang w:val="en-IN"/>
                  </w:rPr>
                </w:rPrChange>
              </w:rPr>
            </w:pPr>
            <w:r w:rsidRPr="005F72EA">
              <w:rPr>
                <w:rFonts w:ascii="Times New Roman" w:eastAsia="Times New Roman" w:hAnsi="Times New Roman" w:cs="Times New Roman"/>
                <w:highlight w:val="cyan"/>
                <w:lang w:val="en-IN"/>
                <w:rPrChange w:id="223" w:author="User" w:date="2026-03-23T12:43:00Z">
                  <w:rPr>
                    <w:rFonts w:ascii="Times New Roman" w:eastAsia="Times New Roman" w:hAnsi="Times New Roman" w:cs="Times New Roman"/>
                    <w:highlight w:val="yellow"/>
                    <w:lang w:val="en-IN"/>
                  </w:rPr>
                </w:rPrChange>
              </w:rPr>
              <w:t> </w:t>
            </w:r>
          </w:p>
        </w:tc>
        <w:tc>
          <w:tcPr>
            <w:tcW w:w="1949" w:type="dxa"/>
            <w:tcBorders>
              <w:top w:val="nil"/>
              <w:left w:val="nil"/>
              <w:bottom w:val="single" w:sz="4" w:space="0" w:color="auto"/>
              <w:right w:val="single" w:sz="4" w:space="0" w:color="auto"/>
            </w:tcBorders>
            <w:vAlign w:val="bottom"/>
          </w:tcPr>
          <w:p w14:paraId="653D405A" w14:textId="2B1746A4" w:rsidR="005979B0" w:rsidRPr="005F72EA" w:rsidRDefault="00116867" w:rsidP="005F72EA">
            <w:pPr>
              <w:spacing w:after="0" w:line="240" w:lineRule="auto"/>
              <w:rPr>
                <w:rFonts w:ascii="Times New Roman" w:eastAsia="Times New Roman" w:hAnsi="Times New Roman" w:cs="Times New Roman"/>
                <w:highlight w:val="cyan"/>
                <w:lang w:val="en-IN"/>
                <w:rPrChange w:id="224" w:author="User" w:date="2026-03-23T12:43:00Z">
                  <w:rPr>
                    <w:rFonts w:ascii="Times New Roman" w:eastAsia="Times New Roman" w:hAnsi="Times New Roman" w:cs="Times New Roman"/>
                    <w:highlight w:val="yellow"/>
                    <w:lang w:val="en-IN"/>
                  </w:rPr>
                </w:rPrChange>
              </w:rPr>
              <w:pPrChange w:id="225" w:author="User" w:date="2026-03-23T12:43:00Z">
                <w:pPr>
                  <w:spacing w:after="0" w:line="240" w:lineRule="auto"/>
                </w:pPr>
              </w:pPrChange>
            </w:pPr>
            <w:r w:rsidRPr="005F72EA">
              <w:rPr>
                <w:rFonts w:ascii="Times New Roman" w:eastAsia="Times New Roman" w:hAnsi="Times New Roman" w:cs="Times New Roman"/>
                <w:highlight w:val="cyan"/>
                <w:lang w:val="en-IN"/>
                <w:rPrChange w:id="226" w:author="User" w:date="2026-03-23T12:43:00Z">
                  <w:rPr>
                    <w:rFonts w:ascii="Times New Roman" w:eastAsia="Times New Roman" w:hAnsi="Times New Roman" w:cs="Times New Roman"/>
                    <w:highlight w:val="yellow"/>
                    <w:lang w:val="en-IN"/>
                  </w:rPr>
                </w:rPrChange>
              </w:rPr>
              <w:t xml:space="preserve">The terms of payment specified in the quote. </w:t>
            </w:r>
            <w:del w:id="227" w:author="User" w:date="2026-03-23T12:43:00Z">
              <w:r w:rsidRPr="005F72EA" w:rsidDel="005F72EA">
                <w:rPr>
                  <w:rFonts w:ascii="Times New Roman" w:eastAsia="Times New Roman" w:hAnsi="Times New Roman" w:cs="Times New Roman"/>
                  <w:highlight w:val="cyan"/>
                  <w:lang w:val="en-IN"/>
                  <w:rPrChange w:id="228" w:author="User" w:date="2026-03-23T12:43:00Z">
                    <w:rPr>
                      <w:rFonts w:ascii="Times New Roman" w:eastAsia="Times New Roman" w:hAnsi="Times New Roman" w:cs="Times New Roman"/>
                      <w:highlight w:val="yellow"/>
                      <w:lang w:val="en-IN"/>
                    </w:rPr>
                  </w:rPrChange>
                </w:rPr>
                <w:delText>Cyrix can finalize it should be text or picklist</w:delText>
              </w:r>
            </w:del>
            <w:ins w:id="229" w:author="Jeevan Joy Pious" w:date="2026-03-19T12:39:00Z">
              <w:del w:id="230" w:author="User" w:date="2026-03-23T12:43:00Z">
                <w:r w:rsidR="008A486D" w:rsidRPr="005F72EA" w:rsidDel="005F72EA">
                  <w:rPr>
                    <w:rFonts w:ascii="Times New Roman" w:eastAsia="Times New Roman" w:hAnsi="Times New Roman" w:cs="Times New Roman"/>
                    <w:highlight w:val="cyan"/>
                    <w:lang w:val="en-IN"/>
                    <w:rPrChange w:id="231" w:author="User" w:date="2026-03-23T12:43:00Z">
                      <w:rPr>
                        <w:rFonts w:ascii="Times New Roman" w:eastAsia="Times New Roman" w:hAnsi="Times New Roman" w:cs="Times New Roman"/>
                        <w:highlight w:val="yellow"/>
                        <w:lang w:val="en-IN"/>
                      </w:rPr>
                    </w:rPrChange>
                  </w:rPr>
                  <w:delText xml:space="preserve"> Picklist</w:delText>
                </w:r>
              </w:del>
            </w:ins>
          </w:p>
        </w:tc>
      </w:tr>
      <w:tr w:rsidR="002A5C68" w14:paraId="355012BE"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717A33B0" w14:textId="36FDC4A4" w:rsidR="002A5C68" w:rsidRPr="005E7D58" w:rsidRDefault="002A5C68">
            <w:pPr>
              <w:spacing w:after="0" w:line="240" w:lineRule="auto"/>
              <w:rPr>
                <w:rFonts w:ascii="Times New Roman" w:eastAsia="Times New Roman" w:hAnsi="Times New Roman" w:cs="Times New Roman"/>
                <w:lang w:val="en-IN"/>
              </w:rPr>
            </w:pPr>
            <w:r>
              <w:rPr>
                <w:rFonts w:ascii="Times New Roman" w:eastAsia="Times New Roman" w:hAnsi="Times New Roman" w:cs="Times New Roman"/>
                <w:lang w:val="en-IN"/>
              </w:rPr>
              <w:t>Percentage</w:t>
            </w:r>
            <w:ins w:id="232" w:author="User" w:date="2026-03-23T12:45:00Z">
              <w:r w:rsidR="005F72EA">
                <w:rPr>
                  <w:rFonts w:ascii="Times New Roman" w:eastAsia="Times New Roman" w:hAnsi="Times New Roman" w:cs="Times New Roman"/>
                  <w:lang w:val="en-IN"/>
                </w:rPr>
                <w:t xml:space="preserve"> </w:t>
              </w:r>
            </w:ins>
          </w:p>
        </w:tc>
        <w:tc>
          <w:tcPr>
            <w:tcW w:w="1332" w:type="dxa"/>
            <w:tcBorders>
              <w:top w:val="nil"/>
              <w:left w:val="nil"/>
              <w:bottom w:val="single" w:sz="4" w:space="0" w:color="auto"/>
              <w:right w:val="single" w:sz="4" w:space="0" w:color="auto"/>
            </w:tcBorders>
            <w:vAlign w:val="bottom"/>
          </w:tcPr>
          <w:p w14:paraId="781DD7C7" w14:textId="4BC2F514" w:rsidR="002A5C68" w:rsidRDefault="002A5C68">
            <w:pPr>
              <w:spacing w:after="0" w:line="240" w:lineRule="auto"/>
              <w:rPr>
                <w:rFonts w:ascii="Times New Roman" w:eastAsia="Times New Roman" w:hAnsi="Times New Roman" w:cs="Times New Roman"/>
                <w:lang w:val="en-IN"/>
              </w:rPr>
            </w:pPr>
            <w:r>
              <w:rPr>
                <w:rFonts w:ascii="Times New Roman" w:eastAsia="Times New Roman" w:hAnsi="Times New Roman" w:cs="Times New Roman"/>
                <w:lang w:val="en-IN"/>
              </w:rPr>
              <w:t>100%</w:t>
            </w:r>
            <w:ins w:id="233" w:author="User" w:date="2026-03-23T12:49:00Z">
              <w:r w:rsidR="005F72EA">
                <w:rPr>
                  <w:rFonts w:ascii="Times New Roman" w:eastAsia="Times New Roman" w:hAnsi="Times New Roman" w:cs="Times New Roman"/>
                  <w:lang w:val="en-IN"/>
                </w:rPr>
                <w:t xml:space="preserve"> </w:t>
              </w:r>
            </w:ins>
          </w:p>
        </w:tc>
        <w:tc>
          <w:tcPr>
            <w:tcW w:w="1345" w:type="dxa"/>
            <w:tcBorders>
              <w:top w:val="nil"/>
              <w:left w:val="nil"/>
              <w:bottom w:val="single" w:sz="4" w:space="0" w:color="auto"/>
              <w:right w:val="single" w:sz="4" w:space="0" w:color="auto"/>
            </w:tcBorders>
            <w:vAlign w:val="bottom"/>
          </w:tcPr>
          <w:p w14:paraId="2BEBDC6A" w14:textId="067A7C99" w:rsidR="002A5C68" w:rsidRPr="005E7D58" w:rsidRDefault="002A5C68">
            <w:pPr>
              <w:spacing w:after="0" w:line="240" w:lineRule="auto"/>
              <w:rPr>
                <w:rFonts w:ascii="Times New Roman" w:eastAsia="Times New Roman" w:hAnsi="Times New Roman" w:cs="Times New Roman"/>
                <w:lang w:val="en-IN"/>
              </w:rPr>
            </w:pPr>
            <w:r>
              <w:rPr>
                <w:rFonts w:ascii="Times New Roman" w:eastAsia="Times New Roman" w:hAnsi="Times New Roman" w:cs="Times New Roman"/>
                <w:lang w:val="en-IN"/>
              </w:rPr>
              <w:t>validation</w:t>
            </w:r>
          </w:p>
        </w:tc>
        <w:tc>
          <w:tcPr>
            <w:tcW w:w="1628" w:type="dxa"/>
            <w:tcBorders>
              <w:top w:val="nil"/>
              <w:left w:val="nil"/>
              <w:bottom w:val="single" w:sz="4" w:space="0" w:color="auto"/>
              <w:right w:val="single" w:sz="4" w:space="0" w:color="auto"/>
            </w:tcBorders>
            <w:vAlign w:val="bottom"/>
          </w:tcPr>
          <w:p w14:paraId="1273905F" w14:textId="77777777" w:rsidR="002A5C68" w:rsidRPr="005E7D58" w:rsidRDefault="002A5C68">
            <w:pPr>
              <w:spacing w:after="0" w:line="240" w:lineRule="auto"/>
              <w:rPr>
                <w:rFonts w:ascii="Times New Roman" w:eastAsia="Times New Roman" w:hAnsi="Times New Roman" w:cs="Times New Roman"/>
                <w:lang w:val="en-IN"/>
              </w:rPr>
            </w:pPr>
          </w:p>
        </w:tc>
        <w:tc>
          <w:tcPr>
            <w:tcW w:w="1949" w:type="dxa"/>
            <w:tcBorders>
              <w:top w:val="nil"/>
              <w:left w:val="nil"/>
              <w:bottom w:val="single" w:sz="4" w:space="0" w:color="auto"/>
              <w:right w:val="single" w:sz="4" w:space="0" w:color="auto"/>
            </w:tcBorders>
            <w:vAlign w:val="bottom"/>
          </w:tcPr>
          <w:p w14:paraId="76765963" w14:textId="30A04FE0" w:rsidR="002A5C68" w:rsidRPr="005E7D58" w:rsidRDefault="002A5C68">
            <w:pPr>
              <w:spacing w:after="0" w:line="240" w:lineRule="auto"/>
              <w:rPr>
                <w:rFonts w:ascii="Times New Roman" w:eastAsia="Times New Roman" w:hAnsi="Times New Roman" w:cs="Times New Roman"/>
                <w:lang w:val="en-IN"/>
              </w:rPr>
            </w:pPr>
            <w:r>
              <w:rPr>
                <w:rFonts w:ascii="Times New Roman" w:eastAsia="Times New Roman" w:hAnsi="Times New Roman" w:cs="Times New Roman"/>
                <w:lang w:val="en-IN"/>
              </w:rPr>
              <w:t>System will validate 100% is selected or not</w:t>
            </w:r>
          </w:p>
        </w:tc>
      </w:tr>
      <w:tr w:rsidR="002A5C68" w14:paraId="298E78E4"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2960CF6D" w14:textId="5F8DC458" w:rsidR="002A5C68" w:rsidRPr="00060F17" w:rsidRDefault="002A5C68">
            <w:pPr>
              <w:spacing w:after="0" w:line="240" w:lineRule="auto"/>
              <w:rPr>
                <w:rFonts w:ascii="Times New Roman" w:eastAsia="Times New Roman" w:hAnsi="Times New Roman" w:cs="Times New Roman"/>
                <w:highlight w:val="yellow"/>
                <w:lang w:val="en-IN"/>
              </w:rPr>
            </w:pPr>
            <w:r w:rsidRPr="00060F17">
              <w:rPr>
                <w:rFonts w:ascii="Times New Roman" w:eastAsia="Times New Roman" w:hAnsi="Times New Roman" w:cs="Times New Roman"/>
                <w:highlight w:val="yellow"/>
                <w:lang w:val="en-IN"/>
              </w:rPr>
              <w:t xml:space="preserve">Delivery </w:t>
            </w:r>
          </w:p>
        </w:tc>
        <w:tc>
          <w:tcPr>
            <w:tcW w:w="1332" w:type="dxa"/>
            <w:tcBorders>
              <w:top w:val="nil"/>
              <w:left w:val="nil"/>
              <w:bottom w:val="single" w:sz="4" w:space="0" w:color="auto"/>
              <w:right w:val="single" w:sz="4" w:space="0" w:color="auto"/>
            </w:tcBorders>
            <w:vAlign w:val="bottom"/>
          </w:tcPr>
          <w:p w14:paraId="020253AE" w14:textId="1F2BCD92" w:rsidR="002A5C68" w:rsidRPr="00060F17" w:rsidRDefault="002A5C68">
            <w:pPr>
              <w:spacing w:after="0" w:line="240" w:lineRule="auto"/>
              <w:rPr>
                <w:rFonts w:ascii="Times New Roman" w:eastAsia="Times New Roman" w:hAnsi="Times New Roman" w:cs="Times New Roman"/>
                <w:highlight w:val="yellow"/>
                <w:lang w:val="en-IN"/>
              </w:rPr>
            </w:pPr>
            <w:r w:rsidRPr="00060F17">
              <w:rPr>
                <w:rFonts w:ascii="Times New Roman" w:eastAsia="Times New Roman" w:hAnsi="Times New Roman" w:cs="Times New Roman"/>
                <w:highlight w:val="yellow"/>
                <w:lang w:val="en-IN"/>
              </w:rPr>
              <w:t>picklist</w:t>
            </w:r>
          </w:p>
        </w:tc>
        <w:tc>
          <w:tcPr>
            <w:tcW w:w="1345" w:type="dxa"/>
            <w:tcBorders>
              <w:top w:val="nil"/>
              <w:left w:val="nil"/>
              <w:bottom w:val="single" w:sz="4" w:space="0" w:color="auto"/>
              <w:right w:val="single" w:sz="4" w:space="0" w:color="auto"/>
            </w:tcBorders>
            <w:vAlign w:val="bottom"/>
          </w:tcPr>
          <w:p w14:paraId="2E50EDD7" w14:textId="1D7265FF" w:rsidR="002A5C68" w:rsidRPr="00060F17" w:rsidRDefault="002A5C68">
            <w:pPr>
              <w:spacing w:after="0" w:line="240" w:lineRule="auto"/>
              <w:rPr>
                <w:rFonts w:ascii="Times New Roman" w:eastAsia="Times New Roman" w:hAnsi="Times New Roman" w:cs="Times New Roman"/>
                <w:highlight w:val="yellow"/>
                <w:lang w:val="en-IN"/>
              </w:rPr>
            </w:pPr>
            <w:r w:rsidRPr="00060F17">
              <w:rPr>
                <w:rFonts w:ascii="Times New Roman" w:eastAsia="Times New Roman" w:hAnsi="Times New Roman" w:cs="Times New Roman"/>
                <w:highlight w:val="yellow"/>
                <w:lang w:val="en-IN"/>
              </w:rPr>
              <w:t>Mandatory</w:t>
            </w:r>
          </w:p>
        </w:tc>
        <w:tc>
          <w:tcPr>
            <w:tcW w:w="1628" w:type="dxa"/>
            <w:tcBorders>
              <w:top w:val="nil"/>
              <w:left w:val="nil"/>
              <w:bottom w:val="single" w:sz="4" w:space="0" w:color="auto"/>
              <w:right w:val="single" w:sz="4" w:space="0" w:color="auto"/>
            </w:tcBorders>
            <w:vAlign w:val="bottom"/>
          </w:tcPr>
          <w:p w14:paraId="35CEB550" w14:textId="77777777" w:rsidR="00E15231" w:rsidRDefault="00F85D29">
            <w:pPr>
              <w:spacing w:after="0" w:line="240" w:lineRule="auto"/>
              <w:rPr>
                <w:ins w:id="234" w:author="Jeevan Joy Pious" w:date="2026-03-19T12:41:00Z"/>
                <w:rFonts w:ascii="Times New Roman" w:eastAsia="Times New Roman" w:hAnsi="Times New Roman" w:cs="Times New Roman"/>
                <w:highlight w:val="yellow"/>
                <w:lang w:val="en-IN"/>
              </w:rPr>
            </w:pPr>
            <w:ins w:id="235" w:author="Jeevan Joy Pious" w:date="2026-03-19T12:40:00Z">
              <w:r>
                <w:rPr>
                  <w:rFonts w:ascii="Times New Roman" w:eastAsia="Times New Roman" w:hAnsi="Times New Roman" w:cs="Times New Roman"/>
                  <w:highlight w:val="yellow"/>
                  <w:lang w:val="en-IN"/>
                </w:rPr>
                <w:t>2</w:t>
              </w:r>
            </w:ins>
            <w:ins w:id="236" w:author="Jeevan Joy Pious" w:date="2026-03-19T12:41:00Z">
              <w:r w:rsidR="00E15231">
                <w:rPr>
                  <w:rFonts w:ascii="Times New Roman" w:eastAsia="Times New Roman" w:hAnsi="Times New Roman" w:cs="Times New Roman"/>
                  <w:highlight w:val="yellow"/>
                  <w:lang w:val="en-IN"/>
                </w:rPr>
                <w:t>- 3 Weeks</w:t>
              </w:r>
            </w:ins>
          </w:p>
          <w:p w14:paraId="5CB0BB60" w14:textId="77777777" w:rsidR="001160EA" w:rsidRDefault="001160EA">
            <w:pPr>
              <w:spacing w:after="0" w:line="240" w:lineRule="auto"/>
              <w:rPr>
                <w:ins w:id="237" w:author="Jeevan Joy Pious" w:date="2026-03-19T12:41:00Z"/>
                <w:rFonts w:ascii="Times New Roman" w:eastAsia="Times New Roman" w:hAnsi="Times New Roman" w:cs="Times New Roman"/>
                <w:highlight w:val="yellow"/>
                <w:lang w:val="en-IN"/>
              </w:rPr>
            </w:pPr>
            <w:ins w:id="238" w:author="Jeevan Joy Pious" w:date="2026-03-19T12:41:00Z">
              <w:r>
                <w:rPr>
                  <w:rFonts w:ascii="Times New Roman" w:eastAsia="Times New Roman" w:hAnsi="Times New Roman" w:cs="Times New Roman"/>
                  <w:highlight w:val="yellow"/>
                  <w:lang w:val="en-IN"/>
                </w:rPr>
                <w:t>3- 4 Weeks,</w:t>
              </w:r>
            </w:ins>
          </w:p>
          <w:p w14:paraId="30205902" w14:textId="71196960" w:rsidR="002A5C68" w:rsidRPr="00060F17" w:rsidRDefault="002A5C68">
            <w:pPr>
              <w:spacing w:after="0" w:line="240" w:lineRule="auto"/>
              <w:rPr>
                <w:rFonts w:ascii="Times New Roman" w:eastAsia="Times New Roman" w:hAnsi="Times New Roman" w:cs="Times New Roman"/>
                <w:highlight w:val="yellow"/>
                <w:lang w:val="en-IN"/>
              </w:rPr>
            </w:pPr>
            <w:r w:rsidRPr="00060F17">
              <w:rPr>
                <w:rFonts w:ascii="Times New Roman" w:eastAsia="Times New Roman" w:hAnsi="Times New Roman" w:cs="Times New Roman"/>
                <w:highlight w:val="yellow"/>
                <w:lang w:val="en-IN"/>
              </w:rPr>
              <w:t>12-15 weeks</w:t>
            </w:r>
            <w:ins w:id="239" w:author="Jeevan Joy Pious" w:date="2026-03-19T12:42:00Z">
              <w:r w:rsidR="00576B50">
                <w:rPr>
                  <w:rFonts w:ascii="Times New Roman" w:eastAsia="Times New Roman" w:hAnsi="Times New Roman" w:cs="Times New Roman"/>
                  <w:highlight w:val="yellow"/>
                  <w:lang w:val="en-IN"/>
                </w:rPr>
                <w:t xml:space="preserve"> Etc.</w:t>
              </w:r>
            </w:ins>
            <w:del w:id="240" w:author="Jeevan Joy Pious" w:date="2026-03-19T12:42:00Z">
              <w:r w:rsidRPr="00060F17" w:rsidDel="00576B50">
                <w:rPr>
                  <w:rFonts w:ascii="Times New Roman" w:eastAsia="Times New Roman" w:hAnsi="Times New Roman" w:cs="Times New Roman"/>
                  <w:highlight w:val="yellow"/>
                  <w:lang w:val="en-IN"/>
                </w:rPr>
                <w:delText>,</w:delText>
              </w:r>
            </w:del>
          </w:p>
          <w:p w14:paraId="71C10A5A" w14:textId="6E114A5C" w:rsidR="002A5C68" w:rsidRPr="00060F17" w:rsidRDefault="002A5C68">
            <w:pPr>
              <w:spacing w:after="0" w:line="240" w:lineRule="auto"/>
              <w:rPr>
                <w:rFonts w:ascii="Times New Roman" w:eastAsia="Times New Roman" w:hAnsi="Times New Roman" w:cs="Times New Roman"/>
                <w:highlight w:val="yellow"/>
                <w:lang w:val="en-IN"/>
              </w:rPr>
            </w:pPr>
          </w:p>
        </w:tc>
        <w:tc>
          <w:tcPr>
            <w:tcW w:w="1949" w:type="dxa"/>
            <w:tcBorders>
              <w:top w:val="nil"/>
              <w:left w:val="nil"/>
              <w:bottom w:val="single" w:sz="4" w:space="0" w:color="auto"/>
              <w:right w:val="single" w:sz="4" w:space="0" w:color="auto"/>
            </w:tcBorders>
            <w:vAlign w:val="bottom"/>
          </w:tcPr>
          <w:p w14:paraId="15B706D9" w14:textId="7E9CE5CC" w:rsidR="002A5C68" w:rsidRPr="00060F17" w:rsidRDefault="002A5C68">
            <w:pPr>
              <w:spacing w:after="0" w:line="240" w:lineRule="auto"/>
              <w:rPr>
                <w:rFonts w:ascii="Times New Roman" w:eastAsia="Times New Roman" w:hAnsi="Times New Roman" w:cs="Times New Roman"/>
                <w:highlight w:val="yellow"/>
                <w:lang w:val="en-IN"/>
              </w:rPr>
            </w:pPr>
            <w:r w:rsidRPr="00060F17">
              <w:rPr>
                <w:rFonts w:ascii="Times New Roman" w:eastAsia="Times New Roman" w:hAnsi="Times New Roman" w:cs="Times New Roman"/>
                <w:highlight w:val="yellow"/>
                <w:lang w:val="en-IN"/>
              </w:rPr>
              <w:t>More picklist values needs to be shared by CYRIX</w:t>
            </w:r>
          </w:p>
        </w:tc>
      </w:tr>
      <w:tr w:rsidR="005979B0" w14:paraId="0F0B0258"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3DE8ADEF" w14:textId="393EA170" w:rsidR="005979B0" w:rsidRPr="00FF2364" w:rsidRDefault="00116867">
            <w:pPr>
              <w:spacing w:after="0" w:line="240" w:lineRule="auto"/>
              <w:rPr>
                <w:rFonts w:ascii="Times New Roman" w:eastAsia="Times New Roman" w:hAnsi="Times New Roman" w:cs="Times New Roman"/>
                <w:highlight w:val="cyan"/>
                <w:lang w:val="en-IN"/>
                <w:rPrChange w:id="24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42" w:author="User" w:date="2026-03-23T12:56:00Z">
                  <w:rPr>
                    <w:rFonts w:ascii="Times New Roman" w:eastAsia="Times New Roman" w:hAnsi="Times New Roman" w:cs="Times New Roman"/>
                    <w:color w:val="FF0000"/>
                    <w:lang w:val="en-IN"/>
                  </w:rPr>
                </w:rPrChange>
              </w:rPr>
              <w:t xml:space="preserve">Shipping </w:t>
            </w:r>
            <w:commentRangeStart w:id="243"/>
            <w:commentRangeStart w:id="244"/>
            <w:commentRangeStart w:id="245"/>
            <w:r w:rsidRPr="00FF2364">
              <w:rPr>
                <w:rFonts w:ascii="Times New Roman" w:eastAsia="Times New Roman" w:hAnsi="Times New Roman" w:cs="Times New Roman"/>
                <w:highlight w:val="cyan"/>
                <w:lang w:val="en-IN"/>
                <w:rPrChange w:id="246" w:author="User" w:date="2026-03-23T12:56:00Z">
                  <w:rPr>
                    <w:rFonts w:ascii="Times New Roman" w:eastAsia="Times New Roman" w:hAnsi="Times New Roman" w:cs="Times New Roman"/>
                    <w:color w:val="FF0000"/>
                    <w:lang w:val="en-IN"/>
                  </w:rPr>
                </w:rPrChange>
              </w:rPr>
              <w:t>Charges</w:t>
            </w:r>
            <w:commentRangeEnd w:id="243"/>
            <w:r w:rsidR="008A039C" w:rsidRPr="00FF2364">
              <w:rPr>
                <w:rStyle w:val="CommentReference"/>
                <w:rFonts w:ascii="Times New Roman" w:eastAsia="Times New Roman" w:hAnsi="Times New Roman" w:cs="Times New Roman"/>
                <w:sz w:val="22"/>
                <w:szCs w:val="22"/>
                <w:highlight w:val="cyan"/>
                <w:lang w:val="en-IN"/>
                <w:rPrChange w:id="247" w:author="User" w:date="2026-03-23T12:56:00Z">
                  <w:rPr>
                    <w:rStyle w:val="CommentReference"/>
                    <w:rFonts w:ascii="Times New Roman" w:eastAsia="Times New Roman" w:hAnsi="Times New Roman" w:cs="Times New Roman"/>
                    <w:color w:val="FF0000"/>
                    <w:sz w:val="22"/>
                    <w:szCs w:val="22"/>
                    <w:lang w:val="en-IN"/>
                  </w:rPr>
                </w:rPrChange>
              </w:rPr>
              <w:commentReference w:id="243"/>
            </w:r>
            <w:commentRangeEnd w:id="244"/>
            <w:r w:rsidR="0051299B" w:rsidRPr="00FF2364">
              <w:rPr>
                <w:rStyle w:val="CommentReference"/>
                <w:rFonts w:ascii="Times New Roman" w:eastAsia="Times New Roman" w:hAnsi="Times New Roman" w:cs="Times New Roman"/>
                <w:sz w:val="22"/>
                <w:szCs w:val="22"/>
                <w:highlight w:val="cyan"/>
                <w:lang w:val="en-IN"/>
                <w:rPrChange w:id="248" w:author="User" w:date="2026-03-23T12:56:00Z">
                  <w:rPr>
                    <w:rStyle w:val="CommentReference"/>
                    <w:rFonts w:ascii="Times New Roman" w:eastAsia="Times New Roman" w:hAnsi="Times New Roman" w:cs="Times New Roman"/>
                    <w:color w:val="FF0000"/>
                    <w:sz w:val="22"/>
                    <w:szCs w:val="22"/>
                    <w:lang w:val="en-IN"/>
                  </w:rPr>
                </w:rPrChange>
              </w:rPr>
              <w:commentReference w:id="244"/>
            </w:r>
            <w:commentRangeEnd w:id="245"/>
            <w:r w:rsidR="00FF2364" w:rsidRPr="00FF2364">
              <w:rPr>
                <w:rStyle w:val="CommentReference"/>
                <w:highlight w:val="cyan"/>
                <w:rPrChange w:id="249" w:author="User" w:date="2026-03-23T12:56:00Z">
                  <w:rPr>
                    <w:rStyle w:val="CommentReference"/>
                  </w:rPr>
                </w:rPrChange>
              </w:rPr>
              <w:commentReference w:id="245"/>
            </w:r>
            <w:r w:rsidR="008A039C" w:rsidRPr="00FF2364">
              <w:rPr>
                <w:rFonts w:ascii="Times New Roman" w:eastAsia="Times New Roman" w:hAnsi="Times New Roman" w:cs="Times New Roman"/>
                <w:highlight w:val="cyan"/>
                <w:lang w:val="en-IN"/>
                <w:rPrChange w:id="250" w:author="User" w:date="2026-03-23T12:56:00Z">
                  <w:rPr>
                    <w:rFonts w:ascii="Times New Roman" w:eastAsia="Times New Roman" w:hAnsi="Times New Roman" w:cs="Times New Roman"/>
                    <w:color w:val="FF0000"/>
                    <w:lang w:val="en-IN"/>
                  </w:rPr>
                </w:rPrChange>
              </w:rPr>
              <w:t xml:space="preserve"> </w:t>
            </w:r>
          </w:p>
        </w:tc>
        <w:tc>
          <w:tcPr>
            <w:tcW w:w="1332" w:type="dxa"/>
            <w:tcBorders>
              <w:top w:val="nil"/>
              <w:left w:val="nil"/>
              <w:bottom w:val="single" w:sz="4" w:space="0" w:color="auto"/>
              <w:right w:val="single" w:sz="4" w:space="0" w:color="auto"/>
            </w:tcBorders>
            <w:vAlign w:val="bottom"/>
          </w:tcPr>
          <w:p w14:paraId="4C76E378" w14:textId="1810DCD1" w:rsidR="005979B0" w:rsidRPr="00FF2364" w:rsidRDefault="00116867">
            <w:pPr>
              <w:spacing w:after="0" w:line="240" w:lineRule="auto"/>
              <w:rPr>
                <w:rFonts w:ascii="Times New Roman" w:eastAsia="Times New Roman" w:hAnsi="Times New Roman" w:cs="Times New Roman"/>
                <w:highlight w:val="cyan"/>
                <w:lang w:val="en-IN"/>
                <w:rPrChange w:id="25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52" w:author="User" w:date="2026-03-23T12:56:00Z">
                  <w:rPr>
                    <w:rFonts w:ascii="Times New Roman" w:eastAsia="Times New Roman" w:hAnsi="Times New Roman" w:cs="Times New Roman"/>
                    <w:color w:val="FF0000"/>
                    <w:lang w:val="en-IN"/>
                  </w:rPr>
                </w:rPrChange>
              </w:rPr>
              <w:t>Manual</w:t>
            </w:r>
          </w:p>
        </w:tc>
        <w:tc>
          <w:tcPr>
            <w:tcW w:w="1345" w:type="dxa"/>
            <w:tcBorders>
              <w:top w:val="nil"/>
              <w:left w:val="nil"/>
              <w:bottom w:val="single" w:sz="4" w:space="0" w:color="auto"/>
              <w:right w:val="single" w:sz="4" w:space="0" w:color="auto"/>
            </w:tcBorders>
            <w:vAlign w:val="bottom"/>
          </w:tcPr>
          <w:p w14:paraId="7091A47A" w14:textId="77777777" w:rsidR="005979B0" w:rsidRPr="00FF2364" w:rsidRDefault="00116867">
            <w:pPr>
              <w:spacing w:after="0" w:line="240" w:lineRule="auto"/>
              <w:rPr>
                <w:rFonts w:ascii="Times New Roman" w:eastAsia="Times New Roman" w:hAnsi="Times New Roman" w:cs="Times New Roman"/>
                <w:highlight w:val="cyan"/>
                <w:lang w:val="en-IN"/>
                <w:rPrChange w:id="253"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54" w:author="User" w:date="2026-03-23T12:56:00Z">
                  <w:rPr>
                    <w:rFonts w:ascii="Times New Roman" w:eastAsia="Times New Roman" w:hAnsi="Times New Roman" w:cs="Times New Roman"/>
                    <w:color w:val="FF0000"/>
                    <w:lang w:val="en-IN"/>
                  </w:rPr>
                </w:rPrChange>
              </w:rPr>
              <w:t>Optional</w:t>
            </w:r>
          </w:p>
        </w:tc>
        <w:tc>
          <w:tcPr>
            <w:tcW w:w="1628" w:type="dxa"/>
            <w:tcBorders>
              <w:top w:val="nil"/>
              <w:left w:val="nil"/>
              <w:bottom w:val="single" w:sz="4" w:space="0" w:color="auto"/>
              <w:right w:val="single" w:sz="4" w:space="0" w:color="auto"/>
            </w:tcBorders>
            <w:vAlign w:val="bottom"/>
          </w:tcPr>
          <w:p w14:paraId="4AA6CCDB" w14:textId="77777777" w:rsidR="005979B0" w:rsidRPr="00FF2364" w:rsidRDefault="00116867">
            <w:pPr>
              <w:spacing w:after="0" w:line="240" w:lineRule="auto"/>
              <w:rPr>
                <w:rFonts w:ascii="Times New Roman" w:eastAsia="Times New Roman" w:hAnsi="Times New Roman" w:cs="Times New Roman"/>
                <w:highlight w:val="cyan"/>
                <w:lang w:val="en-IN"/>
                <w:rPrChange w:id="255"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56" w:author="User" w:date="2026-03-23T12:56:00Z">
                  <w:rPr>
                    <w:rFonts w:ascii="Times New Roman" w:eastAsia="Times New Roman" w:hAnsi="Times New Roman" w:cs="Times New Roman"/>
                    <w:color w:val="FF0000"/>
                    <w:lang w:val="en-IN"/>
                  </w:rPr>
                </w:rPrChange>
              </w:rPr>
              <w:t> not to be shown in quote</w:t>
            </w:r>
          </w:p>
        </w:tc>
        <w:tc>
          <w:tcPr>
            <w:tcW w:w="1949" w:type="dxa"/>
            <w:tcBorders>
              <w:top w:val="nil"/>
              <w:left w:val="nil"/>
              <w:bottom w:val="single" w:sz="4" w:space="0" w:color="auto"/>
              <w:right w:val="single" w:sz="4" w:space="0" w:color="auto"/>
            </w:tcBorders>
            <w:vAlign w:val="bottom"/>
          </w:tcPr>
          <w:p w14:paraId="7872D236" w14:textId="77777777" w:rsidR="005979B0" w:rsidRPr="00FF2364" w:rsidRDefault="00116867">
            <w:pPr>
              <w:spacing w:after="0" w:line="240" w:lineRule="auto"/>
              <w:rPr>
                <w:rFonts w:ascii="Times New Roman" w:eastAsia="Times New Roman" w:hAnsi="Times New Roman" w:cs="Times New Roman"/>
                <w:highlight w:val="cyan"/>
                <w:lang w:val="en-IN"/>
                <w:rPrChange w:id="257"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58" w:author="User" w:date="2026-03-23T12:56:00Z">
                  <w:rPr>
                    <w:rFonts w:ascii="Times New Roman" w:eastAsia="Times New Roman" w:hAnsi="Times New Roman" w:cs="Times New Roman"/>
                    <w:color w:val="FF0000"/>
                    <w:lang w:val="en-IN"/>
                  </w:rPr>
                </w:rPrChange>
              </w:rPr>
              <w:t>Shipping charges, entered manually.</w:t>
            </w:r>
            <w:ins w:id="259" w:author="Manoj V Menon" w:date="2025-09-24T10:57:00Z">
              <w:r w:rsidRPr="00FF2364">
                <w:rPr>
                  <w:rFonts w:ascii="Times New Roman" w:eastAsia="Times New Roman" w:hAnsi="Times New Roman" w:cs="Times New Roman"/>
                  <w:highlight w:val="cyan"/>
                  <w:lang w:val="en-IN"/>
                  <w:rPrChange w:id="260" w:author="User" w:date="2026-03-23T12:56:00Z">
                    <w:rPr>
                      <w:rFonts w:ascii="Times New Roman" w:eastAsia="Times New Roman" w:hAnsi="Times New Roman" w:cs="Times New Roman"/>
                      <w:color w:val="FF0000"/>
                      <w:lang w:val="en-IN"/>
                    </w:rPr>
                  </w:rPrChange>
                </w:rPr>
                <w:t xml:space="preserve"> Usually included</w:t>
              </w:r>
            </w:ins>
          </w:p>
        </w:tc>
      </w:tr>
      <w:tr w:rsidR="005979B0" w14:paraId="17565E51"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55255D3E" w14:textId="77777777" w:rsidR="005979B0" w:rsidRPr="00FF2364" w:rsidRDefault="00116867">
            <w:pPr>
              <w:spacing w:after="0" w:line="240" w:lineRule="auto"/>
              <w:rPr>
                <w:rFonts w:ascii="Times New Roman" w:eastAsia="Times New Roman" w:hAnsi="Times New Roman" w:cs="Times New Roman"/>
                <w:highlight w:val="cyan"/>
                <w:lang w:val="en-IN"/>
                <w:rPrChange w:id="26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62" w:author="User" w:date="2026-03-23T12:56:00Z">
                  <w:rPr>
                    <w:rFonts w:ascii="Times New Roman" w:eastAsia="Times New Roman" w:hAnsi="Times New Roman" w:cs="Times New Roman"/>
                    <w:color w:val="FF0000"/>
                    <w:lang w:val="en-IN"/>
                  </w:rPr>
                </w:rPrChange>
              </w:rPr>
              <w:t>Packing Charges</w:t>
            </w:r>
          </w:p>
        </w:tc>
        <w:tc>
          <w:tcPr>
            <w:tcW w:w="1332" w:type="dxa"/>
            <w:tcBorders>
              <w:top w:val="nil"/>
              <w:left w:val="nil"/>
              <w:bottom w:val="single" w:sz="4" w:space="0" w:color="auto"/>
              <w:right w:val="single" w:sz="4" w:space="0" w:color="auto"/>
            </w:tcBorders>
            <w:vAlign w:val="bottom"/>
          </w:tcPr>
          <w:p w14:paraId="1EDD1027" w14:textId="59F3F931" w:rsidR="005979B0" w:rsidRPr="00FF2364" w:rsidRDefault="00116867">
            <w:pPr>
              <w:spacing w:after="0" w:line="240" w:lineRule="auto"/>
              <w:rPr>
                <w:rFonts w:ascii="Times New Roman" w:eastAsia="Times New Roman" w:hAnsi="Times New Roman" w:cs="Times New Roman"/>
                <w:highlight w:val="cyan"/>
                <w:lang w:val="en-IN"/>
                <w:rPrChange w:id="263"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64" w:author="User" w:date="2026-03-23T12:56:00Z">
                  <w:rPr>
                    <w:rFonts w:ascii="Times New Roman" w:eastAsia="Times New Roman" w:hAnsi="Times New Roman" w:cs="Times New Roman"/>
                    <w:color w:val="FF0000"/>
                    <w:lang w:val="en-IN"/>
                  </w:rPr>
                </w:rPrChange>
              </w:rPr>
              <w:t>Manual</w:t>
            </w:r>
          </w:p>
        </w:tc>
        <w:tc>
          <w:tcPr>
            <w:tcW w:w="1345" w:type="dxa"/>
            <w:tcBorders>
              <w:top w:val="nil"/>
              <w:left w:val="nil"/>
              <w:bottom w:val="single" w:sz="4" w:space="0" w:color="auto"/>
              <w:right w:val="single" w:sz="4" w:space="0" w:color="auto"/>
            </w:tcBorders>
            <w:vAlign w:val="bottom"/>
          </w:tcPr>
          <w:p w14:paraId="479EE4D0" w14:textId="77777777" w:rsidR="005979B0" w:rsidRPr="00FF2364" w:rsidRDefault="00116867">
            <w:pPr>
              <w:spacing w:after="0" w:line="240" w:lineRule="auto"/>
              <w:rPr>
                <w:rFonts w:ascii="Times New Roman" w:eastAsia="Times New Roman" w:hAnsi="Times New Roman" w:cs="Times New Roman"/>
                <w:highlight w:val="cyan"/>
                <w:lang w:val="en-IN"/>
                <w:rPrChange w:id="265"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66" w:author="User" w:date="2026-03-23T12:56:00Z">
                  <w:rPr>
                    <w:rFonts w:ascii="Times New Roman" w:eastAsia="Times New Roman" w:hAnsi="Times New Roman" w:cs="Times New Roman"/>
                    <w:color w:val="FF0000"/>
                    <w:lang w:val="en-IN"/>
                  </w:rPr>
                </w:rPrChange>
              </w:rPr>
              <w:t>Optional</w:t>
            </w:r>
          </w:p>
        </w:tc>
        <w:tc>
          <w:tcPr>
            <w:tcW w:w="1628" w:type="dxa"/>
            <w:tcBorders>
              <w:top w:val="nil"/>
              <w:left w:val="nil"/>
              <w:bottom w:val="single" w:sz="4" w:space="0" w:color="auto"/>
              <w:right w:val="single" w:sz="4" w:space="0" w:color="auto"/>
            </w:tcBorders>
            <w:vAlign w:val="bottom"/>
          </w:tcPr>
          <w:p w14:paraId="2799052C" w14:textId="77777777" w:rsidR="005979B0" w:rsidRPr="00FF2364" w:rsidRDefault="00116867">
            <w:pPr>
              <w:spacing w:after="0" w:line="240" w:lineRule="auto"/>
              <w:rPr>
                <w:rFonts w:ascii="Times New Roman" w:eastAsia="Times New Roman" w:hAnsi="Times New Roman" w:cs="Times New Roman"/>
                <w:highlight w:val="cyan"/>
                <w:lang w:val="en-IN"/>
                <w:rPrChange w:id="267"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68" w:author="User" w:date="2026-03-23T12:56:00Z">
                  <w:rPr>
                    <w:rFonts w:ascii="Times New Roman" w:eastAsia="Times New Roman" w:hAnsi="Times New Roman" w:cs="Times New Roman"/>
                    <w:color w:val="FF0000"/>
                    <w:lang w:val="en-IN"/>
                  </w:rPr>
                </w:rPrChange>
              </w:rPr>
              <w:t>  not to be shown in quote</w:t>
            </w:r>
          </w:p>
        </w:tc>
        <w:tc>
          <w:tcPr>
            <w:tcW w:w="1949" w:type="dxa"/>
            <w:tcBorders>
              <w:top w:val="nil"/>
              <w:left w:val="nil"/>
              <w:bottom w:val="single" w:sz="4" w:space="0" w:color="auto"/>
              <w:right w:val="single" w:sz="4" w:space="0" w:color="auto"/>
            </w:tcBorders>
            <w:vAlign w:val="bottom"/>
          </w:tcPr>
          <w:p w14:paraId="4C48BA6F" w14:textId="77777777" w:rsidR="005979B0" w:rsidRPr="00FF2364" w:rsidRDefault="00116867">
            <w:pPr>
              <w:spacing w:after="0" w:line="240" w:lineRule="auto"/>
              <w:rPr>
                <w:rFonts w:ascii="Times New Roman" w:eastAsia="Times New Roman" w:hAnsi="Times New Roman" w:cs="Times New Roman"/>
                <w:highlight w:val="cyan"/>
                <w:lang w:val="en-IN"/>
                <w:rPrChange w:id="269"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70" w:author="User" w:date="2026-03-23T12:56:00Z">
                  <w:rPr>
                    <w:rFonts w:ascii="Times New Roman" w:eastAsia="Times New Roman" w:hAnsi="Times New Roman" w:cs="Times New Roman"/>
                    <w:color w:val="FF0000"/>
                    <w:lang w:val="en-IN"/>
                  </w:rPr>
                </w:rPrChange>
              </w:rPr>
              <w:t>Packing charges, entered manually.</w:t>
            </w:r>
            <w:ins w:id="271" w:author="Manoj V Menon" w:date="2025-09-24T10:56:00Z">
              <w:r w:rsidRPr="00FF2364">
                <w:rPr>
                  <w:rFonts w:ascii="Times New Roman" w:eastAsia="Times New Roman" w:hAnsi="Times New Roman" w:cs="Times New Roman"/>
                  <w:highlight w:val="cyan"/>
                  <w:lang w:val="en-IN"/>
                  <w:rPrChange w:id="272" w:author="User" w:date="2026-03-23T12:56:00Z">
                    <w:rPr>
                      <w:rFonts w:ascii="Times New Roman" w:eastAsia="Times New Roman" w:hAnsi="Times New Roman" w:cs="Times New Roman"/>
                      <w:color w:val="FF0000"/>
                      <w:lang w:val="en-IN"/>
                    </w:rPr>
                  </w:rPrChange>
                </w:rPr>
                <w:t xml:space="preserve"> </w:t>
              </w:r>
            </w:ins>
            <w:ins w:id="273" w:author="Manoj V Menon" w:date="2025-09-24T10:57:00Z">
              <w:r w:rsidRPr="00FF2364">
                <w:rPr>
                  <w:rFonts w:ascii="Times New Roman" w:eastAsia="Times New Roman" w:hAnsi="Times New Roman" w:cs="Times New Roman"/>
                  <w:highlight w:val="cyan"/>
                  <w:lang w:val="en-IN"/>
                  <w:rPrChange w:id="274" w:author="User" w:date="2026-03-23T12:56:00Z">
                    <w:rPr>
                      <w:rFonts w:ascii="Times New Roman" w:eastAsia="Times New Roman" w:hAnsi="Times New Roman" w:cs="Times New Roman"/>
                      <w:color w:val="FF0000"/>
                      <w:lang w:val="en-IN"/>
                    </w:rPr>
                  </w:rPrChange>
                </w:rPr>
                <w:t>Usually included</w:t>
              </w:r>
            </w:ins>
          </w:p>
        </w:tc>
      </w:tr>
      <w:tr w:rsidR="005979B0" w14:paraId="1597AF7A"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080BA317" w14:textId="77777777" w:rsidR="005979B0" w:rsidRPr="00FF2364" w:rsidRDefault="00116867">
            <w:pPr>
              <w:spacing w:after="0" w:line="240" w:lineRule="auto"/>
              <w:rPr>
                <w:rFonts w:ascii="Times New Roman" w:eastAsia="Times New Roman" w:hAnsi="Times New Roman" w:cs="Times New Roman"/>
                <w:highlight w:val="cyan"/>
                <w:lang w:val="en-IN"/>
                <w:rPrChange w:id="275"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76" w:author="User" w:date="2026-03-23T12:56:00Z">
                  <w:rPr>
                    <w:rFonts w:ascii="Times New Roman" w:eastAsia="Times New Roman" w:hAnsi="Times New Roman" w:cs="Times New Roman"/>
                    <w:color w:val="FF0000"/>
                    <w:lang w:val="en-IN"/>
                  </w:rPr>
                </w:rPrChange>
              </w:rPr>
              <w:t>Installation Cost</w:t>
            </w:r>
          </w:p>
        </w:tc>
        <w:tc>
          <w:tcPr>
            <w:tcW w:w="1332" w:type="dxa"/>
            <w:tcBorders>
              <w:top w:val="nil"/>
              <w:left w:val="nil"/>
              <w:bottom w:val="single" w:sz="4" w:space="0" w:color="auto"/>
              <w:right w:val="single" w:sz="4" w:space="0" w:color="auto"/>
            </w:tcBorders>
            <w:vAlign w:val="bottom"/>
          </w:tcPr>
          <w:p w14:paraId="7A0A9EEC" w14:textId="77777777" w:rsidR="005979B0" w:rsidRPr="00FF2364" w:rsidRDefault="00116867">
            <w:pPr>
              <w:spacing w:after="0" w:line="240" w:lineRule="auto"/>
              <w:rPr>
                <w:rFonts w:ascii="Times New Roman" w:eastAsia="Times New Roman" w:hAnsi="Times New Roman" w:cs="Times New Roman"/>
                <w:highlight w:val="cyan"/>
                <w:lang w:val="en-IN"/>
                <w:rPrChange w:id="277"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78" w:author="User" w:date="2026-03-23T12:56:00Z">
                  <w:rPr>
                    <w:rFonts w:ascii="Times New Roman" w:eastAsia="Times New Roman" w:hAnsi="Times New Roman" w:cs="Times New Roman"/>
                    <w:color w:val="FF0000"/>
                    <w:lang w:val="en-IN"/>
                  </w:rPr>
                </w:rPrChange>
              </w:rPr>
              <w:t>Manual</w:t>
            </w:r>
          </w:p>
        </w:tc>
        <w:tc>
          <w:tcPr>
            <w:tcW w:w="1345" w:type="dxa"/>
            <w:tcBorders>
              <w:top w:val="nil"/>
              <w:left w:val="nil"/>
              <w:bottom w:val="single" w:sz="4" w:space="0" w:color="auto"/>
              <w:right w:val="single" w:sz="4" w:space="0" w:color="auto"/>
            </w:tcBorders>
            <w:vAlign w:val="bottom"/>
          </w:tcPr>
          <w:p w14:paraId="17726C66" w14:textId="77777777" w:rsidR="005979B0" w:rsidRPr="00FF2364" w:rsidRDefault="00116867">
            <w:pPr>
              <w:spacing w:after="0" w:line="240" w:lineRule="auto"/>
              <w:rPr>
                <w:rFonts w:ascii="Times New Roman" w:eastAsia="Times New Roman" w:hAnsi="Times New Roman" w:cs="Times New Roman"/>
                <w:highlight w:val="cyan"/>
                <w:lang w:val="en-IN"/>
                <w:rPrChange w:id="279"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80" w:author="User" w:date="2026-03-23T12:56:00Z">
                  <w:rPr>
                    <w:rFonts w:ascii="Times New Roman" w:eastAsia="Times New Roman" w:hAnsi="Times New Roman" w:cs="Times New Roman"/>
                    <w:color w:val="FF0000"/>
                    <w:lang w:val="en-IN"/>
                  </w:rPr>
                </w:rPrChange>
              </w:rPr>
              <w:t>Optional</w:t>
            </w:r>
          </w:p>
        </w:tc>
        <w:tc>
          <w:tcPr>
            <w:tcW w:w="1628" w:type="dxa"/>
            <w:tcBorders>
              <w:top w:val="nil"/>
              <w:left w:val="nil"/>
              <w:bottom w:val="single" w:sz="4" w:space="0" w:color="auto"/>
              <w:right w:val="single" w:sz="4" w:space="0" w:color="auto"/>
            </w:tcBorders>
            <w:vAlign w:val="bottom"/>
          </w:tcPr>
          <w:p w14:paraId="04D28FFC" w14:textId="77777777" w:rsidR="005979B0" w:rsidRPr="00FF2364" w:rsidRDefault="00116867">
            <w:pPr>
              <w:spacing w:after="0" w:line="240" w:lineRule="auto"/>
              <w:rPr>
                <w:rFonts w:ascii="Times New Roman" w:eastAsia="Times New Roman" w:hAnsi="Times New Roman" w:cs="Times New Roman"/>
                <w:highlight w:val="cyan"/>
                <w:lang w:val="en-IN"/>
                <w:rPrChange w:id="28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82" w:author="User" w:date="2026-03-23T12:56:00Z">
                  <w:rPr>
                    <w:rFonts w:ascii="Times New Roman" w:eastAsia="Times New Roman" w:hAnsi="Times New Roman" w:cs="Times New Roman"/>
                    <w:color w:val="FF0000"/>
                    <w:lang w:val="en-IN"/>
                  </w:rPr>
                </w:rPrChange>
              </w:rPr>
              <w:t>  not to be shown in quote</w:t>
            </w:r>
          </w:p>
        </w:tc>
        <w:tc>
          <w:tcPr>
            <w:tcW w:w="1949" w:type="dxa"/>
            <w:tcBorders>
              <w:top w:val="nil"/>
              <w:left w:val="nil"/>
              <w:bottom w:val="single" w:sz="4" w:space="0" w:color="auto"/>
              <w:right w:val="single" w:sz="4" w:space="0" w:color="auto"/>
            </w:tcBorders>
            <w:vAlign w:val="bottom"/>
          </w:tcPr>
          <w:p w14:paraId="2538BBB6" w14:textId="77777777" w:rsidR="005979B0" w:rsidRPr="00FF2364" w:rsidRDefault="00116867">
            <w:pPr>
              <w:spacing w:after="0" w:line="240" w:lineRule="auto"/>
              <w:rPr>
                <w:rFonts w:ascii="Times New Roman" w:eastAsia="Times New Roman" w:hAnsi="Times New Roman" w:cs="Times New Roman"/>
                <w:highlight w:val="cyan"/>
                <w:lang w:val="en-IN"/>
                <w:rPrChange w:id="283"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84" w:author="User" w:date="2026-03-23T12:56:00Z">
                  <w:rPr>
                    <w:rFonts w:ascii="Times New Roman" w:eastAsia="Times New Roman" w:hAnsi="Times New Roman" w:cs="Times New Roman"/>
                    <w:color w:val="FF0000"/>
                    <w:lang w:val="en-IN"/>
                  </w:rPr>
                </w:rPrChange>
              </w:rPr>
              <w:t>Installation charges, entered manually.</w:t>
            </w:r>
            <w:ins w:id="285" w:author="Manoj V Menon" w:date="2025-09-24T10:57:00Z">
              <w:r w:rsidRPr="00FF2364">
                <w:rPr>
                  <w:rFonts w:ascii="Times New Roman" w:eastAsia="Times New Roman" w:hAnsi="Times New Roman" w:cs="Times New Roman"/>
                  <w:highlight w:val="cyan"/>
                  <w:lang w:val="en-IN"/>
                  <w:rPrChange w:id="286" w:author="User" w:date="2026-03-23T12:56:00Z">
                    <w:rPr>
                      <w:rFonts w:ascii="Times New Roman" w:eastAsia="Times New Roman" w:hAnsi="Times New Roman" w:cs="Times New Roman"/>
                      <w:color w:val="FF0000"/>
                      <w:lang w:val="en-IN"/>
                    </w:rPr>
                  </w:rPrChange>
                </w:rPr>
                <w:t xml:space="preserve"> Usually included</w:t>
              </w:r>
            </w:ins>
          </w:p>
        </w:tc>
      </w:tr>
      <w:tr w:rsidR="005979B0" w14:paraId="71FB1814"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35F3D467" w14:textId="77777777" w:rsidR="005979B0" w:rsidRPr="00FF2364" w:rsidRDefault="00116867">
            <w:pPr>
              <w:spacing w:after="0" w:line="240" w:lineRule="auto"/>
              <w:rPr>
                <w:rFonts w:ascii="Times New Roman" w:eastAsia="Times New Roman" w:hAnsi="Times New Roman" w:cs="Times New Roman"/>
                <w:highlight w:val="cyan"/>
                <w:lang w:val="en-IN"/>
                <w:rPrChange w:id="287"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88" w:author="User" w:date="2026-03-23T12:56:00Z">
                  <w:rPr>
                    <w:rFonts w:ascii="Times New Roman" w:eastAsia="Times New Roman" w:hAnsi="Times New Roman" w:cs="Times New Roman"/>
                    <w:color w:val="FF0000"/>
                    <w:lang w:val="en-IN"/>
                  </w:rPr>
                </w:rPrChange>
              </w:rPr>
              <w:t>Training Cost</w:t>
            </w:r>
          </w:p>
        </w:tc>
        <w:tc>
          <w:tcPr>
            <w:tcW w:w="1332" w:type="dxa"/>
            <w:tcBorders>
              <w:top w:val="nil"/>
              <w:left w:val="nil"/>
              <w:bottom w:val="single" w:sz="4" w:space="0" w:color="auto"/>
              <w:right w:val="single" w:sz="4" w:space="0" w:color="auto"/>
            </w:tcBorders>
            <w:vAlign w:val="bottom"/>
          </w:tcPr>
          <w:p w14:paraId="35C50149" w14:textId="77777777" w:rsidR="005979B0" w:rsidRPr="00FF2364" w:rsidRDefault="00116867">
            <w:pPr>
              <w:spacing w:after="0" w:line="240" w:lineRule="auto"/>
              <w:rPr>
                <w:rFonts w:ascii="Times New Roman" w:eastAsia="Times New Roman" w:hAnsi="Times New Roman" w:cs="Times New Roman"/>
                <w:highlight w:val="cyan"/>
                <w:lang w:val="en-IN"/>
                <w:rPrChange w:id="289"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90" w:author="User" w:date="2026-03-23T12:56:00Z">
                  <w:rPr>
                    <w:rFonts w:ascii="Times New Roman" w:eastAsia="Times New Roman" w:hAnsi="Times New Roman" w:cs="Times New Roman"/>
                    <w:color w:val="FF0000"/>
                    <w:lang w:val="en-IN"/>
                  </w:rPr>
                </w:rPrChange>
              </w:rPr>
              <w:t>Manual</w:t>
            </w:r>
          </w:p>
        </w:tc>
        <w:tc>
          <w:tcPr>
            <w:tcW w:w="1345" w:type="dxa"/>
            <w:tcBorders>
              <w:top w:val="nil"/>
              <w:left w:val="nil"/>
              <w:bottom w:val="single" w:sz="4" w:space="0" w:color="auto"/>
              <w:right w:val="single" w:sz="4" w:space="0" w:color="auto"/>
            </w:tcBorders>
            <w:vAlign w:val="bottom"/>
          </w:tcPr>
          <w:p w14:paraId="3CDF886B" w14:textId="77777777" w:rsidR="005979B0" w:rsidRPr="00FF2364" w:rsidRDefault="00116867">
            <w:pPr>
              <w:spacing w:after="0" w:line="240" w:lineRule="auto"/>
              <w:rPr>
                <w:rFonts w:ascii="Times New Roman" w:eastAsia="Times New Roman" w:hAnsi="Times New Roman" w:cs="Times New Roman"/>
                <w:highlight w:val="cyan"/>
                <w:lang w:val="en-IN"/>
                <w:rPrChange w:id="29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92" w:author="User" w:date="2026-03-23T12:56:00Z">
                  <w:rPr>
                    <w:rFonts w:ascii="Times New Roman" w:eastAsia="Times New Roman" w:hAnsi="Times New Roman" w:cs="Times New Roman"/>
                    <w:color w:val="FF0000"/>
                    <w:lang w:val="en-IN"/>
                  </w:rPr>
                </w:rPrChange>
              </w:rPr>
              <w:t>Optional</w:t>
            </w:r>
          </w:p>
        </w:tc>
        <w:tc>
          <w:tcPr>
            <w:tcW w:w="1628" w:type="dxa"/>
            <w:tcBorders>
              <w:top w:val="nil"/>
              <w:left w:val="nil"/>
              <w:bottom w:val="single" w:sz="4" w:space="0" w:color="auto"/>
              <w:right w:val="single" w:sz="4" w:space="0" w:color="auto"/>
            </w:tcBorders>
            <w:vAlign w:val="bottom"/>
          </w:tcPr>
          <w:p w14:paraId="64901DA9" w14:textId="77777777" w:rsidR="005979B0" w:rsidRPr="00FF2364" w:rsidRDefault="00116867">
            <w:pPr>
              <w:spacing w:after="0" w:line="240" w:lineRule="auto"/>
              <w:rPr>
                <w:rFonts w:ascii="Times New Roman" w:eastAsia="Times New Roman" w:hAnsi="Times New Roman" w:cs="Times New Roman"/>
                <w:highlight w:val="cyan"/>
                <w:lang w:val="en-IN"/>
                <w:rPrChange w:id="293"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94" w:author="User" w:date="2026-03-23T12:56:00Z">
                  <w:rPr>
                    <w:rFonts w:ascii="Times New Roman" w:eastAsia="Times New Roman" w:hAnsi="Times New Roman" w:cs="Times New Roman"/>
                    <w:color w:val="FF0000"/>
                    <w:lang w:val="en-IN"/>
                  </w:rPr>
                </w:rPrChange>
              </w:rPr>
              <w:t>  not to be shown in quote</w:t>
            </w:r>
          </w:p>
        </w:tc>
        <w:tc>
          <w:tcPr>
            <w:tcW w:w="1949" w:type="dxa"/>
            <w:tcBorders>
              <w:top w:val="nil"/>
              <w:left w:val="nil"/>
              <w:bottom w:val="single" w:sz="4" w:space="0" w:color="auto"/>
              <w:right w:val="single" w:sz="4" w:space="0" w:color="auto"/>
            </w:tcBorders>
            <w:vAlign w:val="bottom"/>
          </w:tcPr>
          <w:p w14:paraId="7EDEFBC6" w14:textId="77777777" w:rsidR="005979B0" w:rsidRPr="00FF2364" w:rsidRDefault="00116867">
            <w:pPr>
              <w:spacing w:after="0" w:line="240" w:lineRule="auto"/>
              <w:rPr>
                <w:rFonts w:ascii="Times New Roman" w:eastAsia="Times New Roman" w:hAnsi="Times New Roman" w:cs="Times New Roman"/>
                <w:highlight w:val="cyan"/>
                <w:lang w:val="en-IN"/>
                <w:rPrChange w:id="295"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96" w:author="User" w:date="2026-03-23T12:56:00Z">
                  <w:rPr>
                    <w:rFonts w:ascii="Times New Roman" w:eastAsia="Times New Roman" w:hAnsi="Times New Roman" w:cs="Times New Roman"/>
                    <w:color w:val="FF0000"/>
                    <w:lang w:val="en-IN"/>
                  </w:rPr>
                </w:rPrChange>
              </w:rPr>
              <w:t>Training charges, entered manually.</w:t>
            </w:r>
          </w:p>
        </w:tc>
      </w:tr>
      <w:tr w:rsidR="005979B0" w14:paraId="5502B9E1"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6E0B9605" w14:textId="77777777" w:rsidR="005979B0" w:rsidRPr="00FF2364" w:rsidRDefault="00116867">
            <w:pPr>
              <w:spacing w:after="0" w:line="240" w:lineRule="auto"/>
              <w:rPr>
                <w:rFonts w:ascii="Times New Roman" w:eastAsia="Times New Roman" w:hAnsi="Times New Roman" w:cs="Times New Roman"/>
                <w:highlight w:val="cyan"/>
                <w:lang w:val="en-IN"/>
                <w:rPrChange w:id="297"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298" w:author="User" w:date="2026-03-23T12:56:00Z">
                  <w:rPr>
                    <w:rFonts w:ascii="Times New Roman" w:eastAsia="Times New Roman" w:hAnsi="Times New Roman" w:cs="Times New Roman"/>
                    <w:color w:val="FF0000"/>
                    <w:lang w:val="en-IN"/>
                  </w:rPr>
                </w:rPrChange>
              </w:rPr>
              <w:t>Promotional Cost</w:t>
            </w:r>
          </w:p>
        </w:tc>
        <w:tc>
          <w:tcPr>
            <w:tcW w:w="1332" w:type="dxa"/>
            <w:tcBorders>
              <w:top w:val="nil"/>
              <w:left w:val="nil"/>
              <w:bottom w:val="single" w:sz="4" w:space="0" w:color="auto"/>
              <w:right w:val="single" w:sz="4" w:space="0" w:color="auto"/>
            </w:tcBorders>
            <w:vAlign w:val="bottom"/>
          </w:tcPr>
          <w:p w14:paraId="23CE43B8" w14:textId="77777777" w:rsidR="005979B0" w:rsidRPr="00FF2364" w:rsidRDefault="00116867">
            <w:pPr>
              <w:spacing w:after="0" w:line="240" w:lineRule="auto"/>
              <w:rPr>
                <w:rFonts w:ascii="Times New Roman" w:eastAsia="Times New Roman" w:hAnsi="Times New Roman" w:cs="Times New Roman"/>
                <w:highlight w:val="cyan"/>
                <w:lang w:val="en-IN"/>
                <w:rPrChange w:id="299"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00" w:author="User" w:date="2026-03-23T12:56:00Z">
                  <w:rPr>
                    <w:rFonts w:ascii="Times New Roman" w:eastAsia="Times New Roman" w:hAnsi="Times New Roman" w:cs="Times New Roman"/>
                    <w:color w:val="FF0000"/>
                    <w:lang w:val="en-IN"/>
                  </w:rPr>
                </w:rPrChange>
              </w:rPr>
              <w:t>Manual</w:t>
            </w:r>
          </w:p>
        </w:tc>
        <w:tc>
          <w:tcPr>
            <w:tcW w:w="1345" w:type="dxa"/>
            <w:tcBorders>
              <w:top w:val="nil"/>
              <w:left w:val="nil"/>
              <w:bottom w:val="single" w:sz="4" w:space="0" w:color="auto"/>
              <w:right w:val="single" w:sz="4" w:space="0" w:color="auto"/>
            </w:tcBorders>
            <w:vAlign w:val="bottom"/>
          </w:tcPr>
          <w:p w14:paraId="202CCA7C" w14:textId="77777777" w:rsidR="005979B0" w:rsidRPr="00FF2364" w:rsidRDefault="00116867">
            <w:pPr>
              <w:spacing w:after="0" w:line="240" w:lineRule="auto"/>
              <w:rPr>
                <w:rFonts w:ascii="Times New Roman" w:eastAsia="Times New Roman" w:hAnsi="Times New Roman" w:cs="Times New Roman"/>
                <w:highlight w:val="cyan"/>
                <w:lang w:val="en-IN"/>
                <w:rPrChange w:id="30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02" w:author="User" w:date="2026-03-23T12:56:00Z">
                  <w:rPr>
                    <w:rFonts w:ascii="Times New Roman" w:eastAsia="Times New Roman" w:hAnsi="Times New Roman" w:cs="Times New Roman"/>
                    <w:color w:val="FF0000"/>
                    <w:lang w:val="en-IN"/>
                  </w:rPr>
                </w:rPrChange>
              </w:rPr>
              <w:t>Optional</w:t>
            </w:r>
          </w:p>
        </w:tc>
        <w:tc>
          <w:tcPr>
            <w:tcW w:w="1628" w:type="dxa"/>
            <w:tcBorders>
              <w:top w:val="nil"/>
              <w:left w:val="nil"/>
              <w:bottom w:val="single" w:sz="4" w:space="0" w:color="auto"/>
              <w:right w:val="single" w:sz="4" w:space="0" w:color="auto"/>
            </w:tcBorders>
            <w:vAlign w:val="bottom"/>
          </w:tcPr>
          <w:p w14:paraId="02639805" w14:textId="77777777" w:rsidR="005979B0" w:rsidRPr="00FF2364" w:rsidRDefault="00116867">
            <w:pPr>
              <w:spacing w:after="0" w:line="240" w:lineRule="auto"/>
              <w:rPr>
                <w:rFonts w:ascii="Times New Roman" w:eastAsia="Times New Roman" w:hAnsi="Times New Roman" w:cs="Times New Roman"/>
                <w:highlight w:val="cyan"/>
                <w:lang w:val="en-IN"/>
                <w:rPrChange w:id="303"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04" w:author="User" w:date="2026-03-23T12:56:00Z">
                  <w:rPr>
                    <w:rFonts w:ascii="Times New Roman" w:eastAsia="Times New Roman" w:hAnsi="Times New Roman" w:cs="Times New Roman"/>
                    <w:color w:val="FF0000"/>
                    <w:lang w:val="en-IN"/>
                  </w:rPr>
                </w:rPrChange>
              </w:rPr>
              <w:t>  not to be shown in quote</w:t>
            </w:r>
          </w:p>
        </w:tc>
        <w:tc>
          <w:tcPr>
            <w:tcW w:w="1949" w:type="dxa"/>
            <w:tcBorders>
              <w:top w:val="nil"/>
              <w:left w:val="nil"/>
              <w:bottom w:val="single" w:sz="4" w:space="0" w:color="auto"/>
              <w:right w:val="single" w:sz="4" w:space="0" w:color="auto"/>
            </w:tcBorders>
            <w:vAlign w:val="bottom"/>
          </w:tcPr>
          <w:p w14:paraId="11DC0E00" w14:textId="77777777" w:rsidR="005979B0" w:rsidRPr="00FF2364" w:rsidRDefault="00116867">
            <w:pPr>
              <w:spacing w:after="0" w:line="240" w:lineRule="auto"/>
              <w:rPr>
                <w:rFonts w:ascii="Times New Roman" w:eastAsia="Times New Roman" w:hAnsi="Times New Roman" w:cs="Times New Roman"/>
                <w:highlight w:val="cyan"/>
                <w:lang w:val="en-IN"/>
                <w:rPrChange w:id="305"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06" w:author="User" w:date="2026-03-23T12:56:00Z">
                  <w:rPr>
                    <w:rFonts w:ascii="Times New Roman" w:eastAsia="Times New Roman" w:hAnsi="Times New Roman" w:cs="Times New Roman"/>
                    <w:color w:val="FF0000"/>
                    <w:lang w:val="en-IN"/>
                  </w:rPr>
                </w:rPrChange>
              </w:rPr>
              <w:t>Promotional charges, entered manually.</w:t>
            </w:r>
          </w:p>
        </w:tc>
      </w:tr>
      <w:tr w:rsidR="00FF2364" w14:paraId="77433BE5"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38AB29CA" w14:textId="77777777" w:rsidR="00FF2364" w:rsidRPr="00FF2364" w:rsidRDefault="00FF2364" w:rsidP="00FF2364">
            <w:pPr>
              <w:spacing w:line="240" w:lineRule="auto"/>
              <w:rPr>
                <w:rFonts w:ascii="Times New Roman" w:eastAsia="Times New Roman" w:hAnsi="Times New Roman" w:cs="Times New Roman"/>
                <w:highlight w:val="cyan"/>
                <w:lang w:val="en-IN"/>
                <w:rPrChange w:id="307"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08" w:author="User" w:date="2026-03-23T12:56:00Z">
                  <w:rPr>
                    <w:rFonts w:ascii="Times New Roman" w:eastAsia="Times New Roman" w:hAnsi="Times New Roman" w:cs="Times New Roman"/>
                    <w:color w:val="FF0000"/>
                    <w:lang w:val="en-IN"/>
                  </w:rPr>
                </w:rPrChange>
              </w:rPr>
              <w:t>Insurance Cost</w:t>
            </w:r>
          </w:p>
        </w:tc>
        <w:tc>
          <w:tcPr>
            <w:tcW w:w="1332" w:type="dxa"/>
            <w:tcBorders>
              <w:top w:val="nil"/>
              <w:left w:val="nil"/>
              <w:bottom w:val="single" w:sz="4" w:space="0" w:color="auto"/>
              <w:right w:val="single" w:sz="4" w:space="0" w:color="auto"/>
            </w:tcBorders>
            <w:vAlign w:val="bottom"/>
          </w:tcPr>
          <w:p w14:paraId="4608EA70" w14:textId="12AF1B5C" w:rsidR="00FF2364" w:rsidRPr="00FF2364" w:rsidRDefault="00FF2364" w:rsidP="00FF2364">
            <w:pPr>
              <w:spacing w:line="240" w:lineRule="auto"/>
              <w:rPr>
                <w:rFonts w:ascii="Times New Roman" w:eastAsia="Times New Roman" w:hAnsi="Times New Roman" w:cs="Times New Roman"/>
                <w:highlight w:val="cyan"/>
                <w:lang w:val="en-IN"/>
                <w:rPrChange w:id="309" w:author="User" w:date="2026-03-23T12:56:00Z">
                  <w:rPr>
                    <w:rFonts w:ascii="Times New Roman" w:eastAsia="Times New Roman" w:hAnsi="Times New Roman" w:cs="Times New Roman"/>
                    <w:color w:val="FF0000"/>
                    <w:lang w:val="en-IN"/>
                  </w:rPr>
                </w:rPrChange>
              </w:rPr>
            </w:pPr>
            <w:ins w:id="310" w:author="User" w:date="2026-03-23T13:00:00Z">
              <w:r w:rsidRPr="007162E3">
                <w:rPr>
                  <w:rFonts w:ascii="Times New Roman" w:eastAsia="Times New Roman" w:hAnsi="Times New Roman" w:cs="Times New Roman"/>
                  <w:highlight w:val="cyan"/>
                  <w:lang w:val="en-IN"/>
                </w:rPr>
                <w:t>Manual</w:t>
              </w:r>
            </w:ins>
          </w:p>
        </w:tc>
        <w:tc>
          <w:tcPr>
            <w:tcW w:w="1345" w:type="dxa"/>
            <w:tcBorders>
              <w:top w:val="nil"/>
              <w:left w:val="nil"/>
              <w:bottom w:val="single" w:sz="4" w:space="0" w:color="auto"/>
              <w:right w:val="single" w:sz="4" w:space="0" w:color="auto"/>
            </w:tcBorders>
            <w:vAlign w:val="bottom"/>
          </w:tcPr>
          <w:p w14:paraId="27C9DE71" w14:textId="62B96260" w:rsidR="00FF2364" w:rsidRPr="00FF2364" w:rsidRDefault="00FF2364" w:rsidP="00FF2364">
            <w:pPr>
              <w:spacing w:line="240" w:lineRule="auto"/>
              <w:rPr>
                <w:rFonts w:ascii="Times New Roman" w:eastAsia="Times New Roman" w:hAnsi="Times New Roman" w:cs="Times New Roman"/>
                <w:highlight w:val="cyan"/>
                <w:lang w:val="en-IN"/>
                <w:rPrChange w:id="311" w:author="User" w:date="2026-03-23T12:56:00Z">
                  <w:rPr>
                    <w:rFonts w:ascii="Times New Roman" w:eastAsia="Times New Roman" w:hAnsi="Times New Roman" w:cs="Times New Roman"/>
                    <w:color w:val="FF0000"/>
                    <w:lang w:val="en-IN"/>
                  </w:rPr>
                </w:rPrChange>
              </w:rPr>
            </w:pPr>
            <w:ins w:id="312" w:author="User" w:date="2026-03-23T13:00:00Z">
              <w:r w:rsidRPr="007162E3">
                <w:rPr>
                  <w:rFonts w:ascii="Times New Roman" w:eastAsia="Times New Roman" w:hAnsi="Times New Roman" w:cs="Times New Roman"/>
                  <w:highlight w:val="cyan"/>
                  <w:lang w:val="en-IN"/>
                </w:rPr>
                <w:t>Optional</w:t>
              </w:r>
            </w:ins>
          </w:p>
        </w:tc>
        <w:tc>
          <w:tcPr>
            <w:tcW w:w="1628" w:type="dxa"/>
            <w:tcBorders>
              <w:top w:val="nil"/>
              <w:left w:val="nil"/>
              <w:bottom w:val="single" w:sz="4" w:space="0" w:color="auto"/>
              <w:right w:val="single" w:sz="4" w:space="0" w:color="auto"/>
            </w:tcBorders>
            <w:vAlign w:val="bottom"/>
          </w:tcPr>
          <w:p w14:paraId="61CC212A" w14:textId="77777777" w:rsidR="00FF2364" w:rsidRPr="00FF2364" w:rsidRDefault="00FF2364" w:rsidP="00FF2364">
            <w:pPr>
              <w:spacing w:line="240" w:lineRule="auto"/>
              <w:rPr>
                <w:rFonts w:ascii="Times New Roman" w:eastAsia="Times New Roman" w:hAnsi="Times New Roman" w:cs="Times New Roman"/>
                <w:highlight w:val="cyan"/>
                <w:lang w:val="en-IN"/>
                <w:rPrChange w:id="313"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14" w:author="User" w:date="2026-03-23T12:56:00Z">
                  <w:rPr>
                    <w:rFonts w:ascii="Times New Roman" w:eastAsia="Times New Roman" w:hAnsi="Times New Roman" w:cs="Times New Roman"/>
                    <w:color w:val="FF0000"/>
                    <w:lang w:val="en-IN"/>
                  </w:rPr>
                </w:rPrChange>
              </w:rPr>
              <w:t>not to be shown in quote</w:t>
            </w:r>
          </w:p>
        </w:tc>
        <w:tc>
          <w:tcPr>
            <w:tcW w:w="1949" w:type="dxa"/>
            <w:tcBorders>
              <w:top w:val="nil"/>
              <w:left w:val="nil"/>
              <w:bottom w:val="single" w:sz="4" w:space="0" w:color="auto"/>
              <w:right w:val="single" w:sz="4" w:space="0" w:color="auto"/>
            </w:tcBorders>
            <w:vAlign w:val="bottom"/>
          </w:tcPr>
          <w:p w14:paraId="26B85F7F" w14:textId="77777777" w:rsidR="00FF2364" w:rsidRPr="00FF2364" w:rsidRDefault="00FF2364" w:rsidP="00FF2364">
            <w:pPr>
              <w:spacing w:line="240" w:lineRule="auto"/>
              <w:rPr>
                <w:rFonts w:ascii="Times New Roman" w:eastAsia="Times New Roman" w:hAnsi="Times New Roman" w:cs="Times New Roman"/>
                <w:lang w:val="en-IN"/>
                <w:rPrChange w:id="315" w:author="User" w:date="2026-03-23T12:56:00Z">
                  <w:rPr>
                    <w:rFonts w:ascii="Times New Roman" w:eastAsia="Times New Roman" w:hAnsi="Times New Roman" w:cs="Times New Roman"/>
                    <w:color w:val="FF0000"/>
                    <w:lang w:val="en-IN"/>
                  </w:rPr>
                </w:rPrChange>
              </w:rPr>
            </w:pPr>
          </w:p>
        </w:tc>
      </w:tr>
      <w:tr w:rsidR="00FF2364" w14:paraId="049F399C"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26B02838" w14:textId="77777777" w:rsidR="00FF2364" w:rsidRPr="00FF2364" w:rsidRDefault="00FF2364" w:rsidP="00FF2364">
            <w:pPr>
              <w:spacing w:line="240" w:lineRule="auto"/>
              <w:rPr>
                <w:rFonts w:ascii="Times New Roman" w:eastAsia="Times New Roman" w:hAnsi="Times New Roman" w:cs="Times New Roman"/>
                <w:highlight w:val="cyan"/>
                <w:lang w:val="en-IN"/>
                <w:rPrChange w:id="316"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17" w:author="User" w:date="2026-03-23T12:56:00Z">
                  <w:rPr>
                    <w:rFonts w:ascii="Times New Roman" w:eastAsia="Times New Roman" w:hAnsi="Times New Roman" w:cs="Times New Roman"/>
                    <w:color w:val="FF0000"/>
                    <w:lang w:val="en-IN"/>
                  </w:rPr>
                </w:rPrChange>
              </w:rPr>
              <w:t>Internal transport cost</w:t>
            </w:r>
          </w:p>
        </w:tc>
        <w:tc>
          <w:tcPr>
            <w:tcW w:w="1332" w:type="dxa"/>
            <w:tcBorders>
              <w:top w:val="nil"/>
              <w:left w:val="nil"/>
              <w:bottom w:val="single" w:sz="4" w:space="0" w:color="auto"/>
              <w:right w:val="single" w:sz="4" w:space="0" w:color="auto"/>
            </w:tcBorders>
            <w:vAlign w:val="bottom"/>
          </w:tcPr>
          <w:p w14:paraId="4341A3A7" w14:textId="1917D2A1" w:rsidR="00FF2364" w:rsidRPr="00FF2364" w:rsidRDefault="00FF2364" w:rsidP="00FF2364">
            <w:pPr>
              <w:spacing w:line="240" w:lineRule="auto"/>
              <w:rPr>
                <w:rFonts w:ascii="Times New Roman" w:eastAsia="Times New Roman" w:hAnsi="Times New Roman" w:cs="Times New Roman"/>
                <w:highlight w:val="cyan"/>
                <w:lang w:val="en-IN"/>
                <w:rPrChange w:id="318" w:author="User" w:date="2026-03-23T12:56:00Z">
                  <w:rPr>
                    <w:rFonts w:ascii="Times New Roman" w:eastAsia="Times New Roman" w:hAnsi="Times New Roman" w:cs="Times New Roman"/>
                    <w:color w:val="FF0000"/>
                    <w:lang w:val="en-IN"/>
                  </w:rPr>
                </w:rPrChange>
              </w:rPr>
            </w:pPr>
            <w:ins w:id="319" w:author="User" w:date="2026-03-23T13:00:00Z">
              <w:r w:rsidRPr="007162E3">
                <w:rPr>
                  <w:rFonts w:ascii="Times New Roman" w:eastAsia="Times New Roman" w:hAnsi="Times New Roman" w:cs="Times New Roman"/>
                  <w:highlight w:val="cyan"/>
                  <w:lang w:val="en-IN"/>
                </w:rPr>
                <w:t>Manual</w:t>
              </w:r>
            </w:ins>
          </w:p>
        </w:tc>
        <w:tc>
          <w:tcPr>
            <w:tcW w:w="1345" w:type="dxa"/>
            <w:tcBorders>
              <w:top w:val="nil"/>
              <w:left w:val="nil"/>
              <w:bottom w:val="single" w:sz="4" w:space="0" w:color="auto"/>
              <w:right w:val="single" w:sz="4" w:space="0" w:color="auto"/>
            </w:tcBorders>
            <w:vAlign w:val="bottom"/>
          </w:tcPr>
          <w:p w14:paraId="63258627" w14:textId="41F83A23" w:rsidR="00FF2364" w:rsidRPr="00FF2364" w:rsidRDefault="00FF2364" w:rsidP="00FF2364">
            <w:pPr>
              <w:spacing w:line="240" w:lineRule="auto"/>
              <w:rPr>
                <w:rFonts w:ascii="Times New Roman" w:eastAsia="Times New Roman" w:hAnsi="Times New Roman" w:cs="Times New Roman"/>
                <w:highlight w:val="cyan"/>
                <w:lang w:val="en-IN"/>
                <w:rPrChange w:id="320" w:author="User" w:date="2026-03-23T12:56:00Z">
                  <w:rPr>
                    <w:rFonts w:ascii="Times New Roman" w:eastAsia="Times New Roman" w:hAnsi="Times New Roman" w:cs="Times New Roman"/>
                    <w:color w:val="FF0000"/>
                    <w:lang w:val="en-IN"/>
                  </w:rPr>
                </w:rPrChange>
              </w:rPr>
            </w:pPr>
            <w:ins w:id="321" w:author="User" w:date="2026-03-23T13:00:00Z">
              <w:r w:rsidRPr="007162E3">
                <w:rPr>
                  <w:rFonts w:ascii="Times New Roman" w:eastAsia="Times New Roman" w:hAnsi="Times New Roman" w:cs="Times New Roman"/>
                  <w:highlight w:val="cyan"/>
                  <w:lang w:val="en-IN"/>
                </w:rPr>
                <w:t>Optional</w:t>
              </w:r>
            </w:ins>
          </w:p>
        </w:tc>
        <w:tc>
          <w:tcPr>
            <w:tcW w:w="1628" w:type="dxa"/>
            <w:tcBorders>
              <w:top w:val="nil"/>
              <w:left w:val="nil"/>
              <w:bottom w:val="single" w:sz="4" w:space="0" w:color="auto"/>
              <w:right w:val="single" w:sz="4" w:space="0" w:color="auto"/>
            </w:tcBorders>
            <w:vAlign w:val="bottom"/>
          </w:tcPr>
          <w:p w14:paraId="315AD3F3" w14:textId="77777777" w:rsidR="00FF2364" w:rsidRPr="00FF2364" w:rsidRDefault="00FF2364" w:rsidP="00FF2364">
            <w:pPr>
              <w:spacing w:line="240" w:lineRule="auto"/>
              <w:rPr>
                <w:rFonts w:ascii="Times New Roman" w:eastAsia="Times New Roman" w:hAnsi="Times New Roman" w:cs="Times New Roman"/>
                <w:highlight w:val="cyan"/>
                <w:lang w:val="en-IN"/>
                <w:rPrChange w:id="322"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23" w:author="User" w:date="2026-03-23T12:56:00Z">
                  <w:rPr>
                    <w:rFonts w:ascii="Times New Roman" w:eastAsia="Times New Roman" w:hAnsi="Times New Roman" w:cs="Times New Roman"/>
                    <w:color w:val="FF0000"/>
                    <w:lang w:val="en-IN"/>
                  </w:rPr>
                </w:rPrChange>
              </w:rPr>
              <w:t>not to be shown in quote</w:t>
            </w:r>
          </w:p>
        </w:tc>
        <w:tc>
          <w:tcPr>
            <w:tcW w:w="1949" w:type="dxa"/>
            <w:tcBorders>
              <w:top w:val="nil"/>
              <w:left w:val="nil"/>
              <w:bottom w:val="single" w:sz="4" w:space="0" w:color="auto"/>
              <w:right w:val="single" w:sz="4" w:space="0" w:color="auto"/>
            </w:tcBorders>
            <w:vAlign w:val="bottom"/>
          </w:tcPr>
          <w:p w14:paraId="66EA6221" w14:textId="77777777" w:rsidR="00FF2364" w:rsidRPr="00FF2364" w:rsidRDefault="00FF2364" w:rsidP="00FF2364">
            <w:pPr>
              <w:spacing w:line="240" w:lineRule="auto"/>
              <w:rPr>
                <w:rFonts w:ascii="Times New Roman" w:eastAsia="Times New Roman" w:hAnsi="Times New Roman" w:cs="Times New Roman"/>
                <w:lang w:val="en-IN"/>
                <w:rPrChange w:id="324" w:author="User" w:date="2026-03-23T12:56:00Z">
                  <w:rPr>
                    <w:rFonts w:ascii="Times New Roman" w:eastAsia="Times New Roman" w:hAnsi="Times New Roman" w:cs="Times New Roman"/>
                    <w:color w:val="FF0000"/>
                    <w:lang w:val="en-IN"/>
                  </w:rPr>
                </w:rPrChange>
              </w:rPr>
            </w:pPr>
          </w:p>
        </w:tc>
      </w:tr>
      <w:tr w:rsidR="00FF2364" w14:paraId="4E9C996C"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319BD8E5" w14:textId="77777777" w:rsidR="00FF2364" w:rsidRPr="00FF2364" w:rsidRDefault="00FF2364" w:rsidP="00FF2364">
            <w:pPr>
              <w:spacing w:line="240" w:lineRule="auto"/>
              <w:rPr>
                <w:rFonts w:ascii="Times New Roman" w:eastAsia="Times New Roman" w:hAnsi="Times New Roman" w:cs="Times New Roman"/>
                <w:highlight w:val="cyan"/>
                <w:lang w:val="en-IN"/>
                <w:rPrChange w:id="325"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26" w:author="User" w:date="2026-03-23T12:56:00Z">
                  <w:rPr>
                    <w:rFonts w:ascii="Times New Roman" w:eastAsia="Times New Roman" w:hAnsi="Times New Roman" w:cs="Times New Roman"/>
                    <w:color w:val="FF0000"/>
                    <w:lang w:val="en-IN"/>
                  </w:rPr>
                </w:rPrChange>
              </w:rPr>
              <w:t>Warranty cost</w:t>
            </w:r>
          </w:p>
        </w:tc>
        <w:tc>
          <w:tcPr>
            <w:tcW w:w="1332" w:type="dxa"/>
            <w:tcBorders>
              <w:top w:val="nil"/>
              <w:left w:val="nil"/>
              <w:bottom w:val="single" w:sz="4" w:space="0" w:color="auto"/>
              <w:right w:val="single" w:sz="4" w:space="0" w:color="auto"/>
            </w:tcBorders>
            <w:vAlign w:val="bottom"/>
          </w:tcPr>
          <w:p w14:paraId="433659CB" w14:textId="7F6EA541" w:rsidR="00FF2364" w:rsidRPr="00FF2364" w:rsidRDefault="00FF2364" w:rsidP="00FF2364">
            <w:pPr>
              <w:spacing w:line="240" w:lineRule="auto"/>
              <w:rPr>
                <w:rFonts w:ascii="Times New Roman" w:eastAsia="Times New Roman" w:hAnsi="Times New Roman" w:cs="Times New Roman"/>
                <w:highlight w:val="cyan"/>
                <w:lang w:val="en-IN"/>
                <w:rPrChange w:id="327" w:author="User" w:date="2026-03-23T12:56:00Z">
                  <w:rPr>
                    <w:rFonts w:ascii="Times New Roman" w:eastAsia="Times New Roman" w:hAnsi="Times New Roman" w:cs="Times New Roman"/>
                    <w:color w:val="FF0000"/>
                    <w:lang w:val="en-IN"/>
                  </w:rPr>
                </w:rPrChange>
              </w:rPr>
            </w:pPr>
            <w:ins w:id="328" w:author="User" w:date="2026-03-23T13:00:00Z">
              <w:r w:rsidRPr="007162E3">
                <w:rPr>
                  <w:rFonts w:ascii="Times New Roman" w:eastAsia="Times New Roman" w:hAnsi="Times New Roman" w:cs="Times New Roman"/>
                  <w:highlight w:val="cyan"/>
                  <w:lang w:val="en-IN"/>
                </w:rPr>
                <w:t>Manual</w:t>
              </w:r>
            </w:ins>
          </w:p>
        </w:tc>
        <w:tc>
          <w:tcPr>
            <w:tcW w:w="1345" w:type="dxa"/>
            <w:tcBorders>
              <w:top w:val="nil"/>
              <w:left w:val="nil"/>
              <w:bottom w:val="single" w:sz="4" w:space="0" w:color="auto"/>
              <w:right w:val="single" w:sz="4" w:space="0" w:color="auto"/>
            </w:tcBorders>
            <w:vAlign w:val="bottom"/>
          </w:tcPr>
          <w:p w14:paraId="55A2F3F1" w14:textId="52C69989" w:rsidR="00FF2364" w:rsidRPr="00FF2364" w:rsidRDefault="00FF2364" w:rsidP="00FF2364">
            <w:pPr>
              <w:spacing w:line="240" w:lineRule="auto"/>
              <w:rPr>
                <w:rFonts w:ascii="Times New Roman" w:eastAsia="Times New Roman" w:hAnsi="Times New Roman" w:cs="Times New Roman"/>
                <w:highlight w:val="cyan"/>
                <w:lang w:val="en-IN"/>
                <w:rPrChange w:id="329" w:author="User" w:date="2026-03-23T12:56:00Z">
                  <w:rPr>
                    <w:rFonts w:ascii="Times New Roman" w:eastAsia="Times New Roman" w:hAnsi="Times New Roman" w:cs="Times New Roman"/>
                    <w:color w:val="FF0000"/>
                    <w:lang w:val="en-IN"/>
                  </w:rPr>
                </w:rPrChange>
              </w:rPr>
            </w:pPr>
            <w:ins w:id="330" w:author="User" w:date="2026-03-23T13:00:00Z">
              <w:r w:rsidRPr="007162E3">
                <w:rPr>
                  <w:rFonts w:ascii="Times New Roman" w:eastAsia="Times New Roman" w:hAnsi="Times New Roman" w:cs="Times New Roman"/>
                  <w:highlight w:val="cyan"/>
                  <w:lang w:val="en-IN"/>
                </w:rPr>
                <w:t>Optional</w:t>
              </w:r>
            </w:ins>
          </w:p>
        </w:tc>
        <w:tc>
          <w:tcPr>
            <w:tcW w:w="1628" w:type="dxa"/>
            <w:tcBorders>
              <w:top w:val="nil"/>
              <w:left w:val="nil"/>
              <w:bottom w:val="single" w:sz="4" w:space="0" w:color="auto"/>
              <w:right w:val="single" w:sz="4" w:space="0" w:color="auto"/>
            </w:tcBorders>
            <w:vAlign w:val="bottom"/>
          </w:tcPr>
          <w:p w14:paraId="071BC23D" w14:textId="77777777" w:rsidR="00FF2364" w:rsidRPr="00FF2364" w:rsidRDefault="00FF2364" w:rsidP="00FF2364">
            <w:pPr>
              <w:spacing w:line="240" w:lineRule="auto"/>
              <w:rPr>
                <w:rFonts w:ascii="Times New Roman" w:eastAsia="Times New Roman" w:hAnsi="Times New Roman" w:cs="Times New Roman"/>
                <w:highlight w:val="cyan"/>
                <w:lang w:val="en-IN"/>
                <w:rPrChange w:id="331" w:author="User" w:date="2026-03-23T12:56:00Z">
                  <w:rPr>
                    <w:rFonts w:ascii="Times New Roman" w:eastAsia="Times New Roman" w:hAnsi="Times New Roman" w:cs="Times New Roman"/>
                    <w:color w:val="FF0000"/>
                    <w:lang w:val="en-IN"/>
                  </w:rPr>
                </w:rPrChange>
              </w:rPr>
            </w:pPr>
            <w:r w:rsidRPr="00FF2364">
              <w:rPr>
                <w:rFonts w:ascii="Times New Roman" w:eastAsia="Times New Roman" w:hAnsi="Times New Roman" w:cs="Times New Roman"/>
                <w:highlight w:val="cyan"/>
                <w:lang w:val="en-IN"/>
                <w:rPrChange w:id="332" w:author="User" w:date="2026-03-23T12:56:00Z">
                  <w:rPr>
                    <w:rFonts w:ascii="Times New Roman" w:eastAsia="Times New Roman" w:hAnsi="Times New Roman" w:cs="Times New Roman"/>
                    <w:color w:val="FF0000"/>
                    <w:lang w:val="en-IN"/>
                  </w:rPr>
                </w:rPrChange>
              </w:rPr>
              <w:t>not to be shown in quote</w:t>
            </w:r>
          </w:p>
        </w:tc>
        <w:tc>
          <w:tcPr>
            <w:tcW w:w="1949" w:type="dxa"/>
            <w:tcBorders>
              <w:top w:val="nil"/>
              <w:left w:val="nil"/>
              <w:bottom w:val="single" w:sz="4" w:space="0" w:color="auto"/>
              <w:right w:val="single" w:sz="4" w:space="0" w:color="auto"/>
            </w:tcBorders>
            <w:vAlign w:val="bottom"/>
          </w:tcPr>
          <w:p w14:paraId="60F804FF" w14:textId="77777777" w:rsidR="00FF2364" w:rsidRPr="00FF2364" w:rsidRDefault="00FF2364" w:rsidP="00FF2364">
            <w:pPr>
              <w:spacing w:line="240" w:lineRule="auto"/>
              <w:rPr>
                <w:rFonts w:ascii="Times New Roman" w:eastAsia="Times New Roman" w:hAnsi="Times New Roman" w:cs="Times New Roman"/>
                <w:lang w:val="en-IN"/>
                <w:rPrChange w:id="333" w:author="User" w:date="2026-03-23T12:56:00Z">
                  <w:rPr>
                    <w:rFonts w:ascii="Times New Roman" w:eastAsia="Times New Roman" w:hAnsi="Times New Roman" w:cs="Times New Roman"/>
                    <w:color w:val="FF0000"/>
                    <w:lang w:val="en-IN"/>
                  </w:rPr>
                </w:rPrChange>
              </w:rPr>
            </w:pPr>
          </w:p>
        </w:tc>
      </w:tr>
      <w:tr w:rsidR="00FF2364" w14:paraId="5A6A6C66"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56E554D5"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Version Number</w:t>
            </w:r>
          </w:p>
        </w:tc>
        <w:tc>
          <w:tcPr>
            <w:tcW w:w="1332" w:type="dxa"/>
            <w:tcBorders>
              <w:top w:val="nil"/>
              <w:left w:val="nil"/>
              <w:bottom w:val="single" w:sz="4" w:space="0" w:color="auto"/>
              <w:right w:val="single" w:sz="4" w:space="0" w:color="auto"/>
            </w:tcBorders>
            <w:vAlign w:val="bottom"/>
          </w:tcPr>
          <w:p w14:paraId="210CB867"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345" w:type="dxa"/>
            <w:tcBorders>
              <w:top w:val="nil"/>
              <w:left w:val="nil"/>
              <w:bottom w:val="single" w:sz="4" w:space="0" w:color="auto"/>
              <w:right w:val="single" w:sz="4" w:space="0" w:color="auto"/>
            </w:tcBorders>
            <w:vAlign w:val="bottom"/>
          </w:tcPr>
          <w:p w14:paraId="2E6B1BDA"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391AB225"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48C89293"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Version/revision number of the quote.</w:t>
            </w:r>
          </w:p>
        </w:tc>
      </w:tr>
      <w:tr w:rsidR="00FF2364" w14:paraId="4C180BAB" w14:textId="77777777" w:rsidTr="00FF2364">
        <w:trPr>
          <w:trHeight w:val="576"/>
        </w:trPr>
        <w:tc>
          <w:tcPr>
            <w:tcW w:w="2393" w:type="dxa"/>
            <w:tcBorders>
              <w:top w:val="nil"/>
              <w:left w:val="single" w:sz="4" w:space="0" w:color="auto"/>
              <w:bottom w:val="single" w:sz="4" w:space="0" w:color="auto"/>
              <w:right w:val="single" w:sz="4" w:space="0" w:color="auto"/>
            </w:tcBorders>
            <w:vAlign w:val="bottom"/>
          </w:tcPr>
          <w:p w14:paraId="7744E453"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Is Active</w:t>
            </w:r>
          </w:p>
        </w:tc>
        <w:tc>
          <w:tcPr>
            <w:tcW w:w="1332" w:type="dxa"/>
            <w:tcBorders>
              <w:top w:val="nil"/>
              <w:left w:val="nil"/>
              <w:bottom w:val="single" w:sz="4" w:space="0" w:color="auto"/>
              <w:right w:val="single" w:sz="4" w:space="0" w:color="auto"/>
            </w:tcBorders>
            <w:vAlign w:val="bottom"/>
          </w:tcPr>
          <w:p w14:paraId="4B23918A"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Checkbox</w:t>
            </w:r>
          </w:p>
        </w:tc>
        <w:tc>
          <w:tcPr>
            <w:tcW w:w="1345" w:type="dxa"/>
            <w:tcBorders>
              <w:top w:val="nil"/>
              <w:left w:val="nil"/>
              <w:bottom w:val="single" w:sz="4" w:space="0" w:color="auto"/>
              <w:right w:val="single" w:sz="4" w:space="0" w:color="auto"/>
            </w:tcBorders>
            <w:vAlign w:val="bottom"/>
          </w:tcPr>
          <w:p w14:paraId="0035FB5D"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628" w:type="dxa"/>
            <w:tcBorders>
              <w:top w:val="nil"/>
              <w:left w:val="nil"/>
              <w:bottom w:val="single" w:sz="4" w:space="0" w:color="auto"/>
              <w:right w:val="single" w:sz="4" w:space="0" w:color="auto"/>
            </w:tcBorders>
            <w:vAlign w:val="bottom"/>
          </w:tcPr>
          <w:p w14:paraId="07B8FB15"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1949" w:type="dxa"/>
            <w:tcBorders>
              <w:top w:val="nil"/>
              <w:left w:val="nil"/>
              <w:bottom w:val="single" w:sz="4" w:space="0" w:color="auto"/>
              <w:right w:val="single" w:sz="4" w:space="0" w:color="auto"/>
            </w:tcBorders>
            <w:vAlign w:val="bottom"/>
          </w:tcPr>
          <w:p w14:paraId="30A35801" w14:textId="77777777" w:rsidR="00FF2364" w:rsidRDefault="00FF2364" w:rsidP="00FF2364">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Indicates whether the quote is active or not.</w:t>
            </w:r>
          </w:p>
        </w:tc>
      </w:tr>
    </w:tbl>
    <w:p w14:paraId="1FF3D370" w14:textId="77777777" w:rsidR="005979B0" w:rsidRDefault="00116867">
      <w:pPr>
        <w:spacing w:before="240" w:after="240"/>
        <w:rPr>
          <w:rFonts w:ascii="Times New Roman" w:eastAsia="Calibri" w:hAnsi="Times New Roman" w:cs="Times New Roman"/>
          <w:b/>
          <w:color w:val="000000"/>
        </w:rPr>
      </w:pPr>
      <w:r>
        <w:rPr>
          <w:rFonts w:ascii="Times New Roman" w:eastAsia="Calibri" w:hAnsi="Times New Roman" w:cs="Times New Roman"/>
          <w:b/>
          <w:color w:val="000000"/>
        </w:rPr>
        <w:t>Quote Line Items Fields</w:t>
      </w:r>
    </w:p>
    <w:tbl>
      <w:tblPr>
        <w:tblW w:w="8647" w:type="dxa"/>
        <w:tblInd w:w="-5" w:type="dxa"/>
        <w:tblLook w:val="04A0" w:firstRow="1" w:lastRow="0" w:firstColumn="1" w:lastColumn="0" w:noHBand="0" w:noVBand="1"/>
      </w:tblPr>
      <w:tblGrid>
        <w:gridCol w:w="2001"/>
        <w:gridCol w:w="1274"/>
        <w:gridCol w:w="1280"/>
        <w:gridCol w:w="1078"/>
        <w:gridCol w:w="3014"/>
      </w:tblGrid>
      <w:tr w:rsidR="005979B0" w14:paraId="305917E8" w14:textId="77777777">
        <w:trPr>
          <w:trHeight w:val="696"/>
        </w:trPr>
        <w:tc>
          <w:tcPr>
            <w:tcW w:w="200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899B011"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Field Name</w:t>
            </w:r>
          </w:p>
        </w:tc>
        <w:tc>
          <w:tcPr>
            <w:tcW w:w="1274" w:type="dxa"/>
            <w:tcBorders>
              <w:top w:val="single" w:sz="4" w:space="0" w:color="auto"/>
              <w:left w:val="nil"/>
              <w:bottom w:val="single" w:sz="4" w:space="0" w:color="auto"/>
              <w:right w:val="single" w:sz="4" w:space="0" w:color="auto"/>
            </w:tcBorders>
            <w:shd w:val="clear" w:color="auto" w:fill="DBE5F1" w:themeFill="accent1" w:themeFillTint="33"/>
          </w:tcPr>
          <w:p w14:paraId="7F1D0A2F"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Type</w:t>
            </w:r>
          </w:p>
        </w:tc>
        <w:tc>
          <w:tcPr>
            <w:tcW w:w="1280" w:type="dxa"/>
            <w:tcBorders>
              <w:top w:val="single" w:sz="4" w:space="0" w:color="auto"/>
              <w:left w:val="nil"/>
              <w:bottom w:val="single" w:sz="4" w:space="0" w:color="auto"/>
              <w:right w:val="single" w:sz="4" w:space="0" w:color="auto"/>
            </w:tcBorders>
            <w:shd w:val="clear" w:color="auto" w:fill="DBE5F1" w:themeFill="accent1" w:themeFillTint="33"/>
          </w:tcPr>
          <w:p w14:paraId="4DE30DF8"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Optional/ Mandatory</w:t>
            </w:r>
          </w:p>
        </w:tc>
        <w:tc>
          <w:tcPr>
            <w:tcW w:w="1078" w:type="dxa"/>
            <w:tcBorders>
              <w:top w:val="single" w:sz="4" w:space="0" w:color="auto"/>
              <w:left w:val="nil"/>
              <w:bottom w:val="single" w:sz="4" w:space="0" w:color="auto"/>
              <w:right w:val="single" w:sz="4" w:space="0" w:color="auto"/>
            </w:tcBorders>
            <w:shd w:val="clear" w:color="auto" w:fill="DBE5F1" w:themeFill="accent1" w:themeFillTint="33"/>
          </w:tcPr>
          <w:p w14:paraId="35FD3C6C"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Picklist Values</w:t>
            </w:r>
          </w:p>
        </w:tc>
        <w:tc>
          <w:tcPr>
            <w:tcW w:w="3014" w:type="dxa"/>
            <w:tcBorders>
              <w:top w:val="single" w:sz="4" w:space="0" w:color="auto"/>
              <w:left w:val="nil"/>
              <w:bottom w:val="single" w:sz="4" w:space="0" w:color="auto"/>
              <w:right w:val="single" w:sz="4" w:space="0" w:color="auto"/>
            </w:tcBorders>
            <w:shd w:val="clear" w:color="auto" w:fill="DBE5F1" w:themeFill="accent1" w:themeFillTint="33"/>
          </w:tcPr>
          <w:p w14:paraId="45EDF46A" w14:textId="77777777" w:rsidR="005979B0" w:rsidRDefault="00116867">
            <w:pPr>
              <w:spacing w:after="0" w:line="240" w:lineRule="auto"/>
              <w:jc w:val="center"/>
              <w:rPr>
                <w:rFonts w:ascii="Times New Roman" w:eastAsia="Times New Roman" w:hAnsi="Times New Roman" w:cs="Times New Roman"/>
                <w:b/>
                <w:bCs/>
                <w:color w:val="000000"/>
                <w:lang w:val="en-IN"/>
              </w:rPr>
            </w:pPr>
            <w:r>
              <w:rPr>
                <w:rFonts w:ascii="Times New Roman" w:eastAsia="Times New Roman" w:hAnsi="Times New Roman" w:cs="Times New Roman"/>
                <w:b/>
                <w:bCs/>
                <w:color w:val="000000"/>
                <w:lang w:val="en-IN"/>
              </w:rPr>
              <w:t>Comments</w:t>
            </w:r>
          </w:p>
        </w:tc>
      </w:tr>
      <w:tr w:rsidR="005979B0" w14:paraId="0632A757" w14:textId="77777777">
        <w:trPr>
          <w:trHeight w:val="90"/>
        </w:trPr>
        <w:tc>
          <w:tcPr>
            <w:tcW w:w="2001" w:type="dxa"/>
            <w:tcBorders>
              <w:top w:val="nil"/>
              <w:left w:val="single" w:sz="4" w:space="0" w:color="auto"/>
              <w:bottom w:val="single" w:sz="4" w:space="0" w:color="auto"/>
              <w:right w:val="single" w:sz="4" w:space="0" w:color="auto"/>
            </w:tcBorders>
            <w:vAlign w:val="bottom"/>
          </w:tcPr>
          <w:p w14:paraId="47170F2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Line Item No</w:t>
            </w:r>
          </w:p>
        </w:tc>
        <w:tc>
          <w:tcPr>
            <w:tcW w:w="1274" w:type="dxa"/>
            <w:tcBorders>
              <w:top w:val="nil"/>
              <w:left w:val="nil"/>
              <w:bottom w:val="single" w:sz="4" w:space="0" w:color="auto"/>
              <w:right w:val="single" w:sz="4" w:space="0" w:color="auto"/>
            </w:tcBorders>
            <w:vAlign w:val="bottom"/>
          </w:tcPr>
          <w:p w14:paraId="3BAC6B19"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Auto-generated</w:t>
            </w:r>
          </w:p>
        </w:tc>
        <w:tc>
          <w:tcPr>
            <w:tcW w:w="1280" w:type="dxa"/>
            <w:tcBorders>
              <w:top w:val="nil"/>
              <w:left w:val="nil"/>
              <w:bottom w:val="single" w:sz="4" w:space="0" w:color="auto"/>
              <w:right w:val="single" w:sz="4" w:space="0" w:color="auto"/>
            </w:tcBorders>
            <w:vAlign w:val="bottom"/>
          </w:tcPr>
          <w:p w14:paraId="6FA1D03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6879E844"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294FAF8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Unique identifier for each line item, generated automatically.</w:t>
            </w:r>
          </w:p>
        </w:tc>
      </w:tr>
      <w:tr w:rsidR="005979B0" w14:paraId="0E356330" w14:textId="77777777">
        <w:trPr>
          <w:trHeight w:val="576"/>
        </w:trPr>
        <w:tc>
          <w:tcPr>
            <w:tcW w:w="2001" w:type="dxa"/>
            <w:tcBorders>
              <w:top w:val="nil"/>
              <w:left w:val="single" w:sz="4" w:space="0" w:color="auto"/>
              <w:bottom w:val="single" w:sz="4" w:space="0" w:color="auto"/>
              <w:right w:val="single" w:sz="4" w:space="0" w:color="auto"/>
            </w:tcBorders>
            <w:vAlign w:val="bottom"/>
          </w:tcPr>
          <w:p w14:paraId="6DDC3DA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lastRenderedPageBreak/>
              <w:t>Product Code</w:t>
            </w:r>
          </w:p>
        </w:tc>
        <w:tc>
          <w:tcPr>
            <w:tcW w:w="1274" w:type="dxa"/>
            <w:tcBorders>
              <w:top w:val="nil"/>
              <w:left w:val="nil"/>
              <w:bottom w:val="single" w:sz="4" w:space="0" w:color="auto"/>
              <w:right w:val="single" w:sz="4" w:space="0" w:color="auto"/>
            </w:tcBorders>
            <w:vAlign w:val="bottom"/>
          </w:tcPr>
          <w:p w14:paraId="46C39D05" w14:textId="6EB7F373"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280" w:type="dxa"/>
            <w:tcBorders>
              <w:top w:val="nil"/>
              <w:left w:val="nil"/>
              <w:bottom w:val="single" w:sz="4" w:space="0" w:color="auto"/>
              <w:right w:val="single" w:sz="4" w:space="0" w:color="auto"/>
            </w:tcBorders>
            <w:vAlign w:val="bottom"/>
          </w:tcPr>
          <w:p w14:paraId="59ED715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3FEFD57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6A061A8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Unique code for the product. Captured by system based on the product added to the quote</w:t>
            </w:r>
          </w:p>
        </w:tc>
      </w:tr>
      <w:tr w:rsidR="005979B0" w14:paraId="63025CA6" w14:textId="77777777">
        <w:trPr>
          <w:trHeight w:val="1152"/>
        </w:trPr>
        <w:tc>
          <w:tcPr>
            <w:tcW w:w="2001" w:type="dxa"/>
            <w:tcBorders>
              <w:top w:val="nil"/>
              <w:left w:val="single" w:sz="4" w:space="0" w:color="auto"/>
              <w:bottom w:val="single" w:sz="4" w:space="0" w:color="auto"/>
              <w:right w:val="single" w:sz="4" w:space="0" w:color="auto"/>
            </w:tcBorders>
            <w:vAlign w:val="bottom"/>
          </w:tcPr>
          <w:p w14:paraId="671EC12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Line Description</w:t>
            </w:r>
          </w:p>
        </w:tc>
        <w:tc>
          <w:tcPr>
            <w:tcW w:w="1274" w:type="dxa"/>
            <w:tcBorders>
              <w:top w:val="nil"/>
              <w:left w:val="nil"/>
              <w:bottom w:val="single" w:sz="4" w:space="0" w:color="auto"/>
              <w:right w:val="single" w:sz="4" w:space="0" w:color="auto"/>
            </w:tcBorders>
            <w:vAlign w:val="bottom"/>
          </w:tcPr>
          <w:p w14:paraId="2B2E862F" w14:textId="22037079"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280" w:type="dxa"/>
            <w:tcBorders>
              <w:top w:val="nil"/>
              <w:left w:val="nil"/>
              <w:bottom w:val="single" w:sz="4" w:space="0" w:color="auto"/>
              <w:right w:val="single" w:sz="4" w:space="0" w:color="auto"/>
            </w:tcBorders>
            <w:vAlign w:val="bottom"/>
          </w:tcPr>
          <w:p w14:paraId="61BFB58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254F3B7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3323681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Short description of the product.</w:t>
            </w:r>
          </w:p>
        </w:tc>
      </w:tr>
      <w:tr w:rsidR="005979B0" w14:paraId="27C8F9D6" w14:textId="77777777">
        <w:trPr>
          <w:trHeight w:val="1728"/>
        </w:trPr>
        <w:tc>
          <w:tcPr>
            <w:tcW w:w="2001" w:type="dxa"/>
            <w:tcBorders>
              <w:top w:val="nil"/>
              <w:left w:val="single" w:sz="4" w:space="0" w:color="auto"/>
              <w:bottom w:val="single" w:sz="4" w:space="0" w:color="auto"/>
              <w:right w:val="single" w:sz="4" w:space="0" w:color="auto"/>
            </w:tcBorders>
            <w:vAlign w:val="bottom"/>
          </w:tcPr>
          <w:p w14:paraId="6FF45C4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Product Detailed Description (Features &amp; Specs)</w:t>
            </w:r>
          </w:p>
        </w:tc>
        <w:tc>
          <w:tcPr>
            <w:tcW w:w="1274" w:type="dxa"/>
            <w:tcBorders>
              <w:top w:val="nil"/>
              <w:left w:val="nil"/>
              <w:bottom w:val="single" w:sz="4" w:space="0" w:color="auto"/>
              <w:right w:val="single" w:sz="4" w:space="0" w:color="auto"/>
            </w:tcBorders>
            <w:vAlign w:val="bottom"/>
          </w:tcPr>
          <w:p w14:paraId="0B03CD09" w14:textId="3248D144"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280" w:type="dxa"/>
            <w:tcBorders>
              <w:top w:val="nil"/>
              <w:left w:val="nil"/>
              <w:bottom w:val="single" w:sz="4" w:space="0" w:color="auto"/>
              <w:right w:val="single" w:sz="4" w:space="0" w:color="auto"/>
            </w:tcBorders>
            <w:vAlign w:val="bottom"/>
          </w:tcPr>
          <w:p w14:paraId="568D621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0846B29A"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4BBEA01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Detailed description of the product including features and specifications. Captured by system based on the product added to the quote</w:t>
            </w:r>
          </w:p>
        </w:tc>
      </w:tr>
      <w:tr w:rsidR="005979B0" w14:paraId="409C4E0B" w14:textId="77777777">
        <w:trPr>
          <w:trHeight w:val="576"/>
        </w:trPr>
        <w:tc>
          <w:tcPr>
            <w:tcW w:w="2001" w:type="dxa"/>
            <w:tcBorders>
              <w:top w:val="nil"/>
              <w:left w:val="single" w:sz="4" w:space="0" w:color="auto"/>
              <w:bottom w:val="single" w:sz="4" w:space="0" w:color="auto"/>
              <w:right w:val="single" w:sz="4" w:space="0" w:color="auto"/>
            </w:tcBorders>
            <w:vAlign w:val="bottom"/>
          </w:tcPr>
          <w:p w14:paraId="63A5F49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Quantity</w:t>
            </w:r>
          </w:p>
        </w:tc>
        <w:tc>
          <w:tcPr>
            <w:tcW w:w="1274" w:type="dxa"/>
            <w:tcBorders>
              <w:top w:val="nil"/>
              <w:left w:val="nil"/>
              <w:bottom w:val="single" w:sz="4" w:space="0" w:color="auto"/>
              <w:right w:val="single" w:sz="4" w:space="0" w:color="auto"/>
            </w:tcBorders>
            <w:vAlign w:val="bottom"/>
          </w:tcPr>
          <w:p w14:paraId="2404D77E" w14:textId="2E90FD03"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Number</w:t>
            </w:r>
          </w:p>
        </w:tc>
        <w:tc>
          <w:tcPr>
            <w:tcW w:w="1280" w:type="dxa"/>
            <w:tcBorders>
              <w:top w:val="nil"/>
              <w:left w:val="nil"/>
              <w:bottom w:val="single" w:sz="4" w:space="0" w:color="auto"/>
              <w:right w:val="single" w:sz="4" w:space="0" w:color="auto"/>
            </w:tcBorders>
            <w:vAlign w:val="bottom"/>
          </w:tcPr>
          <w:p w14:paraId="4DFE527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4F67788B"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14E13376"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xml:space="preserve">The quantity of the each product </w:t>
            </w:r>
          </w:p>
        </w:tc>
      </w:tr>
      <w:tr w:rsidR="005979B0" w14:paraId="2D392A3D" w14:textId="77777777">
        <w:trPr>
          <w:trHeight w:val="576"/>
        </w:trPr>
        <w:tc>
          <w:tcPr>
            <w:tcW w:w="2001" w:type="dxa"/>
            <w:tcBorders>
              <w:top w:val="nil"/>
              <w:left w:val="single" w:sz="4" w:space="0" w:color="auto"/>
              <w:bottom w:val="single" w:sz="4" w:space="0" w:color="auto"/>
              <w:right w:val="single" w:sz="4" w:space="0" w:color="auto"/>
            </w:tcBorders>
            <w:vAlign w:val="bottom"/>
          </w:tcPr>
          <w:p w14:paraId="6414825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Price (Multi-currency)</w:t>
            </w:r>
          </w:p>
        </w:tc>
        <w:tc>
          <w:tcPr>
            <w:tcW w:w="1274" w:type="dxa"/>
            <w:tcBorders>
              <w:top w:val="nil"/>
              <w:left w:val="nil"/>
              <w:bottom w:val="single" w:sz="4" w:space="0" w:color="auto"/>
              <w:right w:val="single" w:sz="4" w:space="0" w:color="auto"/>
            </w:tcBorders>
            <w:vAlign w:val="bottom"/>
          </w:tcPr>
          <w:p w14:paraId="578AA2B7" w14:textId="4631BA0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Number</w:t>
            </w:r>
          </w:p>
        </w:tc>
        <w:tc>
          <w:tcPr>
            <w:tcW w:w="1280" w:type="dxa"/>
            <w:tcBorders>
              <w:top w:val="nil"/>
              <w:left w:val="nil"/>
              <w:bottom w:val="single" w:sz="4" w:space="0" w:color="auto"/>
              <w:right w:val="single" w:sz="4" w:space="0" w:color="auto"/>
            </w:tcBorders>
            <w:vAlign w:val="bottom"/>
          </w:tcPr>
          <w:p w14:paraId="299149E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0DBB82F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31E67D1D" w14:textId="31771D90"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Price per unit of the product.</w:t>
            </w:r>
            <w:r w:rsidR="004011F8">
              <w:rPr>
                <w:rFonts w:ascii="Times New Roman" w:eastAsia="Times New Roman" w:hAnsi="Times New Roman" w:cs="Times New Roman"/>
                <w:color w:val="000000"/>
                <w:lang w:val="en-IN"/>
              </w:rPr>
              <w:t xml:space="preserve"> </w:t>
            </w:r>
          </w:p>
        </w:tc>
      </w:tr>
      <w:tr w:rsidR="005979B0" w14:paraId="4BD157E2" w14:textId="77777777">
        <w:trPr>
          <w:trHeight w:val="1402"/>
        </w:trPr>
        <w:tc>
          <w:tcPr>
            <w:tcW w:w="2001" w:type="dxa"/>
            <w:tcBorders>
              <w:top w:val="nil"/>
              <w:left w:val="single" w:sz="4" w:space="0" w:color="auto"/>
              <w:bottom w:val="single" w:sz="4" w:space="0" w:color="auto"/>
              <w:right w:val="single" w:sz="4" w:space="0" w:color="auto"/>
            </w:tcBorders>
            <w:vAlign w:val="bottom"/>
          </w:tcPr>
          <w:p w14:paraId="37130A3E" w14:textId="171C5658"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Tax (IGST/CGST/SGST auto-applied based on customer territory)</w:t>
            </w:r>
            <w:r w:rsidR="00AA2F19">
              <w:rPr>
                <w:rFonts w:ascii="Times New Roman" w:eastAsia="Times New Roman" w:hAnsi="Times New Roman" w:cs="Times New Roman"/>
                <w:color w:val="000000"/>
                <w:lang w:val="en-IN"/>
              </w:rPr>
              <w:t xml:space="preserve"> </w:t>
            </w:r>
          </w:p>
        </w:tc>
        <w:tc>
          <w:tcPr>
            <w:tcW w:w="1274" w:type="dxa"/>
            <w:tcBorders>
              <w:top w:val="nil"/>
              <w:left w:val="nil"/>
              <w:bottom w:val="single" w:sz="4" w:space="0" w:color="auto"/>
              <w:right w:val="single" w:sz="4" w:space="0" w:color="auto"/>
            </w:tcBorders>
            <w:vAlign w:val="bottom"/>
          </w:tcPr>
          <w:p w14:paraId="0D4429BA" w14:textId="7CBA881D"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280" w:type="dxa"/>
            <w:tcBorders>
              <w:top w:val="nil"/>
              <w:left w:val="nil"/>
              <w:bottom w:val="single" w:sz="4" w:space="0" w:color="auto"/>
              <w:right w:val="single" w:sz="4" w:space="0" w:color="auto"/>
            </w:tcBorders>
            <w:vAlign w:val="bottom"/>
          </w:tcPr>
          <w:p w14:paraId="5DBB48F7"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3170728C"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IGST, CGST, SGST</w:t>
            </w:r>
          </w:p>
        </w:tc>
        <w:tc>
          <w:tcPr>
            <w:tcW w:w="3014" w:type="dxa"/>
            <w:tcBorders>
              <w:top w:val="nil"/>
              <w:left w:val="nil"/>
              <w:bottom w:val="single" w:sz="4" w:space="0" w:color="auto"/>
              <w:right w:val="single" w:sz="4" w:space="0" w:color="auto"/>
            </w:tcBorders>
            <w:vAlign w:val="bottom"/>
          </w:tcPr>
          <w:p w14:paraId="4D519AE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Applicable tax type based on customer location.</w:t>
            </w:r>
          </w:p>
        </w:tc>
      </w:tr>
      <w:tr w:rsidR="005979B0" w14:paraId="5A034259" w14:textId="77777777">
        <w:trPr>
          <w:trHeight w:val="576"/>
        </w:trPr>
        <w:tc>
          <w:tcPr>
            <w:tcW w:w="2001" w:type="dxa"/>
            <w:tcBorders>
              <w:top w:val="nil"/>
              <w:left w:val="single" w:sz="4" w:space="0" w:color="auto"/>
              <w:bottom w:val="single" w:sz="4" w:space="0" w:color="auto"/>
              <w:right w:val="single" w:sz="4" w:space="0" w:color="auto"/>
            </w:tcBorders>
            <w:vAlign w:val="bottom"/>
          </w:tcPr>
          <w:p w14:paraId="42CC4655"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Total Cost</w:t>
            </w:r>
          </w:p>
        </w:tc>
        <w:tc>
          <w:tcPr>
            <w:tcW w:w="1274" w:type="dxa"/>
            <w:tcBorders>
              <w:top w:val="nil"/>
              <w:left w:val="nil"/>
              <w:bottom w:val="single" w:sz="4" w:space="0" w:color="auto"/>
              <w:right w:val="single" w:sz="4" w:space="0" w:color="auto"/>
            </w:tcBorders>
            <w:vAlign w:val="bottom"/>
          </w:tcPr>
          <w:p w14:paraId="708A021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Number</w:t>
            </w:r>
          </w:p>
        </w:tc>
        <w:tc>
          <w:tcPr>
            <w:tcW w:w="1280" w:type="dxa"/>
            <w:tcBorders>
              <w:top w:val="nil"/>
              <w:left w:val="nil"/>
              <w:bottom w:val="single" w:sz="4" w:space="0" w:color="auto"/>
              <w:right w:val="single" w:sz="4" w:space="0" w:color="auto"/>
            </w:tcBorders>
            <w:vAlign w:val="bottom"/>
          </w:tcPr>
          <w:p w14:paraId="79A3C7B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Mandatory</w:t>
            </w:r>
          </w:p>
        </w:tc>
        <w:tc>
          <w:tcPr>
            <w:tcW w:w="1078" w:type="dxa"/>
            <w:tcBorders>
              <w:top w:val="nil"/>
              <w:left w:val="nil"/>
              <w:bottom w:val="single" w:sz="4" w:space="0" w:color="auto"/>
              <w:right w:val="single" w:sz="4" w:space="0" w:color="auto"/>
            </w:tcBorders>
            <w:vAlign w:val="bottom"/>
          </w:tcPr>
          <w:p w14:paraId="4BDC4AFE"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4DDD502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Total cost of the line item (Price * Quantity).</w:t>
            </w:r>
          </w:p>
        </w:tc>
      </w:tr>
      <w:tr w:rsidR="005979B0" w14:paraId="72457AD7" w14:textId="77777777">
        <w:trPr>
          <w:trHeight w:val="576"/>
        </w:trPr>
        <w:tc>
          <w:tcPr>
            <w:tcW w:w="2001" w:type="dxa"/>
            <w:tcBorders>
              <w:top w:val="nil"/>
              <w:left w:val="single" w:sz="4" w:space="0" w:color="auto"/>
              <w:bottom w:val="single" w:sz="4" w:space="0" w:color="auto"/>
              <w:right w:val="single" w:sz="4" w:space="0" w:color="auto"/>
            </w:tcBorders>
            <w:vAlign w:val="bottom"/>
          </w:tcPr>
          <w:p w14:paraId="40610223"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Warranty Terms</w:t>
            </w:r>
          </w:p>
        </w:tc>
        <w:tc>
          <w:tcPr>
            <w:tcW w:w="1274" w:type="dxa"/>
            <w:tcBorders>
              <w:top w:val="nil"/>
              <w:left w:val="nil"/>
              <w:bottom w:val="single" w:sz="4" w:space="0" w:color="auto"/>
              <w:right w:val="single" w:sz="4" w:space="0" w:color="auto"/>
            </w:tcBorders>
            <w:vAlign w:val="bottom"/>
          </w:tcPr>
          <w:p w14:paraId="2F8455BC" w14:textId="75CAEA1F"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p>
        </w:tc>
        <w:tc>
          <w:tcPr>
            <w:tcW w:w="1280" w:type="dxa"/>
            <w:tcBorders>
              <w:top w:val="nil"/>
              <w:left w:val="nil"/>
              <w:bottom w:val="single" w:sz="4" w:space="0" w:color="auto"/>
              <w:right w:val="single" w:sz="4" w:space="0" w:color="auto"/>
            </w:tcBorders>
            <w:vAlign w:val="bottom"/>
          </w:tcPr>
          <w:p w14:paraId="73E1E7E1"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078" w:type="dxa"/>
            <w:tcBorders>
              <w:top w:val="nil"/>
              <w:left w:val="nil"/>
              <w:bottom w:val="single" w:sz="4" w:space="0" w:color="auto"/>
              <w:right w:val="single" w:sz="4" w:space="0" w:color="auto"/>
            </w:tcBorders>
            <w:vAlign w:val="bottom"/>
          </w:tcPr>
          <w:p w14:paraId="6463DC8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63D18200"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Details about the warranty terms for the product.</w:t>
            </w:r>
          </w:p>
        </w:tc>
      </w:tr>
      <w:tr w:rsidR="005979B0" w14:paraId="3B383D64" w14:textId="77777777">
        <w:trPr>
          <w:trHeight w:val="576"/>
        </w:trPr>
        <w:tc>
          <w:tcPr>
            <w:tcW w:w="2001" w:type="dxa"/>
            <w:tcBorders>
              <w:top w:val="nil"/>
              <w:left w:val="single" w:sz="4" w:space="0" w:color="auto"/>
              <w:bottom w:val="single" w:sz="4" w:space="0" w:color="auto"/>
              <w:right w:val="single" w:sz="4" w:space="0" w:color="auto"/>
            </w:tcBorders>
            <w:vAlign w:val="bottom"/>
          </w:tcPr>
          <w:p w14:paraId="044617D2"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Installation Terms</w:t>
            </w:r>
          </w:p>
        </w:tc>
        <w:tc>
          <w:tcPr>
            <w:tcW w:w="1274" w:type="dxa"/>
            <w:tcBorders>
              <w:top w:val="nil"/>
              <w:left w:val="nil"/>
              <w:bottom w:val="single" w:sz="4" w:space="0" w:color="auto"/>
              <w:right w:val="single" w:sz="4" w:space="0" w:color="auto"/>
            </w:tcBorders>
            <w:vAlign w:val="bottom"/>
          </w:tcPr>
          <w:p w14:paraId="25189D4F" w14:textId="42C95FC9"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themeColor="text1"/>
                <w:lang w:val="en-IN"/>
              </w:rPr>
              <w:t>Text</w:t>
            </w:r>
            <w:ins w:id="334" w:author="Manoj V Menon" w:date="2025-09-24T11:00:00Z">
              <w:r>
                <w:rPr>
                  <w:rFonts w:ascii="Times New Roman" w:eastAsia="Times New Roman" w:hAnsi="Times New Roman" w:cs="Times New Roman"/>
                  <w:color w:val="000000" w:themeColor="text1"/>
                  <w:lang w:val="en-IN"/>
                </w:rPr>
                <w:t xml:space="preserve"> </w:t>
              </w:r>
            </w:ins>
          </w:p>
        </w:tc>
        <w:tc>
          <w:tcPr>
            <w:tcW w:w="1280" w:type="dxa"/>
            <w:tcBorders>
              <w:top w:val="nil"/>
              <w:left w:val="nil"/>
              <w:bottom w:val="single" w:sz="4" w:space="0" w:color="auto"/>
              <w:right w:val="single" w:sz="4" w:space="0" w:color="auto"/>
            </w:tcBorders>
            <w:vAlign w:val="bottom"/>
          </w:tcPr>
          <w:p w14:paraId="70E879ED"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Optional</w:t>
            </w:r>
          </w:p>
        </w:tc>
        <w:tc>
          <w:tcPr>
            <w:tcW w:w="1078" w:type="dxa"/>
            <w:tcBorders>
              <w:top w:val="nil"/>
              <w:left w:val="nil"/>
              <w:bottom w:val="single" w:sz="4" w:space="0" w:color="auto"/>
              <w:right w:val="single" w:sz="4" w:space="0" w:color="auto"/>
            </w:tcBorders>
            <w:vAlign w:val="bottom"/>
          </w:tcPr>
          <w:p w14:paraId="39FA1A9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 </w:t>
            </w:r>
          </w:p>
        </w:tc>
        <w:tc>
          <w:tcPr>
            <w:tcW w:w="3014" w:type="dxa"/>
            <w:tcBorders>
              <w:top w:val="nil"/>
              <w:left w:val="nil"/>
              <w:bottom w:val="single" w:sz="4" w:space="0" w:color="auto"/>
              <w:right w:val="single" w:sz="4" w:space="0" w:color="auto"/>
            </w:tcBorders>
            <w:vAlign w:val="bottom"/>
          </w:tcPr>
          <w:p w14:paraId="1FC08B1F" w14:textId="77777777" w:rsidR="005979B0" w:rsidRDefault="00116867">
            <w:pPr>
              <w:spacing w:after="0" w:line="240" w:lineRule="auto"/>
              <w:rPr>
                <w:rFonts w:ascii="Times New Roman" w:eastAsia="Times New Roman" w:hAnsi="Times New Roman" w:cs="Times New Roman"/>
                <w:color w:val="000000"/>
                <w:lang w:val="en-IN"/>
              </w:rPr>
            </w:pPr>
            <w:r>
              <w:rPr>
                <w:rFonts w:ascii="Times New Roman" w:eastAsia="Times New Roman" w:hAnsi="Times New Roman" w:cs="Times New Roman"/>
                <w:color w:val="000000"/>
                <w:lang w:val="en-IN"/>
              </w:rPr>
              <w:t>Conditions regarding the installation of the product.</w:t>
            </w:r>
          </w:p>
        </w:tc>
      </w:tr>
    </w:tbl>
    <w:p w14:paraId="39E8BACF" w14:textId="754ACC36"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35" w:name="_heading=h.ml8908kmrhjn" w:colFirst="0" w:colLast="0"/>
      <w:bookmarkEnd w:id="335"/>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Quote Lifecycle</w:t>
      </w:r>
      <w:r w:rsidR="00FB5D97">
        <w:rPr>
          <w:rFonts w:ascii="Times New Roman" w:hAnsi="Times New Roman" w:cs="Times New Roman"/>
          <w:color w:val="000000"/>
          <w:sz w:val="27"/>
          <w:szCs w:val="27"/>
        </w:rPr>
        <w:t xml:space="preserve"> </w:t>
      </w:r>
    </w:p>
    <w:p w14:paraId="72F65FDD" w14:textId="02825FA2" w:rsidR="005979B0" w:rsidRPr="00CF6E50" w:rsidRDefault="00116867">
      <w:pPr>
        <w:numPr>
          <w:ilvl w:val="0"/>
          <w:numId w:val="46"/>
        </w:numPr>
        <w:spacing w:before="240" w:after="0"/>
        <w:rPr>
          <w:rFonts w:ascii="Times New Roman" w:eastAsia="Calibri" w:hAnsi="Times New Roman" w:cs="Times New Roman"/>
          <w:color w:val="000000" w:themeColor="text1"/>
          <w:highlight w:val="cyan"/>
          <w:lang w:val="en-US"/>
        </w:rPr>
      </w:pPr>
      <w:r w:rsidRPr="00CF6E50">
        <w:rPr>
          <w:rFonts w:ascii="Times New Roman" w:eastAsia="Calibri" w:hAnsi="Times New Roman" w:cs="Times New Roman"/>
          <w:color w:val="000000" w:themeColor="text1"/>
          <w:highlight w:val="cyan"/>
          <w:lang w:val="en-US"/>
        </w:rPr>
        <w:t xml:space="preserve">Drafted (created by Sales Executive). No approval required if prices are </w:t>
      </w:r>
      <w:commentRangeStart w:id="336"/>
      <w:r w:rsidRPr="00CF6E50">
        <w:rPr>
          <w:rFonts w:ascii="Times New Roman" w:eastAsia="Calibri" w:hAnsi="Times New Roman" w:cs="Times New Roman"/>
          <w:color w:val="000000" w:themeColor="text1"/>
          <w:highlight w:val="cyan"/>
          <w:lang w:val="en-US"/>
        </w:rPr>
        <w:t>within</w:t>
      </w:r>
      <w:commentRangeEnd w:id="336"/>
      <w:r w:rsidR="006E5E8D" w:rsidRPr="00CF6E50">
        <w:rPr>
          <w:rStyle w:val="CommentReference"/>
          <w:rFonts w:ascii="Times New Roman" w:eastAsia="Calibri" w:hAnsi="Times New Roman" w:cs="Times New Roman"/>
          <w:color w:val="000000" w:themeColor="text1"/>
          <w:sz w:val="22"/>
          <w:szCs w:val="22"/>
          <w:highlight w:val="cyan"/>
          <w:lang w:val="en-US"/>
        </w:rPr>
        <w:commentReference w:id="336"/>
      </w:r>
      <w:r w:rsidRPr="00CF6E50">
        <w:rPr>
          <w:rFonts w:ascii="Times New Roman" w:eastAsia="Calibri" w:hAnsi="Times New Roman" w:cs="Times New Roman"/>
          <w:color w:val="000000" w:themeColor="text1"/>
          <w:highlight w:val="cyan"/>
          <w:lang w:val="en-US"/>
        </w:rPr>
        <w:t xml:space="preserve"> the limit for individual items. If </w:t>
      </w:r>
      <w:proofErr w:type="spellStart"/>
      <w:r w:rsidRPr="00CF6E50">
        <w:rPr>
          <w:rFonts w:ascii="Times New Roman" w:eastAsia="Calibri" w:hAnsi="Times New Roman" w:cs="Times New Roman"/>
          <w:color w:val="000000" w:themeColor="text1"/>
          <w:highlight w:val="cyan"/>
          <w:lang w:val="en-US"/>
        </w:rPr>
        <w:t>its</w:t>
      </w:r>
      <w:proofErr w:type="spellEnd"/>
      <w:r w:rsidRPr="00CF6E50">
        <w:rPr>
          <w:rFonts w:ascii="Times New Roman" w:eastAsia="Calibri" w:hAnsi="Times New Roman" w:cs="Times New Roman"/>
          <w:color w:val="000000" w:themeColor="text1"/>
          <w:highlight w:val="cyan"/>
          <w:lang w:val="en-US"/>
        </w:rPr>
        <w:t xml:space="preserve"> a configured product/combo - manager </w:t>
      </w:r>
      <w:proofErr w:type="gramStart"/>
      <w:r w:rsidRPr="00CF6E50">
        <w:rPr>
          <w:rFonts w:ascii="Times New Roman" w:eastAsia="Calibri" w:hAnsi="Times New Roman" w:cs="Times New Roman"/>
          <w:color w:val="000000" w:themeColor="text1"/>
          <w:highlight w:val="cyan"/>
          <w:lang w:val="en-US"/>
        </w:rPr>
        <w:t>approval</w:t>
      </w:r>
      <w:r w:rsidR="00AA2F19" w:rsidRPr="00CF6E50">
        <w:rPr>
          <w:rFonts w:ascii="Times New Roman" w:eastAsia="Calibri" w:hAnsi="Times New Roman" w:cs="Times New Roman"/>
          <w:color w:val="000000" w:themeColor="text1"/>
          <w:highlight w:val="cyan"/>
          <w:lang w:val="en-US"/>
        </w:rPr>
        <w:t xml:space="preserve"> </w:t>
      </w:r>
      <w:r w:rsidRPr="00CF6E50">
        <w:rPr>
          <w:rFonts w:ascii="Times New Roman" w:eastAsia="Calibri" w:hAnsi="Times New Roman" w:cs="Times New Roman"/>
          <w:color w:val="000000" w:themeColor="text1"/>
          <w:highlight w:val="cyan"/>
          <w:lang w:val="en-US"/>
        </w:rPr>
        <w:t xml:space="preserve"> mandatory</w:t>
      </w:r>
      <w:proofErr w:type="gramEnd"/>
      <w:r w:rsidR="0030093B" w:rsidRPr="00CF6E50">
        <w:rPr>
          <w:rFonts w:ascii="Times New Roman" w:eastAsia="Calibri" w:hAnsi="Times New Roman" w:cs="Times New Roman"/>
          <w:color w:val="000000" w:themeColor="text1"/>
          <w:highlight w:val="cyan"/>
          <w:lang w:val="en-US"/>
        </w:rPr>
        <w:t xml:space="preserve"> </w:t>
      </w:r>
      <w:ins w:id="337" w:author="User" w:date="2026-03-23T13:05:00Z">
        <w:r w:rsidR="00A91DB6" w:rsidRPr="00A91DB6">
          <w:rPr>
            <w:rFonts w:ascii="Times New Roman" w:eastAsia="Calibri" w:hAnsi="Times New Roman" w:cs="Times New Roman"/>
            <w:color w:val="000000" w:themeColor="text1"/>
            <w:highlight w:val="cyan"/>
            <w:lang w:val="en-US"/>
          </w:rPr>
          <w:sym w:font="Wingdings" w:char="F0E0"/>
        </w:r>
        <w:r w:rsidR="00A91DB6">
          <w:rPr>
            <w:rFonts w:ascii="Times New Roman" w:eastAsia="Calibri" w:hAnsi="Times New Roman" w:cs="Times New Roman"/>
            <w:color w:val="000000" w:themeColor="text1"/>
            <w:highlight w:val="cyan"/>
            <w:lang w:val="en-US"/>
          </w:rPr>
          <w:t xml:space="preserve"> Product wise discount limits should be passed from ERP to SF</w:t>
        </w:r>
      </w:ins>
      <w:ins w:id="338" w:author="User" w:date="2026-03-23T13:06:00Z">
        <w:r w:rsidR="00A91DB6">
          <w:rPr>
            <w:rFonts w:ascii="Times New Roman" w:eastAsia="Calibri" w:hAnsi="Times New Roman" w:cs="Times New Roman"/>
            <w:color w:val="000000" w:themeColor="text1"/>
            <w:highlight w:val="cyan"/>
            <w:lang w:val="en-US"/>
          </w:rPr>
          <w:t xml:space="preserve">DC. If the values are passed from ERP to SFDC. Based on the discount added by executive salesforce system will check for the </w:t>
        </w:r>
      </w:ins>
      <w:ins w:id="339" w:author="User" w:date="2026-03-23T13:07:00Z">
        <w:r w:rsidR="00A91DB6">
          <w:rPr>
            <w:rFonts w:ascii="Times New Roman" w:eastAsia="Calibri" w:hAnsi="Times New Roman" w:cs="Times New Roman"/>
            <w:color w:val="000000" w:themeColor="text1"/>
            <w:highlight w:val="cyan"/>
            <w:lang w:val="en-US"/>
          </w:rPr>
          <w:t xml:space="preserve">discount </w:t>
        </w:r>
      </w:ins>
      <w:ins w:id="340" w:author="User" w:date="2026-03-23T13:06:00Z">
        <w:r w:rsidR="00A91DB6">
          <w:rPr>
            <w:rFonts w:ascii="Times New Roman" w:eastAsia="Calibri" w:hAnsi="Times New Roman" w:cs="Times New Roman"/>
            <w:color w:val="000000" w:themeColor="text1"/>
            <w:highlight w:val="cyan"/>
            <w:lang w:val="en-US"/>
          </w:rPr>
          <w:t xml:space="preserve">limit and will trigger </w:t>
        </w:r>
      </w:ins>
      <w:ins w:id="341" w:author="User" w:date="2026-03-23T13:07:00Z">
        <w:r w:rsidR="00A91DB6">
          <w:rPr>
            <w:rFonts w:ascii="Times New Roman" w:eastAsia="Calibri" w:hAnsi="Times New Roman" w:cs="Times New Roman"/>
            <w:color w:val="000000" w:themeColor="text1"/>
            <w:highlight w:val="cyan"/>
            <w:lang w:val="en-US"/>
          </w:rPr>
          <w:t>the approval process.</w:t>
        </w:r>
      </w:ins>
    </w:p>
    <w:p w14:paraId="7A7C8D28" w14:textId="3291CB44" w:rsidR="005979B0" w:rsidRDefault="00116867">
      <w:pPr>
        <w:numPr>
          <w:ilvl w:val="0"/>
          <w:numId w:val="46"/>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Submitted for Approval (if pricing</w:t>
      </w:r>
      <w:ins w:id="342" w:author="Manoj V Menon" w:date="2025-09-26T04:59:00Z">
        <w:r>
          <w:rPr>
            <w:rFonts w:ascii="Times New Roman" w:eastAsia="Calibri" w:hAnsi="Times New Roman" w:cs="Times New Roman"/>
            <w:color w:val="000000" w:themeColor="text1"/>
            <w:lang w:val="en-US"/>
          </w:rPr>
          <w:t>/combo</w:t>
        </w:r>
      </w:ins>
      <w:r>
        <w:rPr>
          <w:rFonts w:ascii="Times New Roman" w:eastAsia="Calibri" w:hAnsi="Times New Roman" w:cs="Times New Roman"/>
          <w:color w:val="000000" w:themeColor="text1"/>
          <w:lang w:val="en-US"/>
        </w:rPr>
        <w:t xml:space="preserve"> outside user role limit). (l1=L5 depending</w:t>
      </w:r>
      <w:r w:rsidR="0030093B">
        <w:rPr>
          <w:rFonts w:ascii="Times New Roman" w:eastAsia="Calibri" w:hAnsi="Times New Roman" w:cs="Times New Roman"/>
          <w:color w:val="000000" w:themeColor="text1"/>
          <w:lang w:val="en-US"/>
        </w:rPr>
        <w:t xml:space="preserve"> </w:t>
      </w:r>
      <w:r>
        <w:rPr>
          <w:rFonts w:ascii="Times New Roman" w:eastAsia="Calibri" w:hAnsi="Times New Roman" w:cs="Times New Roman"/>
          <w:color w:val="000000" w:themeColor="text1"/>
          <w:lang w:val="en-US"/>
        </w:rPr>
        <w:t xml:space="preserve"> on discounts/prices asked)</w:t>
      </w:r>
      <w:r w:rsidR="006E5E8D">
        <w:rPr>
          <w:rFonts w:ascii="Times New Roman" w:eastAsia="Calibri" w:hAnsi="Times New Roman" w:cs="Times New Roman"/>
          <w:color w:val="000000" w:themeColor="text1"/>
          <w:lang w:val="en-US"/>
        </w:rPr>
        <w:t xml:space="preserve"> </w:t>
      </w:r>
      <w:r w:rsidR="008A039C">
        <w:rPr>
          <w:rFonts w:ascii="Times New Roman" w:eastAsia="Calibri" w:hAnsi="Times New Roman" w:cs="Times New Roman"/>
          <w:color w:val="000000" w:themeColor="text1"/>
          <w:lang w:val="en-US"/>
        </w:rPr>
        <w:t xml:space="preserve"> </w:t>
      </w:r>
    </w:p>
    <w:p w14:paraId="6E7FF521" w14:textId="1E2FD096" w:rsidR="005979B0" w:rsidRDefault="00116867">
      <w:pPr>
        <w:numPr>
          <w:ilvl w:val="0"/>
          <w:numId w:val="46"/>
        </w:numPr>
        <w:spacing w:after="0"/>
        <w:rPr>
          <w:rFonts w:ascii="Times New Roman" w:hAnsi="Times New Roman" w:cs="Times New Roman"/>
          <w:lang w:val="en-US"/>
        </w:rPr>
      </w:pPr>
      <w:r>
        <w:rPr>
          <w:rFonts w:ascii="Times New Roman" w:eastAsia="Calibri" w:hAnsi="Times New Roman" w:cs="Times New Roman"/>
          <w:color w:val="000000" w:themeColor="text1"/>
          <w:lang w:val="en-US"/>
        </w:rPr>
        <w:t>Approved / Rejected (by approver in Region/Territory master).</w:t>
      </w:r>
      <w:r w:rsidR="006E5E8D">
        <w:rPr>
          <w:rFonts w:ascii="Times New Roman" w:eastAsia="Calibri" w:hAnsi="Times New Roman" w:cs="Times New Roman"/>
          <w:color w:val="000000" w:themeColor="text1"/>
          <w:lang w:val="en-US"/>
        </w:rPr>
        <w:t xml:space="preserve"> </w:t>
      </w:r>
      <w:r w:rsidR="0030093B">
        <w:rPr>
          <w:rFonts w:ascii="Times New Roman" w:eastAsia="Calibri" w:hAnsi="Times New Roman" w:cs="Times New Roman"/>
          <w:color w:val="000000" w:themeColor="text1"/>
          <w:lang w:val="en-US"/>
        </w:rPr>
        <w:t xml:space="preserve"> </w:t>
      </w:r>
    </w:p>
    <w:p w14:paraId="4A753CFB" w14:textId="26D821C6" w:rsidR="005979B0" w:rsidRDefault="00116867">
      <w:pPr>
        <w:numPr>
          <w:ilvl w:val="0"/>
          <w:numId w:val="46"/>
        </w:numPr>
        <w:spacing w:after="0"/>
        <w:rPr>
          <w:rFonts w:ascii="Times New Roman" w:hAnsi="Times New Roman" w:cs="Times New Roman"/>
        </w:rPr>
      </w:pPr>
      <w:r>
        <w:rPr>
          <w:rFonts w:ascii="Times New Roman" w:eastAsia="Calibri" w:hAnsi="Times New Roman" w:cs="Times New Roman"/>
          <w:color w:val="000000" w:themeColor="text1"/>
        </w:rPr>
        <w:t>Sent to Customer (via Print</w:t>
      </w:r>
      <w:r w:rsidR="00CF6E50">
        <w:rPr>
          <w:rFonts w:ascii="Times New Roman" w:eastAsia="Calibri" w:hAnsi="Times New Roman" w:cs="Times New Roman"/>
          <w:color w:val="000000" w:themeColor="text1"/>
        </w:rPr>
        <w:t xml:space="preserve"> template can be printed</w:t>
      </w:r>
      <w:r>
        <w:rPr>
          <w:rFonts w:ascii="Times New Roman" w:eastAsia="Calibri" w:hAnsi="Times New Roman" w:cs="Times New Roman"/>
          <w:color w:val="000000" w:themeColor="text1"/>
        </w:rPr>
        <w:t>/Email/WhatsApp*).</w:t>
      </w:r>
      <w:r w:rsidR="008A039C">
        <w:rPr>
          <w:rFonts w:ascii="Times New Roman" w:eastAsia="Calibri" w:hAnsi="Times New Roman" w:cs="Times New Roman"/>
          <w:color w:val="000000" w:themeColor="text1"/>
        </w:rPr>
        <w:t xml:space="preserve"> </w:t>
      </w:r>
    </w:p>
    <w:p w14:paraId="47B66832" w14:textId="77777777" w:rsidR="005979B0" w:rsidRPr="00CF6E50" w:rsidRDefault="00116867">
      <w:pPr>
        <w:numPr>
          <w:ilvl w:val="0"/>
          <w:numId w:val="46"/>
        </w:numPr>
        <w:spacing w:after="0"/>
        <w:rPr>
          <w:rFonts w:ascii="Times New Roman" w:eastAsia="Calibri" w:hAnsi="Times New Roman" w:cs="Times New Roman"/>
          <w:color w:val="000000" w:themeColor="text1"/>
          <w:highlight w:val="cyan"/>
          <w:lang w:val="en-US"/>
        </w:rPr>
      </w:pPr>
      <w:r w:rsidRPr="00CF6E50">
        <w:rPr>
          <w:rFonts w:ascii="Times New Roman" w:eastAsia="Calibri" w:hAnsi="Times New Roman" w:cs="Times New Roman"/>
          <w:color w:val="000000" w:themeColor="text1"/>
          <w:highlight w:val="cyan"/>
          <w:lang w:val="en-US"/>
        </w:rPr>
        <w:t>Versions if required.</w:t>
      </w:r>
    </w:p>
    <w:p w14:paraId="5F12C7F9" w14:textId="77777777" w:rsidR="005979B0" w:rsidRPr="00CF6E50" w:rsidRDefault="00116867">
      <w:pPr>
        <w:numPr>
          <w:ilvl w:val="0"/>
          <w:numId w:val="46"/>
        </w:numPr>
        <w:spacing w:after="0"/>
        <w:rPr>
          <w:rFonts w:ascii="Times New Roman" w:eastAsia="Calibri" w:hAnsi="Times New Roman" w:cs="Times New Roman"/>
          <w:color w:val="000000" w:themeColor="text1"/>
          <w:highlight w:val="cyan"/>
          <w:lang w:val="en-US"/>
        </w:rPr>
      </w:pPr>
      <w:r w:rsidRPr="00CF6E50">
        <w:rPr>
          <w:rFonts w:ascii="Times New Roman" w:eastAsia="Calibri" w:hAnsi="Times New Roman" w:cs="Times New Roman"/>
          <w:color w:val="000000" w:themeColor="text1"/>
          <w:highlight w:val="cyan"/>
          <w:lang w:val="en-US"/>
        </w:rPr>
        <w:t xml:space="preserve">Accepted / </w:t>
      </w:r>
      <w:proofErr w:type="gramStart"/>
      <w:r w:rsidRPr="00CF6E50">
        <w:rPr>
          <w:rFonts w:ascii="Times New Roman" w:eastAsia="Calibri" w:hAnsi="Times New Roman" w:cs="Times New Roman"/>
          <w:color w:val="000000" w:themeColor="text1"/>
          <w:highlight w:val="cyan"/>
          <w:lang w:val="en-US"/>
        </w:rPr>
        <w:t>Denied</w:t>
      </w:r>
      <w:proofErr w:type="gramEnd"/>
      <w:r w:rsidRPr="00CF6E50">
        <w:rPr>
          <w:rFonts w:ascii="Times New Roman" w:eastAsia="Calibri" w:hAnsi="Times New Roman" w:cs="Times New Roman"/>
          <w:color w:val="000000" w:themeColor="text1"/>
          <w:highlight w:val="cyan"/>
          <w:lang w:val="en-US"/>
        </w:rPr>
        <w:t xml:space="preserve"> (customer response). Reasons to be added for next version. Same approval cycle </w:t>
      </w:r>
      <w:proofErr w:type="gramStart"/>
      <w:r w:rsidRPr="00CF6E50">
        <w:rPr>
          <w:rFonts w:ascii="Times New Roman" w:eastAsia="Calibri" w:hAnsi="Times New Roman" w:cs="Times New Roman"/>
          <w:color w:val="000000" w:themeColor="text1"/>
          <w:highlight w:val="cyan"/>
          <w:lang w:val="en-US"/>
        </w:rPr>
        <w:t>again .</w:t>
      </w:r>
      <w:proofErr w:type="gramEnd"/>
    </w:p>
    <w:p w14:paraId="1538599B" w14:textId="4024AA87" w:rsidR="005979B0" w:rsidRPr="00CF6E50" w:rsidRDefault="00116867">
      <w:pPr>
        <w:numPr>
          <w:ilvl w:val="0"/>
          <w:numId w:val="46"/>
        </w:numPr>
        <w:spacing w:after="240"/>
        <w:rPr>
          <w:rFonts w:ascii="Times New Roman" w:eastAsia="Calibri" w:hAnsi="Times New Roman" w:cs="Times New Roman"/>
          <w:color w:val="000000" w:themeColor="text1"/>
          <w:highlight w:val="cyan"/>
        </w:rPr>
      </w:pPr>
      <w:r w:rsidRPr="00CF6E50">
        <w:rPr>
          <w:rFonts w:ascii="Times New Roman" w:eastAsia="Calibri" w:hAnsi="Times New Roman" w:cs="Times New Roman"/>
          <w:color w:val="000000" w:themeColor="text1"/>
          <w:highlight w:val="cyan"/>
        </w:rPr>
        <w:t>Revision Created (new quote version if customer requests changes).</w:t>
      </w:r>
    </w:p>
    <w:p w14:paraId="4A4F55F1" w14:textId="46333232" w:rsidR="0030093B" w:rsidRPr="00CF6E50" w:rsidRDefault="0030093B">
      <w:pPr>
        <w:numPr>
          <w:ilvl w:val="0"/>
          <w:numId w:val="46"/>
        </w:numPr>
        <w:spacing w:after="240"/>
        <w:rPr>
          <w:rFonts w:ascii="Times New Roman" w:eastAsia="Calibri" w:hAnsi="Times New Roman" w:cs="Times New Roman"/>
          <w:color w:val="000000" w:themeColor="text1"/>
          <w:highlight w:val="cyan"/>
        </w:rPr>
      </w:pPr>
      <w:r w:rsidRPr="00CF6E50">
        <w:rPr>
          <w:rFonts w:ascii="Times New Roman" w:eastAsia="Calibri" w:hAnsi="Times New Roman" w:cs="Times New Roman"/>
          <w:color w:val="000000" w:themeColor="text1"/>
          <w:highlight w:val="cyan"/>
        </w:rPr>
        <w:t xml:space="preserve">Option for sales executive </w:t>
      </w:r>
      <w:r w:rsidR="006E5E8D" w:rsidRPr="00CF6E50">
        <w:rPr>
          <w:rFonts w:ascii="Times New Roman" w:eastAsia="Calibri" w:hAnsi="Times New Roman" w:cs="Times New Roman"/>
          <w:color w:val="000000" w:themeColor="text1"/>
          <w:highlight w:val="cyan"/>
        </w:rPr>
        <w:t>to edit the price which is fetched from the back end and sale executive can only increase the price but cannot decrease the price</w:t>
      </w:r>
    </w:p>
    <w:p w14:paraId="779A478B" w14:textId="27552070" w:rsidR="006E5E8D" w:rsidRDefault="006E5E8D">
      <w:pPr>
        <w:numPr>
          <w:ilvl w:val="0"/>
          <w:numId w:val="46"/>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If required to decrease</w:t>
      </w:r>
      <w:r w:rsidR="00CF6E50">
        <w:rPr>
          <w:rFonts w:ascii="Times New Roman" w:eastAsia="Calibri" w:hAnsi="Times New Roman" w:cs="Times New Roman"/>
          <w:color w:val="000000" w:themeColor="text1"/>
        </w:rPr>
        <w:t>,</w:t>
      </w:r>
      <w:r>
        <w:rPr>
          <w:rFonts w:ascii="Times New Roman" w:eastAsia="Calibri" w:hAnsi="Times New Roman" w:cs="Times New Roman"/>
          <w:color w:val="000000" w:themeColor="text1"/>
        </w:rPr>
        <w:t xml:space="preserve"> sales executive need to enter the discount percentage, based on the percentage entered calculation </w:t>
      </w:r>
      <w:r w:rsidR="00CF6E50">
        <w:rPr>
          <w:rFonts w:ascii="Times New Roman" w:eastAsia="Calibri" w:hAnsi="Times New Roman" w:cs="Times New Roman"/>
          <w:color w:val="000000" w:themeColor="text1"/>
        </w:rPr>
        <w:t>will</w:t>
      </w:r>
      <w:r>
        <w:rPr>
          <w:rFonts w:ascii="Times New Roman" w:eastAsia="Calibri" w:hAnsi="Times New Roman" w:cs="Times New Roman"/>
          <w:color w:val="000000" w:themeColor="text1"/>
        </w:rPr>
        <w:t xml:space="preserve"> be carried</w:t>
      </w:r>
      <w:r w:rsidR="00AA2F19">
        <w:rPr>
          <w:rFonts w:ascii="Times New Roman" w:eastAsia="Calibri" w:hAnsi="Times New Roman" w:cs="Times New Roman"/>
          <w:color w:val="000000" w:themeColor="text1"/>
        </w:rPr>
        <w:t xml:space="preserve">  </w:t>
      </w:r>
    </w:p>
    <w:p w14:paraId="5AEE3AAA"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43" w:name="_heading=h.mbe9mxtz44ij" w:colFirst="0" w:colLast="0"/>
      <w:bookmarkEnd w:id="343"/>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Masters Involved</w:t>
      </w:r>
    </w:p>
    <w:p w14:paraId="3157B5FA" w14:textId="07CA3711" w:rsidR="005979B0" w:rsidRPr="00CF6E50" w:rsidRDefault="00116867">
      <w:pPr>
        <w:numPr>
          <w:ilvl w:val="0"/>
          <w:numId w:val="47"/>
        </w:numPr>
        <w:spacing w:before="240" w:after="0"/>
        <w:rPr>
          <w:rFonts w:ascii="Times New Roman" w:hAnsi="Times New Roman" w:cs="Times New Roman"/>
          <w:highlight w:val="cyan"/>
        </w:rPr>
      </w:pPr>
      <w:r w:rsidRPr="00CF6E50">
        <w:rPr>
          <w:rFonts w:ascii="Times New Roman" w:eastAsia="Calibri" w:hAnsi="Times New Roman" w:cs="Times New Roman"/>
          <w:color w:val="000000" w:themeColor="text1"/>
          <w:highlight w:val="cyan"/>
        </w:rPr>
        <w:t>GST &amp; Company Bank Details Master – defines GST and bank details; every user tagged to one GST &amp; bank.</w:t>
      </w:r>
    </w:p>
    <w:p w14:paraId="3899B544" w14:textId="77777777" w:rsidR="005979B0" w:rsidRDefault="00116867">
      <w:pPr>
        <w:numPr>
          <w:ilvl w:val="0"/>
          <w:numId w:val="47"/>
        </w:numPr>
        <w:spacing w:after="0"/>
        <w:rPr>
          <w:rFonts w:ascii="Times New Roman" w:hAnsi="Times New Roman" w:cs="Times New Roman"/>
          <w:lang w:val="en-US"/>
        </w:rPr>
      </w:pPr>
      <w:r>
        <w:rPr>
          <w:rFonts w:ascii="Times New Roman" w:eastAsia="Calibri" w:hAnsi="Times New Roman" w:cs="Times New Roman"/>
          <w:color w:val="000000" w:themeColor="text1"/>
        </w:rPr>
        <w:t xml:space="preserve">Region/Territory </w:t>
      </w:r>
      <w:r>
        <w:rPr>
          <w:rFonts w:ascii="Times New Roman" w:eastAsia="Calibri" w:hAnsi="Times New Roman" w:cs="Times New Roman"/>
          <w:color w:val="000000" w:themeColor="text1"/>
          <w:lang w:val="en-US"/>
        </w:rPr>
        <w:t>Master – maintains approver hierarchy:</w:t>
      </w:r>
    </w:p>
    <w:p w14:paraId="11D05C00" w14:textId="77777777" w:rsidR="005979B0" w:rsidRDefault="00116867">
      <w:pPr>
        <w:numPr>
          <w:ilvl w:val="1"/>
          <w:numId w:val="47"/>
        </w:numPr>
        <w:spacing w:after="0"/>
        <w:rPr>
          <w:rFonts w:ascii="Times New Roman" w:hAnsi="Times New Roman" w:cs="Times New Roman"/>
        </w:rPr>
      </w:pPr>
      <w:r>
        <w:rPr>
          <w:rFonts w:ascii="Times New Roman" w:eastAsia="Calibri" w:hAnsi="Times New Roman" w:cs="Times New Roman"/>
          <w:color w:val="000000"/>
        </w:rPr>
        <w:t>L2 Price Approver</w:t>
      </w:r>
    </w:p>
    <w:p w14:paraId="124C9CE8" w14:textId="77777777" w:rsidR="005979B0" w:rsidRDefault="00116867">
      <w:pPr>
        <w:numPr>
          <w:ilvl w:val="1"/>
          <w:numId w:val="47"/>
        </w:numPr>
        <w:spacing w:after="0"/>
        <w:rPr>
          <w:rFonts w:ascii="Times New Roman" w:eastAsia="Calibri" w:hAnsi="Times New Roman" w:cs="Times New Roman"/>
          <w:color w:val="000000" w:themeColor="text1"/>
        </w:rPr>
      </w:pPr>
      <w:r>
        <w:rPr>
          <w:rFonts w:ascii="Times New Roman" w:eastAsia="Calibri" w:hAnsi="Times New Roman" w:cs="Times New Roman"/>
          <w:color w:val="000000" w:themeColor="text1"/>
        </w:rPr>
        <w:t>L3 Price Approver</w:t>
      </w:r>
      <w:ins w:id="344" w:author="Manoj V Menon" w:date="2025-09-24T11:03:00Z">
        <w:r>
          <w:rPr>
            <w:rFonts w:ascii="Times New Roman" w:eastAsia="Calibri" w:hAnsi="Times New Roman" w:cs="Times New Roman"/>
            <w:color w:val="000000" w:themeColor="text1"/>
          </w:rPr>
          <w:t xml:space="preserve"> (up to L5)</w:t>
        </w:r>
      </w:ins>
    </w:p>
    <w:p w14:paraId="49CD61CE" w14:textId="77777777" w:rsidR="005979B0" w:rsidRDefault="00116867">
      <w:pPr>
        <w:numPr>
          <w:ilvl w:val="1"/>
          <w:numId w:val="47"/>
        </w:numPr>
        <w:spacing w:after="0"/>
        <w:rPr>
          <w:rFonts w:ascii="Times New Roman" w:hAnsi="Times New Roman" w:cs="Times New Roman"/>
        </w:rPr>
      </w:pPr>
      <w:r>
        <w:rPr>
          <w:rFonts w:ascii="Times New Roman" w:eastAsia="Calibri" w:hAnsi="Times New Roman" w:cs="Times New Roman"/>
          <w:color w:val="000000" w:themeColor="text1"/>
        </w:rPr>
        <w:t xml:space="preserve">Warehouse </w:t>
      </w:r>
      <w:ins w:id="345" w:author="Manoj V Menon" w:date="2025-09-24T11:03:00Z">
        <w:r>
          <w:rPr>
            <w:rFonts w:ascii="Times New Roman" w:eastAsia="Calibri" w:hAnsi="Times New Roman" w:cs="Times New Roman"/>
            <w:color w:val="000000" w:themeColor="text1"/>
          </w:rPr>
          <w:t xml:space="preserve">/ERP </w:t>
        </w:r>
      </w:ins>
      <w:r>
        <w:rPr>
          <w:rFonts w:ascii="Times New Roman" w:eastAsia="Calibri" w:hAnsi="Times New Roman" w:cs="Times New Roman"/>
          <w:color w:val="000000" w:themeColor="text1"/>
        </w:rPr>
        <w:t>User</w:t>
      </w:r>
    </w:p>
    <w:p w14:paraId="543BEB50" w14:textId="77777777" w:rsidR="005979B0" w:rsidRDefault="00116867">
      <w:pPr>
        <w:numPr>
          <w:ilvl w:val="1"/>
          <w:numId w:val="47"/>
        </w:numPr>
        <w:spacing w:after="0"/>
        <w:rPr>
          <w:rFonts w:ascii="Times New Roman" w:hAnsi="Times New Roman" w:cs="Times New Roman"/>
        </w:rPr>
      </w:pPr>
      <w:r>
        <w:rPr>
          <w:rFonts w:ascii="Times New Roman" w:eastAsia="Calibri" w:hAnsi="Times New Roman" w:cs="Times New Roman"/>
          <w:color w:val="000000" w:themeColor="text1"/>
        </w:rPr>
        <w:t>Order Acceptance Approver</w:t>
      </w:r>
      <w:r>
        <w:br/>
      </w:r>
    </w:p>
    <w:p w14:paraId="320758DC" w14:textId="6E30F23E" w:rsidR="005979B0" w:rsidRDefault="00116867">
      <w:pPr>
        <w:numPr>
          <w:ilvl w:val="0"/>
          <w:numId w:val="47"/>
        </w:numPr>
        <w:spacing w:after="0"/>
        <w:rPr>
          <w:rFonts w:ascii="Times New Roman" w:hAnsi="Times New Roman" w:cs="Times New Roman"/>
        </w:rPr>
      </w:pPr>
      <w:r>
        <w:rPr>
          <w:rFonts w:ascii="Times New Roman" w:eastAsia="Calibri" w:hAnsi="Times New Roman" w:cs="Times New Roman"/>
          <w:color w:val="000000" w:themeColor="text1"/>
        </w:rPr>
        <w:t>T&amp;C Master – list of predefined Terms &amp; Conditions.</w:t>
      </w:r>
    </w:p>
    <w:p w14:paraId="531A83D8" w14:textId="70474DE7" w:rsidR="005979B0" w:rsidRDefault="00116867">
      <w:pPr>
        <w:numPr>
          <w:ilvl w:val="0"/>
          <w:numId w:val="47"/>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Payment Terms Master – each customer tagged with one default; can be overridden during quote creation.</w:t>
      </w:r>
      <w:r w:rsidR="00CF6E50">
        <w:rPr>
          <w:rFonts w:ascii="Times New Roman" w:eastAsia="Calibri" w:hAnsi="Times New Roman" w:cs="Times New Roman"/>
          <w:color w:val="000000" w:themeColor="text1"/>
          <w:lang w:val="en-US"/>
        </w:rPr>
        <w:t xml:space="preserve">   </w:t>
      </w:r>
    </w:p>
    <w:p w14:paraId="7F48B329" w14:textId="77777777" w:rsidR="005979B0" w:rsidRDefault="005979B0">
      <w:pPr>
        <w:spacing w:after="240"/>
        <w:ind w:left="360"/>
        <w:rPr>
          <w:rFonts w:ascii="Times New Roman" w:hAnsi="Times New Roman" w:cs="Times New Roman"/>
        </w:rPr>
      </w:pPr>
    </w:p>
    <w:p w14:paraId="1E04DCE3"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46" w:name="_heading=h.947l1gsor7sy" w:colFirst="0" w:colLast="0"/>
      <w:bookmarkEnd w:id="346"/>
      <w:r>
        <w:rPr>
          <w:rFonts w:ascii="Times New Roman" w:hAnsi="Times New Roman" w:cs="Times New Roman"/>
          <w:color w:val="000000"/>
          <w:sz w:val="27"/>
          <w:szCs w:val="27"/>
          <w:lang w:val="en-US"/>
        </w:rPr>
        <w:t>4</w:t>
      </w:r>
      <w:r>
        <w:rPr>
          <w:rFonts w:ascii="Times New Roman" w:hAnsi="Times New Roman" w:cs="Times New Roman"/>
          <w:color w:val="000000"/>
          <w:sz w:val="27"/>
          <w:szCs w:val="27"/>
        </w:rPr>
        <w:t>. Functional Flow</w:t>
      </w:r>
    </w:p>
    <w:p w14:paraId="61FA5694" w14:textId="77777777" w:rsidR="005979B0" w:rsidRDefault="00116867">
      <w:pPr>
        <w:numPr>
          <w:ilvl w:val="0"/>
          <w:numId w:val="4"/>
        </w:numPr>
        <w:spacing w:before="240" w:after="0"/>
        <w:rPr>
          <w:rFonts w:ascii="Times New Roman" w:hAnsi="Times New Roman" w:cs="Times New Roman"/>
        </w:rPr>
      </w:pPr>
      <w:r>
        <w:rPr>
          <w:rFonts w:ascii="Times New Roman" w:eastAsia="Calibri" w:hAnsi="Times New Roman" w:cs="Times New Roman"/>
          <w:color w:val="000000"/>
        </w:rPr>
        <w:t>Sales Executive creates Quote.</w:t>
      </w:r>
    </w:p>
    <w:p w14:paraId="53298E0D" w14:textId="77777777" w:rsidR="005979B0" w:rsidRDefault="00116867">
      <w:pPr>
        <w:numPr>
          <w:ilvl w:val="0"/>
          <w:numId w:val="4"/>
        </w:numPr>
        <w:spacing w:after="0"/>
        <w:rPr>
          <w:rFonts w:ascii="Times New Roman" w:hAnsi="Times New Roman" w:cs="Times New Roman"/>
        </w:rPr>
      </w:pPr>
      <w:r>
        <w:rPr>
          <w:rFonts w:ascii="Times New Roman" w:eastAsia="Calibri" w:hAnsi="Times New Roman" w:cs="Times New Roman"/>
          <w:color w:val="000000" w:themeColor="text1"/>
        </w:rPr>
        <w:t>System fetches product codes, product details, prices, GST, bank details, and payment terms from user/customer tagging.</w:t>
      </w:r>
    </w:p>
    <w:p w14:paraId="3302B568" w14:textId="77777777" w:rsidR="005979B0" w:rsidRDefault="00116867">
      <w:pPr>
        <w:numPr>
          <w:ilvl w:val="0"/>
          <w:numId w:val="4"/>
        </w:numPr>
        <w:spacing w:after="0"/>
        <w:rPr>
          <w:rFonts w:ascii="Times New Roman" w:hAnsi="Times New Roman" w:cs="Times New Roman"/>
        </w:rPr>
      </w:pPr>
      <w:r>
        <w:rPr>
          <w:rFonts w:ascii="Times New Roman" w:eastAsia="Calibri" w:hAnsi="Times New Roman" w:cs="Times New Roman"/>
          <w:color w:val="000000"/>
        </w:rPr>
        <w:t>Billing &amp; Shipping pulled from Customer Master (editable).</w:t>
      </w:r>
    </w:p>
    <w:p w14:paraId="5DA74FB5" w14:textId="28214027" w:rsidR="005979B0" w:rsidRDefault="00116867">
      <w:pPr>
        <w:numPr>
          <w:ilvl w:val="0"/>
          <w:numId w:val="4"/>
        </w:numPr>
        <w:spacing w:after="0"/>
        <w:rPr>
          <w:rFonts w:ascii="Times New Roman" w:hAnsi="Times New Roman" w:cs="Times New Roman"/>
        </w:rPr>
      </w:pPr>
      <w:r>
        <w:rPr>
          <w:rFonts w:ascii="Times New Roman" w:eastAsia="Calibri" w:hAnsi="Times New Roman" w:cs="Times New Roman"/>
          <w:color w:val="000000"/>
        </w:rPr>
        <w:t>Products added via search and select.</w:t>
      </w:r>
      <w:r w:rsidR="00C21267">
        <w:rPr>
          <w:rFonts w:ascii="Times New Roman" w:eastAsia="Calibri" w:hAnsi="Times New Roman" w:cs="Times New Roman"/>
          <w:color w:val="000000"/>
        </w:rPr>
        <w:t xml:space="preserve"> </w:t>
      </w:r>
    </w:p>
    <w:p w14:paraId="2130A390" w14:textId="77777777" w:rsidR="005979B0" w:rsidRDefault="00116867">
      <w:pPr>
        <w:numPr>
          <w:ilvl w:val="0"/>
          <w:numId w:val="4"/>
        </w:numPr>
        <w:spacing w:after="0"/>
        <w:rPr>
          <w:rFonts w:ascii="Times New Roman" w:hAnsi="Times New Roman" w:cs="Times New Roman"/>
        </w:rPr>
      </w:pPr>
      <w:r>
        <w:rPr>
          <w:rFonts w:ascii="Times New Roman" w:eastAsia="Calibri" w:hAnsi="Times New Roman" w:cs="Times New Roman"/>
          <w:color w:val="000000"/>
        </w:rPr>
        <w:t>Quantity entered per line item.</w:t>
      </w:r>
    </w:p>
    <w:p w14:paraId="05BA2C08" w14:textId="1B957B97" w:rsidR="005979B0" w:rsidRDefault="00116867">
      <w:pPr>
        <w:numPr>
          <w:ilvl w:val="0"/>
          <w:numId w:val="4"/>
        </w:numPr>
        <w:spacing w:after="0"/>
        <w:rPr>
          <w:rFonts w:ascii="Times New Roman" w:hAnsi="Times New Roman" w:cs="Times New Roman"/>
        </w:rPr>
      </w:pPr>
      <w:r>
        <w:rPr>
          <w:rFonts w:ascii="Times New Roman" w:eastAsia="Calibri" w:hAnsi="Times New Roman" w:cs="Times New Roman"/>
          <w:color w:val="000000"/>
        </w:rPr>
        <w:t>System fetches price automatically using hierarchy:</w:t>
      </w:r>
      <w:r>
        <w:rPr>
          <w:rFonts w:ascii="Times New Roman" w:eastAsia="Calibri" w:hAnsi="Times New Roman" w:cs="Times New Roman"/>
          <w:color w:val="000000"/>
        </w:rPr>
        <w:br/>
        <w:t xml:space="preserve"> </w:t>
      </w:r>
      <w:r w:rsidR="00CF6E50">
        <w:rPr>
          <w:rFonts w:ascii="Times New Roman" w:eastAsia="Calibri" w:hAnsi="Times New Roman" w:cs="Times New Roman"/>
          <w:color w:val="000000"/>
        </w:rPr>
        <w:t xml:space="preserve">Promotional → </w:t>
      </w:r>
      <w:r>
        <w:rPr>
          <w:rFonts w:ascii="Times New Roman" w:eastAsia="Calibri" w:hAnsi="Times New Roman" w:cs="Times New Roman"/>
          <w:color w:val="000000"/>
        </w:rPr>
        <w:t xml:space="preserve">Customer-Specific→ </w:t>
      </w:r>
      <w:r>
        <w:rPr>
          <w:rFonts w:ascii="Times New Roman" w:eastAsia="Calibri" w:hAnsi="Times New Roman" w:cs="Times New Roman"/>
          <w:bCs/>
          <w:color w:val="000000"/>
        </w:rPr>
        <w:t xml:space="preserve">Region/Territory </w:t>
      </w:r>
      <w:r>
        <w:rPr>
          <w:rFonts w:ascii="Times New Roman" w:eastAsia="Calibri" w:hAnsi="Times New Roman" w:cs="Times New Roman"/>
          <w:color w:val="000000"/>
        </w:rPr>
        <w:t>→ Common/Standard.</w:t>
      </w:r>
    </w:p>
    <w:p w14:paraId="2B68414E" w14:textId="50B316D0" w:rsidR="005979B0" w:rsidRDefault="00116867">
      <w:pPr>
        <w:numPr>
          <w:ilvl w:val="0"/>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 xml:space="preserve">If price not found (e.g., </w:t>
      </w:r>
      <w:proofErr w:type="spellStart"/>
      <w:r>
        <w:rPr>
          <w:rFonts w:ascii="Times New Roman" w:eastAsia="Calibri" w:hAnsi="Times New Roman" w:cs="Times New Roman"/>
          <w:color w:val="000000" w:themeColor="text1"/>
          <w:lang w:val="en-US"/>
        </w:rPr>
        <w:t>Riv</w:t>
      </w:r>
      <w:ins w:id="347" w:author="Manoj V Menon" w:date="2025-09-24T11:04:00Z">
        <w:r>
          <w:rPr>
            <w:rFonts w:ascii="Times New Roman" w:eastAsia="Calibri" w:hAnsi="Times New Roman" w:cs="Times New Roman"/>
            <w:color w:val="000000" w:themeColor="text1"/>
            <w:lang w:val="en-US"/>
          </w:rPr>
          <w:t>e</w:t>
        </w:r>
      </w:ins>
      <w:r>
        <w:rPr>
          <w:rFonts w:ascii="Times New Roman" w:eastAsia="Calibri" w:hAnsi="Times New Roman" w:cs="Times New Roman"/>
          <w:color w:val="000000" w:themeColor="text1"/>
          <w:lang w:val="en-US"/>
        </w:rPr>
        <w:t>ve</w:t>
      </w:r>
      <w:proofErr w:type="spellEnd"/>
      <w:r>
        <w:rPr>
          <w:rFonts w:ascii="Times New Roman" w:eastAsia="Calibri" w:hAnsi="Times New Roman" w:cs="Times New Roman"/>
          <w:color w:val="000000" w:themeColor="text1"/>
          <w:lang w:val="en-US"/>
        </w:rPr>
        <w:t xml:space="preserve"> Lab product), system allows manual entry.</w:t>
      </w:r>
      <w:r w:rsidR="00CF6E50">
        <w:rPr>
          <w:rFonts w:ascii="Times New Roman" w:eastAsia="Calibri" w:hAnsi="Times New Roman" w:cs="Times New Roman"/>
          <w:color w:val="000000" w:themeColor="text1"/>
          <w:lang w:val="en-US"/>
        </w:rPr>
        <w:t xml:space="preserve"> </w:t>
      </w:r>
    </w:p>
    <w:p w14:paraId="41E4587F" w14:textId="77777777" w:rsidR="005979B0" w:rsidRDefault="00116867">
      <w:pPr>
        <w:numPr>
          <w:ilvl w:val="0"/>
          <w:numId w:val="4"/>
        </w:numPr>
        <w:spacing w:after="0"/>
        <w:rPr>
          <w:rFonts w:ascii="Times New Roman" w:hAnsi="Times New Roman" w:cs="Times New Roman"/>
        </w:rPr>
      </w:pPr>
      <w:r>
        <w:rPr>
          <w:rFonts w:ascii="Times New Roman" w:eastAsia="Calibri" w:hAnsi="Times New Roman" w:cs="Times New Roman"/>
          <w:color w:val="000000"/>
        </w:rPr>
        <w:t>Tax automatically applied:</w:t>
      </w:r>
    </w:p>
    <w:p w14:paraId="26B7A9DC" w14:textId="77777777" w:rsidR="005979B0" w:rsidRDefault="00116867">
      <w:pPr>
        <w:numPr>
          <w:ilvl w:val="1"/>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Domestic: SGST + CGST (if customer &amp; user territory same) OR IGST (if different).</w:t>
      </w:r>
    </w:p>
    <w:p w14:paraId="6ED41C46" w14:textId="77777777" w:rsidR="005979B0" w:rsidRDefault="00116867">
      <w:pPr>
        <w:numPr>
          <w:ilvl w:val="1"/>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International: Prices &amp; tax from International Price Master.</w:t>
      </w:r>
    </w:p>
    <w:p w14:paraId="051E1B16" w14:textId="393BADBB" w:rsidR="005979B0" w:rsidRDefault="00116867">
      <w:pPr>
        <w:numPr>
          <w:ilvl w:val="0"/>
          <w:numId w:val="4"/>
        </w:numPr>
        <w:spacing w:after="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Other charges (shipping, packing, installation, training, promotional) entered </w:t>
      </w:r>
      <w:r w:rsidRPr="001F39BF">
        <w:rPr>
          <w:rFonts w:ascii="Times New Roman" w:eastAsia="Calibri" w:hAnsi="Times New Roman" w:cs="Times New Roman"/>
          <w:color w:val="000000" w:themeColor="text1"/>
        </w:rPr>
        <w:t>manually</w:t>
      </w:r>
      <w:r>
        <w:rPr>
          <w:rFonts w:ascii="Times New Roman" w:eastAsia="Calibri" w:hAnsi="Times New Roman" w:cs="Times New Roman"/>
          <w:color w:val="000000" w:themeColor="text1"/>
        </w:rPr>
        <w:t xml:space="preserve"> at quote header level.</w:t>
      </w:r>
    </w:p>
    <w:p w14:paraId="6466560A" w14:textId="77777777" w:rsidR="005979B0" w:rsidRDefault="00116867">
      <w:pPr>
        <w:numPr>
          <w:ilvl w:val="0"/>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System validates user discount level vs role.</w:t>
      </w:r>
    </w:p>
    <w:p w14:paraId="10749A21" w14:textId="77777777" w:rsidR="005979B0" w:rsidRDefault="00116867">
      <w:pPr>
        <w:numPr>
          <w:ilvl w:val="1"/>
          <w:numId w:val="4"/>
        </w:numPr>
        <w:spacing w:after="0"/>
        <w:rPr>
          <w:rFonts w:ascii="Times New Roman" w:hAnsi="Times New Roman" w:cs="Times New Roman"/>
        </w:rPr>
      </w:pPr>
      <w:r>
        <w:rPr>
          <w:rFonts w:ascii="Times New Roman" w:eastAsia="Calibri" w:hAnsi="Times New Roman" w:cs="Times New Roman"/>
          <w:color w:val="000000"/>
        </w:rPr>
        <w:t>If within limit → Quote can be generated &amp; sent.</w:t>
      </w:r>
    </w:p>
    <w:p w14:paraId="388421D4" w14:textId="77777777" w:rsidR="005979B0" w:rsidRDefault="00116867">
      <w:pPr>
        <w:numPr>
          <w:ilvl w:val="1"/>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 xml:space="preserve">If outside limit → </w:t>
      </w:r>
      <w:proofErr w:type="gramStart"/>
      <w:r>
        <w:rPr>
          <w:rFonts w:ascii="Times New Roman" w:eastAsia="Calibri" w:hAnsi="Times New Roman" w:cs="Times New Roman"/>
          <w:color w:val="000000" w:themeColor="text1"/>
          <w:lang w:val="en-US"/>
        </w:rPr>
        <w:t>Must</w:t>
      </w:r>
      <w:proofErr w:type="gramEnd"/>
      <w:r>
        <w:rPr>
          <w:rFonts w:ascii="Times New Roman" w:eastAsia="Calibri" w:hAnsi="Times New Roman" w:cs="Times New Roman"/>
          <w:color w:val="000000" w:themeColor="text1"/>
          <w:lang w:val="en-US"/>
        </w:rPr>
        <w:t xml:space="preserve"> be submitted for approval.</w:t>
      </w:r>
    </w:p>
    <w:p w14:paraId="0BCE27C3" w14:textId="77777777" w:rsidR="005979B0" w:rsidRDefault="00116867">
      <w:pPr>
        <w:numPr>
          <w:ilvl w:val="0"/>
          <w:numId w:val="4"/>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Approval flow triggered per Region/Territory master.= GM/sales Head</w:t>
      </w:r>
    </w:p>
    <w:p w14:paraId="76468A4B" w14:textId="146B4B30" w:rsidR="005979B0" w:rsidRDefault="00116867">
      <w:pPr>
        <w:numPr>
          <w:ilvl w:val="0"/>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Approver notified → Approve/Reject.</w:t>
      </w:r>
      <w:r w:rsidR="004318D3">
        <w:rPr>
          <w:rFonts w:ascii="Times New Roman" w:eastAsia="Calibri" w:hAnsi="Times New Roman" w:cs="Times New Roman"/>
          <w:color w:val="000000" w:themeColor="text1"/>
          <w:lang w:val="en-US"/>
        </w:rPr>
        <w:t xml:space="preserve"> </w:t>
      </w:r>
    </w:p>
    <w:p w14:paraId="2AF644F6" w14:textId="77777777" w:rsidR="005979B0" w:rsidRDefault="00116867">
      <w:pPr>
        <w:numPr>
          <w:ilvl w:val="0"/>
          <w:numId w:val="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After approval, sales user notified.</w:t>
      </w:r>
    </w:p>
    <w:p w14:paraId="5B02659B" w14:textId="0F4F0754" w:rsidR="005979B0" w:rsidRPr="000A089E" w:rsidDel="00FF2364" w:rsidRDefault="00116867">
      <w:pPr>
        <w:numPr>
          <w:ilvl w:val="0"/>
          <w:numId w:val="4"/>
        </w:numPr>
        <w:spacing w:after="0"/>
        <w:rPr>
          <w:del w:id="348" w:author="User" w:date="2026-03-23T12:51:00Z"/>
          <w:rFonts w:ascii="Times New Roman" w:hAnsi="Times New Roman" w:cs="Times New Roman"/>
          <w:color w:val="000000" w:themeColor="text1"/>
          <w:highlight w:val="yellow"/>
        </w:rPr>
      </w:pPr>
      <w:r w:rsidRPr="000A089E">
        <w:rPr>
          <w:rFonts w:ascii="Times New Roman" w:eastAsia="Calibri" w:hAnsi="Times New Roman" w:cs="Times New Roman"/>
          <w:color w:val="000000" w:themeColor="text1"/>
          <w:highlight w:val="yellow"/>
        </w:rPr>
        <w:t>PDF Quote auto-generated based on Vertical (separate format per vertical).</w:t>
      </w:r>
      <w:r w:rsidR="00C65EEE" w:rsidRPr="000A089E">
        <w:rPr>
          <w:rFonts w:ascii="Times New Roman" w:eastAsia="Calibri" w:hAnsi="Times New Roman" w:cs="Times New Roman"/>
          <w:color w:val="000000" w:themeColor="text1"/>
          <w:highlight w:val="yellow"/>
        </w:rPr>
        <w:t xml:space="preserve"> </w:t>
      </w:r>
    </w:p>
    <w:p w14:paraId="2F351C15" w14:textId="7C1036D1" w:rsidR="005979B0" w:rsidRPr="00FF2364" w:rsidRDefault="00116867" w:rsidP="00FF2364">
      <w:pPr>
        <w:numPr>
          <w:ilvl w:val="0"/>
          <w:numId w:val="4"/>
        </w:numPr>
        <w:spacing w:after="0"/>
        <w:rPr>
          <w:rFonts w:ascii="Times New Roman" w:hAnsi="Times New Roman" w:cs="Times New Roman"/>
          <w:highlight w:val="yellow"/>
          <w:rPrChange w:id="349" w:author="User" w:date="2026-03-23T12:51:00Z">
            <w:rPr>
              <w:rFonts w:ascii="Times New Roman" w:hAnsi="Times New Roman" w:cs="Times New Roman"/>
              <w:highlight w:val="yellow"/>
            </w:rPr>
          </w:rPrChange>
        </w:rPr>
        <w:pPrChange w:id="350" w:author="User" w:date="2026-03-23T12:51:00Z">
          <w:pPr>
            <w:numPr>
              <w:numId w:val="4"/>
            </w:numPr>
            <w:spacing w:after="0"/>
            <w:ind w:left="720" w:hanging="360"/>
          </w:pPr>
        </w:pPrChange>
      </w:pPr>
      <w:del w:id="351" w:author="User" w:date="2026-03-23T12:51:00Z">
        <w:r w:rsidRPr="00FF2364" w:rsidDel="00FF2364">
          <w:rPr>
            <w:rFonts w:ascii="Times New Roman" w:eastAsia="Calibri" w:hAnsi="Times New Roman" w:cs="Times New Roman"/>
            <w:color w:val="000000"/>
            <w:highlight w:val="yellow"/>
            <w:rPrChange w:id="352" w:author="User" w:date="2026-03-23T12:51:00Z">
              <w:rPr>
                <w:rFonts w:ascii="Times New Roman" w:eastAsia="Calibri" w:hAnsi="Times New Roman" w:cs="Times New Roman"/>
                <w:color w:val="000000"/>
                <w:highlight w:val="yellow"/>
              </w:rPr>
            </w:rPrChange>
          </w:rPr>
          <w:delText>Special permission products: Sales team must verify and mark checkbox.</w:delText>
        </w:r>
      </w:del>
    </w:p>
    <w:p w14:paraId="3BC383C9" w14:textId="65D8D105" w:rsidR="005979B0" w:rsidRPr="0052471D" w:rsidRDefault="00116867">
      <w:pPr>
        <w:numPr>
          <w:ilvl w:val="0"/>
          <w:numId w:val="4"/>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Quotes can be revised → new version created with same products.</w:t>
      </w:r>
      <w:r w:rsidR="00C65EEE">
        <w:rPr>
          <w:rFonts w:ascii="Times New Roman" w:eastAsia="Calibri" w:hAnsi="Times New Roman" w:cs="Times New Roman"/>
          <w:color w:val="000000" w:themeColor="text1"/>
          <w:lang w:val="en-US"/>
        </w:rPr>
        <w:t xml:space="preserve"> </w:t>
      </w:r>
    </w:p>
    <w:p w14:paraId="03AD0FBC" w14:textId="33771FA9" w:rsidR="0052471D" w:rsidRDefault="0052471D" w:rsidP="0052471D">
      <w:pPr>
        <w:pStyle w:val="Heading2"/>
        <w:keepNext w:val="0"/>
        <w:keepLines w:val="0"/>
        <w:spacing w:before="360" w:after="80"/>
        <w:rPr>
          <w:rFonts w:ascii="Times New Roman" w:hAnsi="Times New Roman" w:cs="Times New Roman"/>
          <w:color w:val="000000"/>
          <w:sz w:val="27"/>
          <w:szCs w:val="27"/>
          <w:lang w:val="en-US"/>
        </w:rPr>
      </w:pPr>
      <w:r>
        <w:rPr>
          <w:rFonts w:ascii="Times New Roman" w:hAnsi="Times New Roman" w:cs="Times New Roman"/>
          <w:color w:val="000000"/>
          <w:sz w:val="27"/>
          <w:szCs w:val="27"/>
          <w:lang w:val="en-US"/>
        </w:rPr>
        <w:t>Approval Process:</w:t>
      </w:r>
    </w:p>
    <w:p w14:paraId="72671202" w14:textId="43801E0C" w:rsidR="0052471D" w:rsidRPr="0052471D" w:rsidRDefault="0052471D" w:rsidP="0052471D">
      <w:pPr>
        <w:pStyle w:val="ListNumber"/>
        <w:numPr>
          <w:ilvl w:val="0"/>
          <w:numId w:val="117"/>
        </w:numPr>
        <w:spacing w:before="240" w:after="0"/>
        <w:rPr>
          <w:rFonts w:ascii="Times New Roman" w:hAnsi="Times New Roman" w:cs="Times New Roman"/>
        </w:rPr>
      </w:pPr>
      <w:r>
        <w:rPr>
          <w:rFonts w:ascii="Times New Roman" w:eastAsia="Calibri" w:hAnsi="Times New Roman" w:cs="Times New Roman"/>
          <w:color w:val="000000"/>
        </w:rPr>
        <w:lastRenderedPageBreak/>
        <w:t>Quotation will be sent to approval based on the quote value and based on the quote line items</w:t>
      </w:r>
    </w:p>
    <w:p w14:paraId="250D85E8" w14:textId="32219E51" w:rsidR="0052471D" w:rsidRPr="0052471D" w:rsidRDefault="0052471D" w:rsidP="0052471D">
      <w:pPr>
        <w:pStyle w:val="ListNumber"/>
        <w:numPr>
          <w:ilvl w:val="0"/>
          <w:numId w:val="117"/>
        </w:numPr>
        <w:spacing w:before="240" w:after="0"/>
        <w:rPr>
          <w:rFonts w:ascii="Times New Roman" w:hAnsi="Times New Roman" w:cs="Times New Roman"/>
        </w:rPr>
      </w:pPr>
      <w:r>
        <w:rPr>
          <w:rFonts w:ascii="Times New Roman" w:eastAsia="Calibri" w:hAnsi="Times New Roman" w:cs="Times New Roman"/>
          <w:color w:val="000000"/>
        </w:rPr>
        <w:t>Though the quote value is within the limit and quote line item is above the accepted range still the quote will be sent to the approval</w:t>
      </w:r>
    </w:p>
    <w:p w14:paraId="7C0664D7" w14:textId="1C3BE81F" w:rsidR="0052471D" w:rsidRPr="0052471D" w:rsidRDefault="0052471D" w:rsidP="0052471D">
      <w:pPr>
        <w:rPr>
          <w:lang w:val="en-US"/>
        </w:rPr>
      </w:pPr>
    </w:p>
    <w:p w14:paraId="141D9DF0"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53" w:name="_heading=h.4on089auez1f" w:colFirst="0" w:colLast="0"/>
      <w:bookmarkEnd w:id="353"/>
      <w:r>
        <w:rPr>
          <w:rFonts w:ascii="Times New Roman" w:hAnsi="Times New Roman" w:cs="Times New Roman"/>
          <w:color w:val="000000"/>
          <w:sz w:val="27"/>
          <w:szCs w:val="27"/>
          <w:lang w:val="en-US"/>
        </w:rPr>
        <w:t>5</w:t>
      </w:r>
      <w:r>
        <w:rPr>
          <w:rFonts w:ascii="Times New Roman" w:hAnsi="Times New Roman" w:cs="Times New Roman"/>
          <w:color w:val="000000"/>
          <w:sz w:val="27"/>
          <w:szCs w:val="27"/>
        </w:rPr>
        <w:t>. Automation</w:t>
      </w:r>
    </w:p>
    <w:p w14:paraId="489AAB86" w14:textId="253D6EBF" w:rsidR="005979B0" w:rsidRDefault="00116867">
      <w:pPr>
        <w:numPr>
          <w:ilvl w:val="0"/>
          <w:numId w:val="48"/>
        </w:numPr>
        <w:spacing w:before="240" w:after="0"/>
        <w:rPr>
          <w:rFonts w:ascii="Times New Roman" w:hAnsi="Times New Roman" w:cs="Times New Roman"/>
          <w:bCs/>
        </w:rPr>
      </w:pPr>
      <w:r>
        <w:rPr>
          <w:rFonts w:ascii="Times New Roman" w:eastAsia="Calibri" w:hAnsi="Times New Roman" w:cs="Times New Roman"/>
          <w:bCs/>
          <w:color w:val="000000"/>
        </w:rPr>
        <w:t>Auto fetch of GST &amp; Bank details based on user tagging.</w:t>
      </w:r>
      <w:r w:rsidR="000A089E">
        <w:rPr>
          <w:rFonts w:ascii="Times New Roman" w:eastAsia="Calibri" w:hAnsi="Times New Roman" w:cs="Times New Roman"/>
          <w:bCs/>
          <w:color w:val="000000"/>
        </w:rPr>
        <w:t xml:space="preserve"> </w:t>
      </w:r>
    </w:p>
    <w:p w14:paraId="523F8050" w14:textId="77777777" w:rsidR="005979B0" w:rsidRDefault="00116867">
      <w:pPr>
        <w:numPr>
          <w:ilvl w:val="0"/>
          <w:numId w:val="48"/>
        </w:numPr>
        <w:spacing w:after="0"/>
        <w:rPr>
          <w:rFonts w:ascii="Times New Roman" w:hAnsi="Times New Roman" w:cs="Times New Roman"/>
          <w:lang w:val="en-US"/>
        </w:rPr>
      </w:pPr>
      <w:r>
        <w:rPr>
          <w:rFonts w:ascii="Times New Roman" w:eastAsia="Calibri" w:hAnsi="Times New Roman" w:cs="Times New Roman"/>
          <w:color w:val="000000" w:themeColor="text1"/>
          <w:lang w:val="en-US"/>
        </w:rPr>
        <w:t>Auto fetch of Payment Terms from Customer master.</w:t>
      </w:r>
    </w:p>
    <w:p w14:paraId="23A31970" w14:textId="40CE6868" w:rsidR="005979B0" w:rsidRDefault="00116867">
      <w:pPr>
        <w:numPr>
          <w:ilvl w:val="0"/>
          <w:numId w:val="48"/>
        </w:numPr>
        <w:spacing w:after="0"/>
        <w:rPr>
          <w:rFonts w:ascii="Times New Roman" w:hAnsi="Times New Roman" w:cs="Times New Roman"/>
          <w:bCs/>
        </w:rPr>
      </w:pPr>
      <w:r>
        <w:rPr>
          <w:rFonts w:ascii="Times New Roman" w:eastAsia="Calibri" w:hAnsi="Times New Roman" w:cs="Times New Roman"/>
          <w:bCs/>
          <w:color w:val="000000"/>
        </w:rPr>
        <w:t>Auto price population based on pricing hierarchy.</w:t>
      </w:r>
      <w:r w:rsidR="000A089E">
        <w:rPr>
          <w:rFonts w:ascii="Times New Roman" w:eastAsia="Calibri" w:hAnsi="Times New Roman" w:cs="Times New Roman"/>
          <w:bCs/>
          <w:color w:val="000000"/>
        </w:rPr>
        <w:t xml:space="preserve"> </w:t>
      </w:r>
    </w:p>
    <w:p w14:paraId="6333F72F" w14:textId="77777777" w:rsidR="005979B0" w:rsidRDefault="00116867">
      <w:pPr>
        <w:numPr>
          <w:ilvl w:val="0"/>
          <w:numId w:val="48"/>
        </w:numPr>
        <w:spacing w:after="0"/>
        <w:rPr>
          <w:rFonts w:ascii="Times New Roman" w:hAnsi="Times New Roman" w:cs="Times New Roman"/>
          <w:bCs/>
        </w:rPr>
      </w:pPr>
      <w:r>
        <w:rPr>
          <w:rFonts w:ascii="Times New Roman" w:eastAsia="Calibri" w:hAnsi="Times New Roman" w:cs="Times New Roman"/>
          <w:bCs/>
          <w:color w:val="000000"/>
        </w:rPr>
        <w:t>Auto tax calculation based on customer region.</w:t>
      </w:r>
    </w:p>
    <w:p w14:paraId="311CE57D" w14:textId="77777777" w:rsidR="005979B0" w:rsidRDefault="00116867">
      <w:pPr>
        <w:numPr>
          <w:ilvl w:val="0"/>
          <w:numId w:val="48"/>
        </w:numPr>
        <w:spacing w:after="240"/>
        <w:rPr>
          <w:rFonts w:ascii="Times New Roman" w:hAnsi="Times New Roman" w:cs="Times New Roman"/>
        </w:rPr>
      </w:pPr>
      <w:r>
        <w:rPr>
          <w:rFonts w:ascii="Times New Roman" w:eastAsia="Calibri" w:hAnsi="Times New Roman" w:cs="Times New Roman"/>
          <w:bCs/>
          <w:color w:val="000000"/>
        </w:rPr>
        <w:t>Auto select Quote PDF format b</w:t>
      </w:r>
      <w:r>
        <w:rPr>
          <w:rFonts w:ascii="Times New Roman" w:eastAsia="Calibri" w:hAnsi="Times New Roman" w:cs="Times New Roman"/>
          <w:color w:val="000000"/>
        </w:rPr>
        <w:t>ased on Vertical.</w:t>
      </w:r>
    </w:p>
    <w:p w14:paraId="636E2B67"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54" w:name="_heading=h.2xrvzayiz1km" w:colFirst="0" w:colLast="0"/>
      <w:bookmarkEnd w:id="354"/>
      <w:r>
        <w:rPr>
          <w:rFonts w:ascii="Times New Roman" w:hAnsi="Times New Roman" w:cs="Times New Roman"/>
          <w:color w:val="000000"/>
          <w:sz w:val="27"/>
          <w:szCs w:val="27"/>
          <w:lang w:val="en-US"/>
        </w:rPr>
        <w:t>6</w:t>
      </w:r>
      <w:r>
        <w:rPr>
          <w:rFonts w:ascii="Times New Roman" w:hAnsi="Times New Roman" w:cs="Times New Roman"/>
          <w:color w:val="000000"/>
          <w:sz w:val="27"/>
          <w:szCs w:val="27"/>
        </w:rPr>
        <w:t>. Validations</w:t>
      </w:r>
    </w:p>
    <w:p w14:paraId="473129AF" w14:textId="77777777" w:rsidR="005979B0" w:rsidRDefault="00116867">
      <w:pPr>
        <w:numPr>
          <w:ilvl w:val="0"/>
          <w:numId w:val="49"/>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User cannot bypass approval for discount below role limits.</w:t>
      </w:r>
    </w:p>
    <w:p w14:paraId="4438A6C2" w14:textId="1EC085B7" w:rsidR="005979B0" w:rsidRPr="000A089E" w:rsidDel="00344C61" w:rsidRDefault="00116867">
      <w:pPr>
        <w:numPr>
          <w:ilvl w:val="0"/>
          <w:numId w:val="49"/>
        </w:numPr>
        <w:spacing w:after="0"/>
        <w:rPr>
          <w:del w:id="355" w:author="User" w:date="2026-03-23T13:11:00Z"/>
          <w:rFonts w:ascii="Times New Roman" w:hAnsi="Times New Roman" w:cs="Times New Roman"/>
          <w:highlight w:val="yellow"/>
          <w:lang w:val="en-US"/>
        </w:rPr>
      </w:pPr>
      <w:del w:id="356" w:author="User" w:date="2026-03-23T13:11:00Z">
        <w:r w:rsidRPr="000A089E" w:rsidDel="00344C61">
          <w:rPr>
            <w:rFonts w:ascii="Times New Roman" w:eastAsia="Calibri" w:hAnsi="Times New Roman" w:cs="Times New Roman"/>
            <w:color w:val="000000" w:themeColor="text1"/>
            <w:highlight w:val="yellow"/>
            <w:lang w:val="en-US"/>
          </w:rPr>
          <w:delText>Special permission/approval products → checkbox must be marked as verified before quote submission.</w:delText>
        </w:r>
      </w:del>
    </w:p>
    <w:p w14:paraId="51880926" w14:textId="2EE6A5E1" w:rsidR="005979B0" w:rsidRPr="00C14D47" w:rsidRDefault="00C14D47">
      <w:pPr>
        <w:numPr>
          <w:ilvl w:val="0"/>
          <w:numId w:val="49"/>
        </w:numPr>
        <w:spacing w:after="0"/>
        <w:rPr>
          <w:rFonts w:ascii="Times New Roman" w:hAnsi="Times New Roman" w:cs="Times New Roman"/>
        </w:rPr>
      </w:pPr>
      <w:r w:rsidRPr="00C14D47">
        <w:rPr>
          <w:rFonts w:ascii="Times New Roman" w:eastAsia="Calibri" w:hAnsi="Times New Roman" w:cs="Times New Roman"/>
        </w:rPr>
        <w:t>Quote can have multiple verticals</w:t>
      </w:r>
    </w:p>
    <w:p w14:paraId="709F14D5" w14:textId="1EA6F18F" w:rsidR="005979B0" w:rsidRDefault="00116867">
      <w:pPr>
        <w:numPr>
          <w:ilvl w:val="0"/>
          <w:numId w:val="49"/>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Duplicate Quote IDs not allowed.</w:t>
      </w:r>
      <w:r w:rsidR="00C21267">
        <w:rPr>
          <w:rFonts w:ascii="Times New Roman" w:eastAsia="Calibri" w:hAnsi="Times New Roman" w:cs="Times New Roman"/>
          <w:color w:val="000000" w:themeColor="text1"/>
          <w:lang w:val="en-US"/>
        </w:rPr>
        <w:t xml:space="preserve"> </w:t>
      </w:r>
    </w:p>
    <w:p w14:paraId="4A8A2DB6" w14:textId="77777777" w:rsidR="005979B0" w:rsidRDefault="005979B0">
      <w:pPr>
        <w:spacing w:after="240"/>
        <w:ind w:left="360"/>
        <w:rPr>
          <w:rFonts w:ascii="Times New Roman" w:hAnsi="Times New Roman" w:cs="Times New Roman"/>
        </w:rPr>
      </w:pPr>
    </w:p>
    <w:p w14:paraId="5A7A79BC"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57" w:name="_heading=h.gsdxj01aeqk6" w:colFirst="0" w:colLast="0"/>
      <w:bookmarkEnd w:id="357"/>
      <w:r>
        <w:rPr>
          <w:rFonts w:ascii="Times New Roman" w:hAnsi="Times New Roman" w:cs="Times New Roman"/>
          <w:color w:val="000000"/>
          <w:sz w:val="27"/>
          <w:szCs w:val="27"/>
          <w:lang w:val="en-US"/>
        </w:rPr>
        <w:t>7</w:t>
      </w:r>
      <w:r>
        <w:rPr>
          <w:rFonts w:ascii="Times New Roman" w:hAnsi="Times New Roman" w:cs="Times New Roman"/>
          <w:color w:val="000000"/>
          <w:sz w:val="27"/>
          <w:szCs w:val="27"/>
        </w:rPr>
        <w:t>. Notifications</w:t>
      </w:r>
    </w:p>
    <w:p w14:paraId="68633007" w14:textId="77777777" w:rsidR="005979B0" w:rsidRDefault="00116867">
      <w:pPr>
        <w:numPr>
          <w:ilvl w:val="0"/>
          <w:numId w:val="50"/>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To Approver → When Quote submitted for approval.</w:t>
      </w:r>
    </w:p>
    <w:p w14:paraId="6C2C57C9" w14:textId="77777777" w:rsidR="005979B0" w:rsidRDefault="00116867">
      <w:pPr>
        <w:numPr>
          <w:ilvl w:val="0"/>
          <w:numId w:val="50"/>
        </w:numPr>
        <w:spacing w:after="0"/>
        <w:rPr>
          <w:rFonts w:ascii="Times New Roman" w:hAnsi="Times New Roman" w:cs="Times New Roman"/>
          <w:lang w:val="en-US"/>
        </w:rPr>
      </w:pPr>
      <w:r>
        <w:rPr>
          <w:rFonts w:ascii="Times New Roman" w:eastAsia="Calibri" w:hAnsi="Times New Roman" w:cs="Times New Roman"/>
          <w:color w:val="000000" w:themeColor="text1"/>
          <w:lang w:val="en-US"/>
        </w:rPr>
        <w:t>To Submitter → When Approver approves/rejects.</w:t>
      </w:r>
    </w:p>
    <w:p w14:paraId="14A125CF" w14:textId="77777777" w:rsidR="005979B0" w:rsidRDefault="00116867">
      <w:pPr>
        <w:numPr>
          <w:ilvl w:val="0"/>
          <w:numId w:val="50"/>
        </w:numPr>
        <w:spacing w:after="240"/>
        <w:rPr>
          <w:ins w:id="358" w:author="Manoj V Menon" w:date="2025-09-26T05:06:00Z"/>
          <w:rFonts w:ascii="Times New Roman" w:hAnsi="Times New Roman" w:cs="Times New Roman"/>
          <w:lang w:val="en-US"/>
        </w:rPr>
      </w:pPr>
      <w:r>
        <w:rPr>
          <w:rFonts w:ascii="Times New Roman" w:eastAsia="Calibri" w:hAnsi="Times New Roman" w:cs="Times New Roman"/>
          <w:color w:val="000000" w:themeColor="text1"/>
          <w:lang w:val="en-US"/>
        </w:rPr>
        <w:t xml:space="preserve">To Sales User → </w:t>
      </w:r>
      <w:proofErr w:type="gramStart"/>
      <w:r>
        <w:rPr>
          <w:rFonts w:ascii="Times New Roman" w:eastAsia="Calibri" w:hAnsi="Times New Roman" w:cs="Times New Roman"/>
          <w:color w:val="000000" w:themeColor="text1"/>
          <w:lang w:val="en-US"/>
        </w:rPr>
        <w:t>When</w:t>
      </w:r>
      <w:proofErr w:type="gramEnd"/>
      <w:r>
        <w:rPr>
          <w:rFonts w:ascii="Times New Roman" w:eastAsia="Calibri" w:hAnsi="Times New Roman" w:cs="Times New Roman"/>
          <w:color w:val="000000" w:themeColor="text1"/>
          <w:lang w:val="en-US"/>
        </w:rPr>
        <w:t xml:space="preserve"> approval workflow completed.</w:t>
      </w:r>
    </w:p>
    <w:p w14:paraId="5B68FD23" w14:textId="77777777" w:rsidR="005979B0" w:rsidRDefault="00116867">
      <w:pPr>
        <w:numPr>
          <w:ilvl w:val="0"/>
          <w:numId w:val="50"/>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To all (including finance)– when a quote is accepted by customer </w:t>
      </w:r>
    </w:p>
    <w:p w14:paraId="1EAA588A"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59" w:name="_heading=h.gz9hsy4sjbyi" w:colFirst="0" w:colLast="0"/>
      <w:bookmarkEnd w:id="359"/>
      <w:r>
        <w:rPr>
          <w:rFonts w:ascii="Times New Roman" w:hAnsi="Times New Roman" w:cs="Times New Roman"/>
          <w:color w:val="000000"/>
          <w:sz w:val="27"/>
          <w:szCs w:val="27"/>
          <w:lang w:val="en-US"/>
        </w:rPr>
        <w:t>8</w:t>
      </w:r>
      <w:r>
        <w:rPr>
          <w:rFonts w:ascii="Times New Roman" w:hAnsi="Times New Roman" w:cs="Times New Roman"/>
          <w:color w:val="000000"/>
          <w:sz w:val="27"/>
          <w:szCs w:val="27"/>
        </w:rPr>
        <w:t>. Integration</w:t>
      </w:r>
    </w:p>
    <w:p w14:paraId="4343D366" w14:textId="04002018" w:rsidR="005979B0" w:rsidRDefault="00116867">
      <w:pPr>
        <w:numPr>
          <w:ilvl w:val="0"/>
          <w:numId w:val="51"/>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ERP → Salesforce: Pricing, Tax</w:t>
      </w:r>
      <w:r w:rsidR="000A089E">
        <w:rPr>
          <w:rFonts w:ascii="Times New Roman" w:eastAsia="Calibri" w:hAnsi="Times New Roman" w:cs="Times New Roman"/>
          <w:color w:val="000000" w:themeColor="text1"/>
          <w:lang w:val="en-US"/>
        </w:rPr>
        <w:t>es, and Master Data (</w:t>
      </w:r>
      <w:r w:rsidR="000A089E" w:rsidRPr="000A089E">
        <w:rPr>
          <w:rFonts w:ascii="Times New Roman" w:eastAsia="Calibri" w:hAnsi="Times New Roman" w:cs="Times New Roman"/>
          <w:color w:val="000000" w:themeColor="text1"/>
          <w:highlight w:val="yellow"/>
          <w:lang w:val="en-US"/>
        </w:rPr>
        <w:t>GST</w:t>
      </w:r>
      <w:r w:rsidR="000A089E">
        <w:rPr>
          <w:rFonts w:ascii="Times New Roman" w:eastAsia="Calibri" w:hAnsi="Times New Roman" w:cs="Times New Roman"/>
          <w:color w:val="000000" w:themeColor="text1"/>
          <w:lang w:val="en-US"/>
        </w:rPr>
        <w:t>, Bank</w:t>
      </w:r>
      <w:r w:rsidR="00877D43">
        <w:rPr>
          <w:rFonts w:ascii="Times New Roman" w:eastAsia="Calibri" w:hAnsi="Times New Roman" w:cs="Times New Roman"/>
          <w:color w:val="000000" w:themeColor="text1"/>
          <w:lang w:val="en-US"/>
        </w:rPr>
        <w:t>,)</w:t>
      </w:r>
      <w:r>
        <w:rPr>
          <w:rFonts w:ascii="Times New Roman" w:eastAsia="Calibri" w:hAnsi="Times New Roman" w:cs="Times New Roman"/>
          <w:color w:val="000000" w:themeColor="text1"/>
          <w:lang w:val="en-US"/>
        </w:rPr>
        <w:t>.</w:t>
      </w:r>
      <w:r w:rsidR="00E87C0C">
        <w:rPr>
          <w:rFonts w:ascii="Times New Roman" w:eastAsia="Calibri" w:hAnsi="Times New Roman" w:cs="Times New Roman"/>
          <w:color w:val="000000" w:themeColor="text1"/>
          <w:lang w:val="en-US"/>
        </w:rPr>
        <w:t xml:space="preserve"> </w:t>
      </w:r>
    </w:p>
    <w:p w14:paraId="2E4697FF" w14:textId="59CA34B0" w:rsidR="005979B0" w:rsidRDefault="00116867">
      <w:pPr>
        <w:numPr>
          <w:ilvl w:val="0"/>
          <w:numId w:val="51"/>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Salesforce → ERP:</w:t>
      </w:r>
      <w:r w:rsidR="00E87C0C">
        <w:rPr>
          <w:rFonts w:ascii="Times New Roman" w:eastAsia="Calibri" w:hAnsi="Times New Roman" w:cs="Times New Roman"/>
          <w:color w:val="000000" w:themeColor="text1"/>
          <w:lang w:val="en-US"/>
        </w:rPr>
        <w:t xml:space="preserve"> </w:t>
      </w:r>
      <w:r>
        <w:rPr>
          <w:rFonts w:ascii="Times New Roman" w:eastAsia="Calibri" w:hAnsi="Times New Roman" w:cs="Times New Roman"/>
          <w:color w:val="000000" w:themeColor="text1"/>
          <w:lang w:val="en-US"/>
        </w:rPr>
        <w:t>Not applicable for Quotes (only Orders will be pushed).</w:t>
      </w:r>
    </w:p>
    <w:p w14:paraId="60B42079"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60" w:name="_heading=h.u1ftvtzho3ns" w:colFirst="0" w:colLast="0"/>
      <w:bookmarkEnd w:id="360"/>
      <w:r>
        <w:rPr>
          <w:rFonts w:ascii="Times New Roman" w:hAnsi="Times New Roman" w:cs="Times New Roman"/>
          <w:color w:val="000000"/>
          <w:sz w:val="27"/>
          <w:szCs w:val="27"/>
          <w:lang w:val="en-US"/>
        </w:rPr>
        <w:t>9</w:t>
      </w:r>
      <w:r>
        <w:rPr>
          <w:rFonts w:ascii="Times New Roman" w:hAnsi="Times New Roman" w:cs="Times New Roman"/>
          <w:color w:val="000000"/>
          <w:sz w:val="27"/>
          <w:szCs w:val="27"/>
        </w:rPr>
        <w:t>. Who Will Access</w:t>
      </w:r>
    </w:p>
    <w:p w14:paraId="1C06AA08" w14:textId="5988B6EA" w:rsidR="005979B0" w:rsidRDefault="00116867">
      <w:pPr>
        <w:numPr>
          <w:ilvl w:val="0"/>
          <w:numId w:val="52"/>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Sales Executives</w:t>
      </w:r>
      <w:proofErr w:type="gramStart"/>
      <w:r w:rsidR="00E94847">
        <w:rPr>
          <w:rFonts w:ascii="Times New Roman" w:eastAsia="Calibri" w:hAnsi="Times New Roman" w:cs="Times New Roman"/>
          <w:color w:val="000000" w:themeColor="text1"/>
          <w:lang w:val="en-US"/>
        </w:rPr>
        <w:t>,</w:t>
      </w:r>
      <w:r>
        <w:rPr>
          <w:rFonts w:ascii="Times New Roman" w:eastAsia="Calibri" w:hAnsi="Times New Roman" w:cs="Times New Roman"/>
          <w:color w:val="000000" w:themeColor="text1"/>
          <w:lang w:val="en-US"/>
        </w:rPr>
        <w:t>–</w:t>
      </w:r>
      <w:proofErr w:type="gramEnd"/>
      <w:r>
        <w:rPr>
          <w:rFonts w:ascii="Times New Roman" w:eastAsia="Calibri" w:hAnsi="Times New Roman" w:cs="Times New Roman"/>
          <w:color w:val="000000" w:themeColor="text1"/>
          <w:lang w:val="en-US"/>
        </w:rPr>
        <w:t xml:space="preserve"> Create Quotes, submit for approval.</w:t>
      </w:r>
    </w:p>
    <w:p w14:paraId="6A68305F" w14:textId="77777777" w:rsidR="005979B0" w:rsidRDefault="00116867">
      <w:pPr>
        <w:numPr>
          <w:ilvl w:val="0"/>
          <w:numId w:val="52"/>
        </w:numPr>
        <w:spacing w:after="0"/>
        <w:rPr>
          <w:rFonts w:ascii="Times New Roman" w:hAnsi="Times New Roman" w:cs="Times New Roman"/>
          <w:lang w:val="en-US"/>
        </w:rPr>
      </w:pPr>
      <w:r>
        <w:rPr>
          <w:rFonts w:ascii="Times New Roman" w:eastAsia="Calibri" w:hAnsi="Times New Roman" w:cs="Times New Roman"/>
          <w:color w:val="000000" w:themeColor="text1"/>
          <w:lang w:val="en-US"/>
        </w:rPr>
        <w:t>Managers/Approvers (per Region) – Approve/Reject Quotes.</w:t>
      </w:r>
    </w:p>
    <w:p w14:paraId="476155C1"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61" w:name="_heading=h.d3t3wikl0lst" w:colFirst="0" w:colLast="0"/>
      <w:bookmarkEnd w:id="361"/>
      <w:r>
        <w:rPr>
          <w:rFonts w:ascii="Times New Roman" w:hAnsi="Times New Roman" w:cs="Times New Roman"/>
          <w:color w:val="000000"/>
          <w:sz w:val="27"/>
          <w:szCs w:val="27"/>
        </w:rPr>
        <w:t>1</w:t>
      </w:r>
      <w:r>
        <w:rPr>
          <w:rFonts w:ascii="Times New Roman" w:hAnsi="Times New Roman" w:cs="Times New Roman"/>
          <w:color w:val="000000"/>
          <w:sz w:val="27"/>
          <w:szCs w:val="27"/>
          <w:lang w:val="en-US"/>
        </w:rPr>
        <w:t>0</w:t>
      </w:r>
      <w:r>
        <w:rPr>
          <w:rFonts w:ascii="Times New Roman" w:hAnsi="Times New Roman" w:cs="Times New Roman"/>
          <w:color w:val="000000"/>
          <w:sz w:val="27"/>
          <w:szCs w:val="27"/>
        </w:rPr>
        <w:t>. Reports</w:t>
      </w:r>
    </w:p>
    <w:p w14:paraId="399884A5" w14:textId="13DBF44A" w:rsidR="005979B0" w:rsidRDefault="00116867">
      <w:pPr>
        <w:numPr>
          <w:ilvl w:val="0"/>
          <w:numId w:val="53"/>
        </w:numPr>
        <w:spacing w:before="240"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Quotes by Stage (Drafted, Approved, Sent, Accepted, Denied).</w:t>
      </w:r>
    </w:p>
    <w:p w14:paraId="714B0902" w14:textId="77777777" w:rsidR="005979B0" w:rsidRDefault="00116867">
      <w:pPr>
        <w:numPr>
          <w:ilvl w:val="0"/>
          <w:numId w:val="53"/>
        </w:numPr>
        <w:spacing w:after="0"/>
        <w:rPr>
          <w:rFonts w:ascii="Times New Roman" w:hAnsi="Times New Roman" w:cs="Times New Roman"/>
        </w:rPr>
      </w:pPr>
      <w:r>
        <w:rPr>
          <w:rFonts w:ascii="Times New Roman" w:eastAsia="Calibri" w:hAnsi="Times New Roman" w:cs="Times New Roman"/>
          <w:color w:val="000000"/>
        </w:rPr>
        <w:t>Quotes by Vertical.</w:t>
      </w:r>
    </w:p>
    <w:p w14:paraId="47F470F7" w14:textId="77777777" w:rsidR="005979B0" w:rsidRDefault="00116867">
      <w:pPr>
        <w:numPr>
          <w:ilvl w:val="0"/>
          <w:numId w:val="53"/>
        </w:numPr>
        <w:spacing w:after="0"/>
        <w:rPr>
          <w:rFonts w:ascii="Times New Roman" w:hAnsi="Times New Roman" w:cs="Times New Roman"/>
        </w:rPr>
      </w:pPr>
      <w:r>
        <w:rPr>
          <w:rFonts w:ascii="Times New Roman" w:eastAsia="Calibri" w:hAnsi="Times New Roman" w:cs="Times New Roman"/>
          <w:color w:val="000000"/>
        </w:rPr>
        <w:t>Quotes requiring Approval (pending).</w:t>
      </w:r>
    </w:p>
    <w:p w14:paraId="14F1EA0B" w14:textId="77777777" w:rsidR="005979B0" w:rsidRDefault="00116867">
      <w:pPr>
        <w:numPr>
          <w:ilvl w:val="0"/>
          <w:numId w:val="53"/>
        </w:numPr>
        <w:spacing w:after="240"/>
        <w:rPr>
          <w:rFonts w:ascii="Times New Roman" w:hAnsi="Times New Roman" w:cs="Times New Roman"/>
        </w:rPr>
      </w:pPr>
      <w:r>
        <w:rPr>
          <w:rFonts w:ascii="Times New Roman" w:eastAsia="Calibri" w:hAnsi="Times New Roman" w:cs="Times New Roman"/>
          <w:color w:val="000000" w:themeColor="text1"/>
        </w:rPr>
        <w:t>Quote Revisions (version tracking).</w:t>
      </w:r>
    </w:p>
    <w:p w14:paraId="1B43A30B" w14:textId="77777777" w:rsidR="005979B0" w:rsidRDefault="00116867">
      <w:pPr>
        <w:pStyle w:val="Heading2"/>
        <w:keepNext w:val="0"/>
        <w:keepLines w:val="0"/>
        <w:spacing w:before="360" w:after="80"/>
        <w:rPr>
          <w:rFonts w:ascii="Times New Roman" w:eastAsia="Cambria" w:hAnsi="Times New Roman" w:cs="Times New Roman"/>
          <w:color w:val="000000"/>
          <w:sz w:val="22"/>
          <w:szCs w:val="22"/>
          <w:u w:val="single"/>
        </w:rPr>
      </w:pPr>
      <w:bookmarkStart w:id="362" w:name="_heading=h.m8ua1yeeyazn" w:colFirst="0" w:colLast="0"/>
      <w:bookmarkEnd w:id="362"/>
      <w:r>
        <w:rPr>
          <w:rFonts w:ascii="Times New Roman" w:hAnsi="Times New Roman" w:cs="Times New Roman"/>
          <w:color w:val="000000"/>
          <w:sz w:val="27"/>
          <w:szCs w:val="27"/>
        </w:rPr>
        <w:lastRenderedPageBreak/>
        <w:t>1</w:t>
      </w:r>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Acceptance Criteria</w:t>
      </w:r>
    </w:p>
    <w:p w14:paraId="29564F2A" w14:textId="77777777" w:rsidR="005979B0" w:rsidRDefault="00116867">
      <w:pPr>
        <w:numPr>
          <w:ilvl w:val="0"/>
          <w:numId w:val="54"/>
        </w:numPr>
        <w:spacing w:before="240" w:after="0"/>
        <w:rPr>
          <w:rFonts w:ascii="Times New Roman" w:hAnsi="Times New Roman" w:cs="Times New Roman"/>
        </w:rPr>
      </w:pPr>
      <w:r>
        <w:rPr>
          <w:rFonts w:ascii="Times New Roman" w:eastAsia="Calibri" w:hAnsi="Times New Roman" w:cs="Times New Roman"/>
          <w:color w:val="000000"/>
        </w:rPr>
        <w:t>Quotes auto-populate correct GST, bank, terms, and pricing.</w:t>
      </w:r>
    </w:p>
    <w:p w14:paraId="63967820" w14:textId="77777777" w:rsidR="005979B0" w:rsidRDefault="00116867">
      <w:pPr>
        <w:numPr>
          <w:ilvl w:val="0"/>
          <w:numId w:val="54"/>
        </w:numPr>
        <w:spacing w:after="0"/>
        <w:rPr>
          <w:rFonts w:ascii="Times New Roman" w:hAnsi="Times New Roman" w:cs="Times New Roman"/>
          <w:lang w:val="en-US"/>
        </w:rPr>
      </w:pPr>
      <w:r>
        <w:rPr>
          <w:rFonts w:ascii="Times New Roman" w:eastAsia="Calibri" w:hAnsi="Times New Roman" w:cs="Times New Roman"/>
          <w:color w:val="000000" w:themeColor="text1"/>
          <w:lang w:val="en-US"/>
        </w:rPr>
        <w:t>Approval workflow works correctly based on role and region.</w:t>
      </w:r>
    </w:p>
    <w:p w14:paraId="0695B333" w14:textId="77777777" w:rsidR="005979B0" w:rsidRDefault="00116867">
      <w:pPr>
        <w:numPr>
          <w:ilvl w:val="0"/>
          <w:numId w:val="54"/>
        </w:numPr>
        <w:spacing w:after="0"/>
        <w:rPr>
          <w:rFonts w:ascii="Times New Roman" w:hAnsi="Times New Roman" w:cs="Times New Roman"/>
        </w:rPr>
      </w:pPr>
      <w:r>
        <w:rPr>
          <w:rFonts w:ascii="Times New Roman" w:eastAsia="Calibri" w:hAnsi="Times New Roman" w:cs="Times New Roman"/>
          <w:color w:val="000000"/>
        </w:rPr>
        <w:t>PDF generated correctly per Vertical format.</w:t>
      </w:r>
    </w:p>
    <w:p w14:paraId="3EF5B58C" w14:textId="77777777" w:rsidR="005979B0" w:rsidRDefault="00116867">
      <w:pPr>
        <w:numPr>
          <w:ilvl w:val="0"/>
          <w:numId w:val="54"/>
        </w:numPr>
        <w:spacing w:after="0"/>
        <w:rPr>
          <w:rFonts w:ascii="Times New Roman" w:hAnsi="Times New Roman" w:cs="Times New Roman"/>
        </w:rPr>
      </w:pPr>
      <w:r>
        <w:rPr>
          <w:rFonts w:ascii="Times New Roman" w:eastAsia="Calibri" w:hAnsi="Times New Roman" w:cs="Times New Roman"/>
          <w:color w:val="000000"/>
        </w:rPr>
        <w:t>Taxes apply correctly (Domestic vs International).</w:t>
      </w:r>
    </w:p>
    <w:p w14:paraId="2FE7EF10" w14:textId="6BE2D86C" w:rsidR="005979B0" w:rsidDel="00344C61" w:rsidRDefault="00116867">
      <w:pPr>
        <w:numPr>
          <w:ilvl w:val="0"/>
          <w:numId w:val="54"/>
        </w:numPr>
        <w:spacing w:after="0"/>
        <w:rPr>
          <w:del w:id="363" w:author="User" w:date="2026-03-23T13:11:00Z"/>
          <w:rFonts w:ascii="Times New Roman" w:hAnsi="Times New Roman" w:cs="Times New Roman"/>
          <w:lang w:val="en-US"/>
        </w:rPr>
      </w:pPr>
      <w:del w:id="364" w:author="User" w:date="2026-03-23T13:11:00Z">
        <w:r w:rsidRPr="000A089E" w:rsidDel="00344C61">
          <w:rPr>
            <w:rFonts w:ascii="Times New Roman" w:eastAsia="Calibri" w:hAnsi="Times New Roman" w:cs="Times New Roman"/>
            <w:color w:val="000000" w:themeColor="text1"/>
            <w:highlight w:val="yellow"/>
            <w:lang w:val="en-US"/>
          </w:rPr>
          <w:delText>Special permission products enforced correctly</w:delText>
        </w:r>
        <w:r w:rsidDel="00344C61">
          <w:rPr>
            <w:rFonts w:ascii="Times New Roman" w:eastAsia="Calibri" w:hAnsi="Times New Roman" w:cs="Times New Roman"/>
            <w:color w:val="000000" w:themeColor="text1"/>
            <w:lang w:val="en-US"/>
          </w:rPr>
          <w:delText>.</w:delText>
        </w:r>
      </w:del>
    </w:p>
    <w:p w14:paraId="262F55CF" w14:textId="77777777" w:rsidR="005979B0" w:rsidRPr="00E94847" w:rsidRDefault="00116867">
      <w:pPr>
        <w:numPr>
          <w:ilvl w:val="0"/>
          <w:numId w:val="54"/>
        </w:numPr>
        <w:spacing w:after="240"/>
        <w:rPr>
          <w:rFonts w:ascii="Times New Roman" w:hAnsi="Times New Roman" w:cs="Times New Roman"/>
        </w:rPr>
      </w:pPr>
      <w:r>
        <w:rPr>
          <w:rFonts w:ascii="Times New Roman" w:eastAsia="Calibri" w:hAnsi="Times New Roman" w:cs="Times New Roman"/>
          <w:color w:val="000000"/>
        </w:rPr>
        <w:t>Revision handling works smoothly.</w:t>
      </w:r>
    </w:p>
    <w:p w14:paraId="31592E45" w14:textId="51FDD7BD" w:rsidR="00E94847" w:rsidRDefault="00E94847" w:rsidP="00E94847">
      <w:pPr>
        <w:pStyle w:val="Heading2"/>
        <w:keepNext w:val="0"/>
        <w:keepLines w:val="0"/>
        <w:spacing w:before="360" w:after="80"/>
        <w:rPr>
          <w:rFonts w:ascii="Times New Roman" w:hAnsi="Times New Roman" w:cs="Times New Roman"/>
          <w:color w:val="000000"/>
          <w:sz w:val="27"/>
          <w:szCs w:val="27"/>
        </w:rPr>
      </w:pPr>
      <w:r>
        <w:rPr>
          <w:rFonts w:ascii="Times New Roman" w:hAnsi="Times New Roman" w:cs="Times New Roman"/>
          <w:color w:val="000000"/>
          <w:sz w:val="27"/>
          <w:szCs w:val="27"/>
        </w:rPr>
        <w:t>1</w:t>
      </w:r>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Devices</w:t>
      </w:r>
    </w:p>
    <w:p w14:paraId="124A41A8" w14:textId="5904433B" w:rsidR="00E94847" w:rsidRDefault="00E94847" w:rsidP="00E94847">
      <w:pPr>
        <w:pStyle w:val="ListParagraph"/>
        <w:numPr>
          <w:ilvl w:val="0"/>
          <w:numId w:val="116"/>
        </w:numPr>
      </w:pPr>
      <w:r>
        <w:t>Mobile</w:t>
      </w:r>
    </w:p>
    <w:p w14:paraId="4D82E35C" w14:textId="2ACE8190" w:rsidR="00E94847" w:rsidRPr="00E87C0C" w:rsidRDefault="00E94847" w:rsidP="00E87C0C">
      <w:pPr>
        <w:pStyle w:val="ListParagraph"/>
        <w:numPr>
          <w:ilvl w:val="0"/>
          <w:numId w:val="116"/>
        </w:numPr>
      </w:pPr>
      <w:r>
        <w:t>Desktop</w:t>
      </w:r>
    </w:p>
    <w:p w14:paraId="692F31A4" w14:textId="5F4453EB"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65" w:name="_heading=h.dc6fmg3emigj" w:colFirst="0" w:colLast="0"/>
      <w:bookmarkEnd w:id="365"/>
      <w:r>
        <w:rPr>
          <w:rFonts w:ascii="Times New Roman" w:hAnsi="Times New Roman" w:cs="Times New Roman"/>
          <w:color w:val="000000"/>
          <w:sz w:val="27"/>
          <w:szCs w:val="27"/>
        </w:rPr>
        <w:t>1</w:t>
      </w:r>
      <w:r w:rsidR="00E94847">
        <w:rPr>
          <w:rFonts w:ascii="Times New Roman" w:hAnsi="Times New Roman" w:cs="Times New Roman"/>
          <w:color w:val="000000"/>
          <w:sz w:val="27"/>
          <w:szCs w:val="27"/>
          <w:lang w:val="en-US"/>
        </w:rPr>
        <w:t>3</w:t>
      </w:r>
      <w:r>
        <w:rPr>
          <w:rFonts w:ascii="Times New Roman" w:hAnsi="Times New Roman" w:cs="Times New Roman"/>
          <w:color w:val="000000"/>
          <w:sz w:val="27"/>
          <w:szCs w:val="27"/>
        </w:rPr>
        <w:t>. Inputs Needed from Cyrix</w:t>
      </w:r>
    </w:p>
    <w:p w14:paraId="431B4ED2" w14:textId="77777777" w:rsidR="005979B0" w:rsidRPr="00E1669C" w:rsidRDefault="00116867">
      <w:pPr>
        <w:numPr>
          <w:ilvl w:val="0"/>
          <w:numId w:val="55"/>
        </w:numPr>
        <w:spacing w:before="240" w:after="0"/>
        <w:rPr>
          <w:rFonts w:ascii="Times New Roman" w:hAnsi="Times New Roman" w:cs="Times New Roman"/>
          <w:bCs/>
          <w:highlight w:val="yellow"/>
        </w:rPr>
      </w:pPr>
      <w:r w:rsidRPr="00C14D47">
        <w:rPr>
          <w:rFonts w:ascii="Times New Roman" w:eastAsia="Calibri" w:hAnsi="Times New Roman" w:cs="Times New Roman"/>
          <w:color w:val="000000"/>
          <w:highlight w:val="yellow"/>
        </w:rPr>
        <w:t xml:space="preserve">Provide </w:t>
      </w:r>
      <w:r w:rsidRPr="00C14D47">
        <w:rPr>
          <w:rFonts w:ascii="Times New Roman" w:eastAsia="Calibri" w:hAnsi="Times New Roman" w:cs="Times New Roman"/>
          <w:bCs/>
          <w:color w:val="000000"/>
          <w:highlight w:val="yellow"/>
        </w:rPr>
        <w:t>Updated Quote Formats for all Verticals (mandatory).</w:t>
      </w:r>
    </w:p>
    <w:p w14:paraId="1D7224EE" w14:textId="09A7079B" w:rsidR="00E1669C" w:rsidRPr="00C14D47" w:rsidRDefault="00E1669C">
      <w:pPr>
        <w:numPr>
          <w:ilvl w:val="0"/>
          <w:numId w:val="55"/>
        </w:numPr>
        <w:spacing w:before="240" w:after="0"/>
        <w:rPr>
          <w:rFonts w:ascii="Times New Roman" w:hAnsi="Times New Roman" w:cs="Times New Roman"/>
          <w:bCs/>
          <w:highlight w:val="yellow"/>
        </w:rPr>
      </w:pPr>
      <w:r>
        <w:rPr>
          <w:rFonts w:ascii="Times New Roman" w:eastAsia="Calibri" w:hAnsi="Times New Roman" w:cs="Times New Roman"/>
          <w:bCs/>
          <w:color w:val="000000"/>
          <w:highlight w:val="yellow"/>
        </w:rPr>
        <w:t>Provide the Terms and Conditions vertical wise</w:t>
      </w:r>
    </w:p>
    <w:p w14:paraId="3D77145B" w14:textId="0647903C" w:rsidR="005979B0" w:rsidRPr="000A089E" w:rsidRDefault="00116867" w:rsidP="00EE67E0">
      <w:pPr>
        <w:numPr>
          <w:ilvl w:val="0"/>
          <w:numId w:val="55"/>
        </w:numPr>
        <w:spacing w:after="0"/>
        <w:rPr>
          <w:rFonts w:ascii="Times New Roman" w:hAnsi="Times New Roman" w:cs="Times New Roman"/>
          <w:bCs/>
          <w:highlight w:val="yellow"/>
        </w:rPr>
      </w:pPr>
      <w:r w:rsidRPr="00C14D47">
        <w:rPr>
          <w:rFonts w:ascii="Times New Roman" w:eastAsia="Calibri" w:hAnsi="Times New Roman" w:cs="Times New Roman"/>
          <w:bCs/>
          <w:color w:val="000000"/>
          <w:highlight w:val="yellow"/>
        </w:rPr>
        <w:t>Confirm WhatsApp integration feasibility (vendor, API availability)</w:t>
      </w:r>
      <w:proofErr w:type="gramStart"/>
      <w:r w:rsidRPr="00C14D47">
        <w:rPr>
          <w:rFonts w:ascii="Times New Roman" w:eastAsia="Calibri" w:hAnsi="Times New Roman" w:cs="Times New Roman"/>
          <w:bCs/>
          <w:color w:val="000000"/>
          <w:highlight w:val="yellow"/>
        </w:rPr>
        <w:t>.</w:t>
      </w:r>
      <w:r w:rsidR="00E1669C">
        <w:rPr>
          <w:rFonts w:ascii="Times New Roman" w:eastAsia="Calibri" w:hAnsi="Times New Roman" w:cs="Times New Roman"/>
          <w:bCs/>
          <w:color w:val="000000"/>
          <w:highlight w:val="yellow"/>
        </w:rPr>
        <w:t>??</w:t>
      </w:r>
      <w:proofErr w:type="gramEnd"/>
      <w:ins w:id="366" w:author="Jeevan Joy Pious" w:date="2026-03-19T12:47:00Z">
        <w:r w:rsidR="008073DD">
          <w:rPr>
            <w:rFonts w:ascii="Times New Roman" w:eastAsia="Calibri" w:hAnsi="Times New Roman" w:cs="Times New Roman"/>
            <w:bCs/>
            <w:color w:val="000000"/>
            <w:highlight w:val="yellow"/>
          </w:rPr>
          <w:t xml:space="preserve"> – Need Clarification</w:t>
        </w:r>
      </w:ins>
    </w:p>
    <w:p w14:paraId="49884183" w14:textId="49CAC13A" w:rsidR="000A089E" w:rsidRPr="00C14D47" w:rsidRDefault="000A089E" w:rsidP="00EE67E0">
      <w:pPr>
        <w:numPr>
          <w:ilvl w:val="0"/>
          <w:numId w:val="55"/>
        </w:numPr>
        <w:spacing w:after="0"/>
        <w:rPr>
          <w:rFonts w:ascii="Times New Roman" w:hAnsi="Times New Roman" w:cs="Times New Roman"/>
          <w:bCs/>
          <w:highlight w:val="yellow"/>
        </w:rPr>
      </w:pPr>
      <w:r>
        <w:rPr>
          <w:rFonts w:ascii="Times New Roman" w:eastAsia="Calibri" w:hAnsi="Times New Roman" w:cs="Times New Roman"/>
          <w:bCs/>
          <w:color w:val="000000"/>
          <w:highlight w:val="yellow"/>
        </w:rPr>
        <w:t xml:space="preserve">Quotation approval hierarchy based on price must be mentioned/ provided  </w:t>
      </w:r>
    </w:p>
    <w:p w14:paraId="18AAEA01" w14:textId="77777777" w:rsidR="005979B0" w:rsidRDefault="00116867">
      <w:pPr>
        <w:pStyle w:val="Heading2"/>
        <w:keepNext w:val="0"/>
        <w:keepLines w:val="0"/>
        <w:spacing w:before="360" w:after="80"/>
        <w:rPr>
          <w:rFonts w:ascii="Times New Roman" w:hAnsi="Times New Roman" w:cs="Times New Roman"/>
          <w:color w:val="000000"/>
          <w:sz w:val="34"/>
          <w:szCs w:val="34"/>
          <w:lang w:val="en-US"/>
        </w:rPr>
      </w:pPr>
      <w:bookmarkStart w:id="367" w:name="_heading=h.po3sa5hbq1wn" w:colFirst="0" w:colLast="0"/>
      <w:bookmarkStart w:id="368" w:name="_heading=h.1bego8h3cg8k" w:colFirst="0" w:colLast="0"/>
      <w:bookmarkStart w:id="369" w:name="_heading=h.xo3s05t4bf9q" w:colFirst="0" w:colLast="0"/>
      <w:bookmarkEnd w:id="367"/>
      <w:bookmarkEnd w:id="368"/>
      <w:bookmarkEnd w:id="369"/>
      <w:r>
        <w:rPr>
          <w:rFonts w:ascii="Times New Roman" w:hAnsi="Times New Roman" w:cs="Times New Roman"/>
          <w:color w:val="000000"/>
          <w:sz w:val="34"/>
          <w:szCs w:val="34"/>
        </w:rPr>
        <w:t xml:space="preserve">Module: </w:t>
      </w:r>
      <w:r>
        <w:rPr>
          <w:rFonts w:ascii="Times New Roman" w:hAnsi="Times New Roman" w:cs="Times New Roman"/>
          <w:color w:val="000000"/>
          <w:sz w:val="34"/>
          <w:szCs w:val="34"/>
          <w:lang w:val="en-US"/>
        </w:rPr>
        <w:t>10</w:t>
      </w:r>
    </w:p>
    <w:p w14:paraId="1263619A" w14:textId="10644B5C" w:rsidR="005979B0" w:rsidRDefault="00116867">
      <w:pPr>
        <w:pStyle w:val="Heading2"/>
        <w:rPr>
          <w:rFonts w:ascii="Times New Roman" w:eastAsia="Cambria" w:hAnsi="Times New Roman" w:cs="Times New Roman"/>
          <w:b w:val="0"/>
          <w:caps/>
          <w:color w:val="4F81BD" w:themeColor="accent1"/>
          <w:sz w:val="22"/>
          <w:szCs w:val="22"/>
        </w:rPr>
      </w:pPr>
      <w:r>
        <w:rPr>
          <w:rFonts w:ascii="Times New Roman" w:eastAsia="Cambria" w:hAnsi="Times New Roman" w:cs="Times New Roman"/>
          <w:b w:val="0"/>
          <w:caps/>
          <w:color w:val="4F81BD" w:themeColor="accent1"/>
          <w:sz w:val="22"/>
          <w:szCs w:val="22"/>
        </w:rPr>
        <w:t>Module Name: Order Management</w:t>
      </w:r>
      <w:r w:rsidR="007440C2">
        <w:rPr>
          <w:rFonts w:ascii="Times New Roman" w:eastAsia="Cambria" w:hAnsi="Times New Roman" w:cs="Times New Roman"/>
          <w:b w:val="0"/>
          <w:caps/>
          <w:color w:val="4F81BD" w:themeColor="accent1"/>
          <w:sz w:val="22"/>
          <w:szCs w:val="22"/>
        </w:rPr>
        <w:t xml:space="preserve">  </w:t>
      </w:r>
    </w:p>
    <w:p w14:paraId="44933324"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70" w:name="_heading=h.vzki5fxdb1yk" w:colFirst="0" w:colLast="0"/>
      <w:bookmarkEnd w:id="370"/>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Fields</w:t>
      </w:r>
    </w:p>
    <w:p w14:paraId="3FA29DD6" w14:textId="447E1835" w:rsidR="005979B0" w:rsidRDefault="00116867">
      <w:pPr>
        <w:numPr>
          <w:ilvl w:val="0"/>
          <w:numId w:val="56"/>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Same as Quote (Quote Header + Quote Line Items).</w:t>
      </w:r>
      <w:r w:rsidR="00C14D47">
        <w:rPr>
          <w:rFonts w:ascii="Times New Roman" w:eastAsia="Calibri" w:hAnsi="Times New Roman" w:cs="Times New Roman"/>
          <w:color w:val="000000" w:themeColor="text1"/>
          <w:lang w:val="en-US"/>
        </w:rPr>
        <w:t xml:space="preserve"> </w:t>
      </w:r>
    </w:p>
    <w:p w14:paraId="4582B2C6" w14:textId="56C7A116" w:rsidR="005979B0" w:rsidRDefault="00116867">
      <w:pPr>
        <w:numPr>
          <w:ilvl w:val="0"/>
          <w:numId w:val="56"/>
        </w:numPr>
        <w:spacing w:after="0"/>
        <w:rPr>
          <w:rFonts w:ascii="Times New Roman" w:hAnsi="Times New Roman" w:cs="Times New Roman"/>
        </w:rPr>
      </w:pPr>
      <w:r>
        <w:rPr>
          <w:rFonts w:ascii="Times New Roman" w:eastAsia="Calibri" w:hAnsi="Times New Roman" w:cs="Times New Roman"/>
          <w:color w:val="000000"/>
        </w:rPr>
        <w:t>Additional System Fields:</w:t>
      </w:r>
      <w:r w:rsidR="00C14D47">
        <w:rPr>
          <w:rFonts w:ascii="Times New Roman" w:eastAsia="Calibri" w:hAnsi="Times New Roman" w:cs="Times New Roman"/>
          <w:color w:val="000000"/>
        </w:rPr>
        <w:t xml:space="preserve"> </w:t>
      </w:r>
    </w:p>
    <w:p w14:paraId="18687E6E" w14:textId="77777777" w:rsidR="005979B0" w:rsidRDefault="00116867">
      <w:pPr>
        <w:numPr>
          <w:ilvl w:val="1"/>
          <w:numId w:val="56"/>
        </w:numPr>
        <w:spacing w:after="0"/>
        <w:rPr>
          <w:rFonts w:ascii="Times New Roman" w:hAnsi="Times New Roman" w:cs="Times New Roman"/>
          <w:lang w:val="en-US"/>
        </w:rPr>
      </w:pPr>
      <w:r>
        <w:rPr>
          <w:rFonts w:ascii="Times New Roman" w:eastAsia="Calibri" w:hAnsi="Times New Roman" w:cs="Times New Roman"/>
          <w:color w:val="000000" w:themeColor="text1"/>
          <w:lang w:val="en-US"/>
        </w:rPr>
        <w:t>Order ID (unique, auto-generated).</w:t>
      </w:r>
    </w:p>
    <w:p w14:paraId="3009BF90" w14:textId="77777777" w:rsidR="005979B0" w:rsidRDefault="00116867">
      <w:pPr>
        <w:numPr>
          <w:ilvl w:val="1"/>
          <w:numId w:val="56"/>
        </w:numPr>
        <w:spacing w:after="0"/>
        <w:rPr>
          <w:rFonts w:ascii="Times New Roman" w:hAnsi="Times New Roman" w:cs="Times New Roman"/>
          <w:lang w:val="en-US"/>
        </w:rPr>
      </w:pPr>
      <w:r>
        <w:rPr>
          <w:rFonts w:ascii="Times New Roman" w:eastAsia="Calibri" w:hAnsi="Times New Roman" w:cs="Times New Roman"/>
          <w:color w:val="000000" w:themeColor="text1"/>
          <w:lang w:val="en-US"/>
        </w:rPr>
        <w:t>Order Status (Draft, Submitted for Approval, Approved, Rejected, Submitted to ERP, Cancelled).</w:t>
      </w:r>
    </w:p>
    <w:p w14:paraId="1EA56807" w14:textId="3C5EFE4D" w:rsidR="005979B0" w:rsidRDefault="00116867">
      <w:pPr>
        <w:numPr>
          <w:ilvl w:val="1"/>
          <w:numId w:val="56"/>
        </w:numPr>
        <w:spacing w:after="240"/>
        <w:rPr>
          <w:ins w:id="371" w:author="Manoj V Menon" w:date="2025-09-25T08:47:00Z"/>
          <w:rFonts w:ascii="Times New Roman" w:hAnsi="Times New Roman" w:cs="Times New Roman"/>
          <w:lang w:val="en-US"/>
        </w:rPr>
      </w:pPr>
      <w:r>
        <w:rPr>
          <w:rFonts w:ascii="Times New Roman" w:eastAsia="Calibri" w:hAnsi="Times New Roman" w:cs="Times New Roman"/>
          <w:color w:val="000000" w:themeColor="text1"/>
          <w:lang w:val="en-US"/>
        </w:rPr>
        <w:t>ERP Acknowledgment Number (when synced).</w:t>
      </w:r>
      <w:bookmarkStart w:id="372" w:name="_heading=h.aaiqviwukxhk"/>
      <w:bookmarkEnd w:id="372"/>
      <w:r w:rsidR="007440C2">
        <w:rPr>
          <w:rFonts w:ascii="Times New Roman" w:hAnsi="Times New Roman" w:cs="Times New Roman"/>
          <w:lang w:val="en-US"/>
        </w:rPr>
        <w:t xml:space="preserve"> </w:t>
      </w:r>
    </w:p>
    <w:p w14:paraId="10F49DE0" w14:textId="0841B837" w:rsidR="005979B0" w:rsidRDefault="00116867">
      <w:pPr>
        <w:numPr>
          <w:ilvl w:val="1"/>
          <w:numId w:val="56"/>
        </w:numPr>
        <w:spacing w:after="240"/>
        <w:rPr>
          <w:rFonts w:ascii="Times New Roman" w:hAnsi="Times New Roman" w:cs="Times New Roman"/>
          <w:lang w:val="en-US"/>
        </w:rPr>
      </w:pPr>
      <w:r>
        <w:rPr>
          <w:rFonts w:ascii="Times New Roman" w:hAnsi="Times New Roman" w:cs="Times New Roman"/>
          <w:lang w:val="en-US"/>
        </w:rPr>
        <w:t>Date</w:t>
      </w:r>
      <w:r w:rsidR="007440C2">
        <w:rPr>
          <w:rFonts w:ascii="Times New Roman" w:hAnsi="Times New Roman" w:cs="Times New Roman"/>
          <w:lang w:val="en-US"/>
        </w:rPr>
        <w:t xml:space="preserve"> </w:t>
      </w:r>
      <w:r w:rsidR="0072431F" w:rsidRPr="0072431F">
        <w:rPr>
          <w:rFonts w:ascii="Times New Roman" w:hAnsi="Times New Roman" w:cs="Times New Roman"/>
          <w:lang w:val="en-US"/>
        </w:rPr>
        <w:sym w:font="Wingdings" w:char="F0E0"/>
      </w:r>
      <w:r w:rsidR="0072431F">
        <w:rPr>
          <w:rFonts w:ascii="Times New Roman" w:hAnsi="Times New Roman" w:cs="Times New Roman"/>
          <w:lang w:val="en-US"/>
        </w:rPr>
        <w:t xml:space="preserve"> Order created Date</w:t>
      </w:r>
    </w:p>
    <w:p w14:paraId="24D558CF" w14:textId="6053D145" w:rsidR="005979B0" w:rsidRDefault="00116867">
      <w:pPr>
        <w:numPr>
          <w:ilvl w:val="1"/>
          <w:numId w:val="56"/>
        </w:numPr>
        <w:spacing w:after="240"/>
        <w:rPr>
          <w:rFonts w:ascii="Times New Roman" w:hAnsi="Times New Roman" w:cs="Times New Roman"/>
          <w:lang w:val="en-US"/>
        </w:rPr>
      </w:pPr>
      <w:r>
        <w:rPr>
          <w:rFonts w:ascii="Times New Roman" w:hAnsi="Times New Roman" w:cs="Times New Roman"/>
          <w:lang w:val="en-US"/>
        </w:rPr>
        <w:t>Customer details, product details as per quote.</w:t>
      </w:r>
      <w:r w:rsidR="0072431F">
        <w:rPr>
          <w:rFonts w:ascii="Times New Roman" w:hAnsi="Times New Roman" w:cs="Times New Roman"/>
          <w:lang w:val="en-US"/>
        </w:rPr>
        <w:t xml:space="preserve"> </w:t>
      </w:r>
      <w:r w:rsidR="0072431F" w:rsidRPr="0072431F">
        <w:rPr>
          <w:rFonts w:ascii="Times New Roman" w:hAnsi="Times New Roman" w:cs="Times New Roman"/>
          <w:lang w:val="en-US"/>
        </w:rPr>
        <w:sym w:font="Wingdings" w:char="F0E0"/>
      </w:r>
      <w:r w:rsidR="0072431F">
        <w:rPr>
          <w:rFonts w:ascii="Times New Roman" w:hAnsi="Times New Roman" w:cs="Times New Roman"/>
          <w:lang w:val="en-US"/>
        </w:rPr>
        <w:t xml:space="preserve"> Copied from quote</w:t>
      </w:r>
      <w:r w:rsidR="00C14D47">
        <w:rPr>
          <w:rFonts w:ascii="Times New Roman" w:hAnsi="Times New Roman" w:cs="Times New Roman"/>
          <w:lang w:val="en-US"/>
        </w:rPr>
        <w:t xml:space="preserve"> </w:t>
      </w:r>
    </w:p>
    <w:p w14:paraId="2C6FAD57" w14:textId="76C3ECC3" w:rsidR="005979B0" w:rsidRDefault="00116867">
      <w:pPr>
        <w:numPr>
          <w:ilvl w:val="1"/>
          <w:numId w:val="56"/>
        </w:numPr>
        <w:spacing w:after="240"/>
        <w:rPr>
          <w:rFonts w:ascii="Times New Roman" w:hAnsi="Times New Roman" w:cs="Times New Roman"/>
          <w:lang w:val="en-US"/>
        </w:rPr>
      </w:pPr>
      <w:r>
        <w:rPr>
          <w:rFonts w:ascii="Times New Roman" w:hAnsi="Times New Roman" w:cs="Times New Roman"/>
          <w:lang w:val="en-US"/>
        </w:rPr>
        <w:t>Specific terms change</w:t>
      </w:r>
      <w:r w:rsidR="0072431F">
        <w:rPr>
          <w:rFonts w:ascii="Times New Roman" w:hAnsi="Times New Roman" w:cs="Times New Roman"/>
          <w:lang w:val="en-US"/>
        </w:rPr>
        <w:t xml:space="preserve"> </w:t>
      </w:r>
      <w:r w:rsidR="0072431F" w:rsidRPr="0072431F">
        <w:rPr>
          <w:rFonts w:ascii="Times New Roman" w:hAnsi="Times New Roman" w:cs="Times New Roman"/>
          <w:lang w:val="en-US"/>
        </w:rPr>
        <w:sym w:font="Wingdings" w:char="F0E0"/>
      </w:r>
      <w:r w:rsidR="0072431F">
        <w:rPr>
          <w:rFonts w:ascii="Times New Roman" w:hAnsi="Times New Roman" w:cs="Times New Roman"/>
          <w:lang w:val="en-US"/>
        </w:rPr>
        <w:t xml:space="preserve"> Copied from quote</w:t>
      </w:r>
    </w:p>
    <w:p w14:paraId="69AB42A3" w14:textId="336D80E4" w:rsidR="005979B0" w:rsidRDefault="00116867">
      <w:pPr>
        <w:numPr>
          <w:ilvl w:val="1"/>
          <w:numId w:val="56"/>
        </w:numPr>
        <w:spacing w:after="240"/>
        <w:rPr>
          <w:rFonts w:ascii="Times New Roman" w:hAnsi="Times New Roman" w:cs="Times New Roman"/>
          <w:lang w:val="en-US"/>
        </w:rPr>
      </w:pPr>
      <w:r>
        <w:rPr>
          <w:rFonts w:ascii="Times New Roman" w:hAnsi="Times New Roman" w:cs="Times New Roman"/>
          <w:lang w:val="en-US"/>
        </w:rPr>
        <w:t xml:space="preserve">Advance collected, mode, value, </w:t>
      </w:r>
      <w:proofErr w:type="spellStart"/>
      <w:r>
        <w:rPr>
          <w:rFonts w:ascii="Times New Roman" w:hAnsi="Times New Roman" w:cs="Times New Roman"/>
          <w:lang w:val="en-US"/>
        </w:rPr>
        <w:t>post dated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cheques</w:t>
      </w:r>
      <w:proofErr w:type="spellEnd"/>
      <w:r>
        <w:rPr>
          <w:rFonts w:ascii="Times New Roman" w:hAnsi="Times New Roman" w:cs="Times New Roman"/>
          <w:lang w:val="en-US"/>
        </w:rPr>
        <w:t xml:space="preserve">, payment terms, delivery terms, </w:t>
      </w:r>
      <w:proofErr w:type="spellStart"/>
      <w:r>
        <w:rPr>
          <w:rFonts w:ascii="Times New Roman" w:hAnsi="Times New Roman" w:cs="Times New Roman"/>
          <w:lang w:val="en-US"/>
        </w:rPr>
        <w:t>insallation</w:t>
      </w:r>
      <w:proofErr w:type="spellEnd"/>
      <w:r>
        <w:rPr>
          <w:rFonts w:ascii="Times New Roman" w:hAnsi="Times New Roman" w:cs="Times New Roman"/>
          <w:lang w:val="en-US"/>
        </w:rPr>
        <w:t xml:space="preserve"> terms, training terms, handover terms.</w:t>
      </w:r>
      <w:r w:rsidR="0072431F">
        <w:rPr>
          <w:rFonts w:ascii="Times New Roman" w:hAnsi="Times New Roman" w:cs="Times New Roman"/>
          <w:lang w:val="en-US"/>
        </w:rPr>
        <w:t xml:space="preserve"> </w:t>
      </w:r>
      <w:r w:rsidR="0072431F" w:rsidRPr="0072431F">
        <w:rPr>
          <w:rFonts w:ascii="Times New Roman" w:hAnsi="Times New Roman" w:cs="Times New Roman"/>
          <w:lang w:val="en-US"/>
        </w:rPr>
        <w:sym w:font="Wingdings" w:char="F0E0"/>
      </w:r>
      <w:r w:rsidR="0072431F">
        <w:rPr>
          <w:rFonts w:ascii="Times New Roman" w:hAnsi="Times New Roman" w:cs="Times New Roman"/>
          <w:lang w:val="en-US"/>
        </w:rPr>
        <w:t xml:space="preserve"> Copied from quote</w:t>
      </w:r>
    </w:p>
    <w:p w14:paraId="05C8E835" w14:textId="77777777" w:rsidR="005979B0" w:rsidRDefault="00116867">
      <w:pPr>
        <w:pStyle w:val="Heading2"/>
        <w:keepNext w:val="0"/>
        <w:keepLines w:val="0"/>
        <w:spacing w:before="360" w:after="80"/>
        <w:rPr>
          <w:rFonts w:ascii="Times New Roman" w:hAnsi="Times New Roman" w:cs="Times New Roman"/>
          <w:color w:val="000000"/>
          <w:sz w:val="27"/>
          <w:szCs w:val="27"/>
        </w:rPr>
      </w:pPr>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Functional Flow</w:t>
      </w:r>
    </w:p>
    <w:p w14:paraId="1FCAE3EA" w14:textId="4BDBFF49" w:rsidR="005979B0" w:rsidRDefault="00116867">
      <w:pPr>
        <w:numPr>
          <w:ilvl w:val="0"/>
          <w:numId w:val="57"/>
        </w:numPr>
        <w:spacing w:before="240" w:after="0"/>
        <w:rPr>
          <w:rFonts w:ascii="Times New Roman" w:eastAsia="Calibri" w:hAnsi="Times New Roman" w:cs="Times New Roman"/>
          <w:b/>
          <w:color w:val="000000" w:themeColor="text1"/>
        </w:rPr>
      </w:pPr>
      <w:r>
        <w:rPr>
          <w:rFonts w:ascii="Times New Roman" w:eastAsia="Calibri" w:hAnsi="Times New Roman" w:cs="Times New Roman"/>
          <w:b/>
          <w:bCs/>
          <w:color w:val="000000" w:themeColor="text1"/>
          <w:lang w:val="en-US"/>
        </w:rPr>
        <w:lastRenderedPageBreak/>
        <w:t>Order Creation</w:t>
      </w:r>
      <w:r w:rsidR="0072431F">
        <w:rPr>
          <w:rFonts w:ascii="Times New Roman" w:eastAsia="Calibri" w:hAnsi="Times New Roman" w:cs="Times New Roman"/>
          <w:b/>
          <w:bCs/>
          <w:color w:val="000000" w:themeColor="text1"/>
        </w:rPr>
        <w:t xml:space="preserve"> </w:t>
      </w:r>
      <w:r w:rsidR="00C65EEE">
        <w:rPr>
          <w:rFonts w:ascii="Times New Roman" w:eastAsia="Calibri" w:hAnsi="Times New Roman" w:cs="Times New Roman"/>
          <w:b/>
          <w:bCs/>
          <w:color w:val="000000" w:themeColor="text1"/>
        </w:rPr>
        <w:t xml:space="preserve"> </w:t>
      </w:r>
      <w:ins w:id="373" w:author="Manoj V Menon" w:date="2025-09-25T09:08:00Z">
        <w:r>
          <w:rPr>
            <w:rFonts w:ascii="Times New Roman" w:eastAsia="Calibri" w:hAnsi="Times New Roman" w:cs="Times New Roman"/>
            <w:b/>
            <w:bCs/>
            <w:color w:val="000000" w:themeColor="text1"/>
          </w:rPr>
          <w:t xml:space="preserve"> </w:t>
        </w:r>
      </w:ins>
      <w:ins w:id="374" w:author="Manoj V Menon" w:date="2025-09-25T08:58:00Z">
        <w:r>
          <w:br/>
        </w:r>
      </w:ins>
    </w:p>
    <w:p w14:paraId="7179F16E" w14:textId="77777777" w:rsidR="005979B0" w:rsidRDefault="00116867">
      <w:pPr>
        <w:numPr>
          <w:ilvl w:val="1"/>
          <w:numId w:val="57"/>
        </w:numPr>
        <w:spacing w:after="0"/>
        <w:rPr>
          <w:rFonts w:ascii="Times New Roman" w:hAnsi="Times New Roman" w:cs="Times New Roman"/>
        </w:rPr>
      </w:pPr>
      <w:r>
        <w:rPr>
          <w:rFonts w:ascii="Times New Roman" w:eastAsia="Calibri" w:hAnsi="Times New Roman" w:cs="Times New Roman"/>
          <w:color w:val="000000"/>
        </w:rPr>
        <w:t>Orders can be created:</w:t>
      </w:r>
    </w:p>
    <w:p w14:paraId="713A20B4" w14:textId="31E264AE" w:rsidR="001F39BF" w:rsidRPr="001F39BF" w:rsidRDefault="001F39BF" w:rsidP="00F32FDF">
      <w:pPr>
        <w:numPr>
          <w:ilvl w:val="2"/>
          <w:numId w:val="57"/>
        </w:numPr>
        <w:spacing w:after="0"/>
        <w:rPr>
          <w:rFonts w:ascii="Times New Roman" w:hAnsi="Times New Roman" w:cs="Times New Roman"/>
          <w:highlight w:val="yellow"/>
        </w:rPr>
      </w:pPr>
      <w:r w:rsidRPr="001F39BF">
        <w:rPr>
          <w:rFonts w:ascii="Times New Roman" w:eastAsia="Calibri" w:hAnsi="Times New Roman" w:cs="Times New Roman"/>
          <w:color w:val="000000" w:themeColor="text1"/>
          <w:highlight w:val="yellow"/>
          <w:lang w:val="en-US"/>
        </w:rPr>
        <w:t>From finalized and approved Quote (all header &amp; line items copied, user cannot edit the values).</w:t>
      </w:r>
    </w:p>
    <w:p w14:paraId="4CC1663E" w14:textId="1359E39A" w:rsidR="00F32FDF" w:rsidRDefault="00116867" w:rsidP="00F32FDF">
      <w:pPr>
        <w:numPr>
          <w:ilvl w:val="2"/>
          <w:numId w:val="57"/>
        </w:numPr>
        <w:spacing w:after="0"/>
        <w:rPr>
          <w:rFonts w:ascii="Times New Roman" w:hAnsi="Times New Roman" w:cs="Times New Roman"/>
        </w:rPr>
      </w:pPr>
      <w:r>
        <w:rPr>
          <w:rFonts w:ascii="Times New Roman" w:eastAsia="Calibri" w:hAnsi="Times New Roman" w:cs="Times New Roman"/>
          <w:color w:val="000000"/>
        </w:rPr>
        <w:t>Directly in Salesforce, following the same UI, logic, and approvals as Quote.</w:t>
      </w:r>
      <w:r w:rsidR="00C65EEE">
        <w:rPr>
          <w:rFonts w:ascii="Times New Roman" w:eastAsia="Calibri" w:hAnsi="Times New Roman" w:cs="Times New Roman"/>
          <w:color w:val="000000"/>
        </w:rPr>
        <w:t xml:space="preserve"> </w:t>
      </w:r>
    </w:p>
    <w:p w14:paraId="28423540" w14:textId="77777777" w:rsidR="00F32FDF" w:rsidRDefault="00F32FDF" w:rsidP="00F32FDF">
      <w:pPr>
        <w:numPr>
          <w:ilvl w:val="2"/>
          <w:numId w:val="57"/>
        </w:numPr>
        <w:spacing w:after="0"/>
        <w:rPr>
          <w:rFonts w:ascii="Times New Roman" w:hAnsi="Times New Roman" w:cs="Times New Roman"/>
        </w:rPr>
      </w:pPr>
      <w:r w:rsidRPr="00F32FDF">
        <w:rPr>
          <w:rFonts w:ascii="Times New Roman" w:hAnsi="Times New Roman" w:cs="Times New Roman"/>
        </w:rPr>
        <w:t>Without the quote, order will not be created</w:t>
      </w:r>
    </w:p>
    <w:p w14:paraId="4B0618AF" w14:textId="13FABAC3" w:rsidR="00F32FDF" w:rsidRPr="00F32FDF" w:rsidRDefault="00F32FDF" w:rsidP="00F32FDF">
      <w:pPr>
        <w:numPr>
          <w:ilvl w:val="2"/>
          <w:numId w:val="57"/>
        </w:numPr>
        <w:spacing w:after="0"/>
        <w:rPr>
          <w:rFonts w:ascii="Times New Roman" w:hAnsi="Times New Roman" w:cs="Times New Roman"/>
        </w:rPr>
      </w:pPr>
      <w:r w:rsidRPr="00F32FDF">
        <w:rPr>
          <w:rFonts w:ascii="Times New Roman" w:hAnsi="Times New Roman" w:cs="Times New Roman"/>
        </w:rPr>
        <w:t>Provision to create multiple orders from single quotation</w:t>
      </w:r>
      <w:r w:rsidR="00600DF6">
        <w:rPr>
          <w:rFonts w:ascii="Times New Roman" w:hAnsi="Times New Roman" w:cs="Times New Roman"/>
        </w:rPr>
        <w:t xml:space="preserve"> </w:t>
      </w:r>
      <w:r w:rsidRPr="00F32FDF">
        <w:rPr>
          <w:rFonts w:ascii="Times New Roman" w:hAnsi="Times New Roman" w:cs="Times New Roman"/>
        </w:rPr>
        <w:t xml:space="preserve"> </w:t>
      </w:r>
    </w:p>
    <w:p w14:paraId="6B4CAC87" w14:textId="44A77AC4" w:rsidR="00BC4330" w:rsidRPr="00600DF6" w:rsidRDefault="00BC4330" w:rsidP="00F32FDF">
      <w:pPr>
        <w:numPr>
          <w:ilvl w:val="2"/>
          <w:numId w:val="57"/>
        </w:numPr>
        <w:spacing w:after="0"/>
        <w:rPr>
          <w:rFonts w:ascii="Times New Roman" w:hAnsi="Times New Roman" w:cs="Times New Roman"/>
          <w:highlight w:val="yellow"/>
        </w:rPr>
      </w:pPr>
      <w:r w:rsidRPr="00600DF6">
        <w:rPr>
          <w:rFonts w:ascii="Times New Roman" w:hAnsi="Times New Roman" w:cs="Times New Roman"/>
          <w:highlight w:val="yellow"/>
        </w:rPr>
        <w:t>If required user can add the products and delete the products</w:t>
      </w:r>
      <w:r w:rsidR="00600DF6" w:rsidRPr="00600DF6">
        <w:rPr>
          <w:rFonts w:ascii="Times New Roman" w:hAnsi="Times New Roman" w:cs="Times New Roman"/>
          <w:highlight w:val="yellow"/>
        </w:rPr>
        <w:t xml:space="preserve">   </w:t>
      </w:r>
    </w:p>
    <w:p w14:paraId="1D634B3D" w14:textId="453327F5" w:rsidR="00F32FDF" w:rsidRPr="00600DF6" w:rsidRDefault="00F32FDF" w:rsidP="00F32FDF">
      <w:pPr>
        <w:numPr>
          <w:ilvl w:val="2"/>
          <w:numId w:val="57"/>
        </w:numPr>
        <w:spacing w:after="0"/>
        <w:rPr>
          <w:rFonts w:ascii="Times New Roman" w:hAnsi="Times New Roman" w:cs="Times New Roman"/>
          <w:highlight w:val="yellow"/>
        </w:rPr>
      </w:pPr>
      <w:r w:rsidRPr="00600DF6">
        <w:rPr>
          <w:rFonts w:ascii="Times New Roman" w:hAnsi="Times New Roman" w:cs="Times New Roman"/>
          <w:highlight w:val="yellow"/>
        </w:rPr>
        <w:t xml:space="preserve">If required user can delete the product but cannot edit the </w:t>
      </w:r>
      <w:r w:rsidR="00BC4330" w:rsidRPr="00600DF6">
        <w:rPr>
          <w:rFonts w:ascii="Times New Roman" w:hAnsi="Times New Roman" w:cs="Times New Roman"/>
          <w:highlight w:val="yellow"/>
        </w:rPr>
        <w:t>unit price</w:t>
      </w:r>
      <w:r w:rsidR="00600DF6" w:rsidRPr="00600DF6">
        <w:rPr>
          <w:rFonts w:ascii="Times New Roman" w:hAnsi="Times New Roman" w:cs="Times New Roman"/>
          <w:highlight w:val="yellow"/>
        </w:rPr>
        <w:t xml:space="preserve">  </w:t>
      </w:r>
      <w:r w:rsidRPr="00600DF6">
        <w:rPr>
          <w:rFonts w:ascii="Times New Roman" w:hAnsi="Times New Roman" w:cs="Times New Roman"/>
          <w:highlight w:val="yellow"/>
        </w:rPr>
        <w:t xml:space="preserve"> of the product (during creation and post order creation also</w:t>
      </w:r>
      <w:r w:rsidR="00600DF6" w:rsidRPr="00600DF6">
        <w:rPr>
          <w:rFonts w:ascii="Times New Roman" w:hAnsi="Times New Roman" w:cs="Times New Roman"/>
          <w:highlight w:val="yellow"/>
        </w:rPr>
        <w:t xml:space="preserve"> until it is sent for approval</w:t>
      </w:r>
      <w:r w:rsidRPr="00600DF6">
        <w:rPr>
          <w:rFonts w:ascii="Times New Roman" w:hAnsi="Times New Roman" w:cs="Times New Roman"/>
          <w:highlight w:val="yellow"/>
        </w:rPr>
        <w:t>)</w:t>
      </w:r>
      <w:r w:rsidR="00600DF6" w:rsidRPr="00600DF6">
        <w:rPr>
          <w:rFonts w:ascii="Times New Roman" w:hAnsi="Times New Roman" w:cs="Times New Roman"/>
          <w:highlight w:val="yellow"/>
        </w:rPr>
        <w:t xml:space="preserve">   </w:t>
      </w:r>
      <w:r w:rsidR="00BC4330" w:rsidRPr="00600DF6">
        <w:rPr>
          <w:rFonts w:ascii="Times New Roman" w:hAnsi="Times New Roman" w:cs="Times New Roman"/>
          <w:highlight w:val="yellow"/>
        </w:rPr>
        <w:t xml:space="preserve">   </w:t>
      </w:r>
    </w:p>
    <w:p w14:paraId="5FC8775C" w14:textId="0B4A5A3E" w:rsidR="00F32FDF" w:rsidRPr="00600DF6" w:rsidRDefault="00F32FDF" w:rsidP="00BC4330">
      <w:pPr>
        <w:numPr>
          <w:ilvl w:val="2"/>
          <w:numId w:val="57"/>
        </w:numPr>
        <w:spacing w:after="0"/>
        <w:rPr>
          <w:rFonts w:ascii="Times New Roman" w:hAnsi="Times New Roman" w:cs="Times New Roman"/>
          <w:highlight w:val="yellow"/>
        </w:rPr>
      </w:pPr>
      <w:r w:rsidRPr="00600DF6">
        <w:rPr>
          <w:rFonts w:ascii="Times New Roman" w:hAnsi="Times New Roman" w:cs="Times New Roman"/>
          <w:highlight w:val="yellow"/>
        </w:rPr>
        <w:t>If required user can</w:t>
      </w:r>
      <w:r w:rsidR="00AF0AB6" w:rsidRPr="00600DF6">
        <w:rPr>
          <w:rFonts w:ascii="Times New Roman" w:hAnsi="Times New Roman" w:cs="Times New Roman"/>
          <w:highlight w:val="yellow"/>
        </w:rPr>
        <w:t xml:space="preserve"> edit the quantity</w:t>
      </w:r>
      <w:r w:rsidR="00BC4330" w:rsidRPr="00600DF6">
        <w:rPr>
          <w:rFonts w:ascii="Times New Roman" w:hAnsi="Times New Roman" w:cs="Times New Roman"/>
          <w:highlight w:val="yellow"/>
        </w:rPr>
        <w:t xml:space="preserve"> and discount </w:t>
      </w:r>
    </w:p>
    <w:p w14:paraId="3E74BBEA" w14:textId="26ABF624" w:rsidR="00BC4330" w:rsidRDefault="00BC4330" w:rsidP="00BC4330">
      <w:pPr>
        <w:numPr>
          <w:ilvl w:val="2"/>
          <w:numId w:val="57"/>
        </w:numPr>
        <w:spacing w:after="0"/>
        <w:rPr>
          <w:rFonts w:ascii="Times New Roman" w:hAnsi="Times New Roman" w:cs="Times New Roman"/>
        </w:rPr>
      </w:pPr>
      <w:r>
        <w:rPr>
          <w:rFonts w:ascii="Times New Roman" w:hAnsi="Times New Roman" w:cs="Times New Roman"/>
        </w:rPr>
        <w:t>Once all the details are entered, order can be saved</w:t>
      </w:r>
    </w:p>
    <w:p w14:paraId="2E0E7881" w14:textId="7A7D45C3" w:rsidR="00BC4330" w:rsidRPr="00F32FDF" w:rsidRDefault="00BC4330" w:rsidP="00BC4330">
      <w:pPr>
        <w:numPr>
          <w:ilvl w:val="2"/>
          <w:numId w:val="57"/>
        </w:numPr>
        <w:spacing w:after="0"/>
        <w:rPr>
          <w:rFonts w:ascii="Times New Roman" w:hAnsi="Times New Roman" w:cs="Times New Roman"/>
        </w:rPr>
      </w:pPr>
      <w:r>
        <w:rPr>
          <w:rFonts w:ascii="Times New Roman" w:hAnsi="Times New Roman" w:cs="Times New Roman"/>
        </w:rPr>
        <w:t>User can submit the order manually for approval and system will not submit the order automatically.</w:t>
      </w:r>
      <w:r w:rsidR="00C65EEE">
        <w:rPr>
          <w:rFonts w:ascii="Times New Roman" w:hAnsi="Times New Roman" w:cs="Times New Roman"/>
        </w:rPr>
        <w:t xml:space="preserve"> </w:t>
      </w:r>
    </w:p>
    <w:p w14:paraId="5664456E" w14:textId="77777777" w:rsidR="00F32FDF" w:rsidRDefault="00F32FDF" w:rsidP="00F32FDF">
      <w:pPr>
        <w:spacing w:after="0"/>
        <w:rPr>
          <w:rFonts w:ascii="Times New Roman" w:hAnsi="Times New Roman" w:cs="Times New Roman"/>
        </w:rPr>
      </w:pPr>
    </w:p>
    <w:p w14:paraId="195ABCA1" w14:textId="77777777" w:rsidR="005979B0" w:rsidRDefault="00116867">
      <w:pPr>
        <w:numPr>
          <w:ilvl w:val="0"/>
          <w:numId w:val="57"/>
        </w:numPr>
        <w:spacing w:after="0"/>
        <w:rPr>
          <w:rFonts w:ascii="Times New Roman" w:hAnsi="Times New Roman" w:cs="Times New Roman"/>
        </w:rPr>
      </w:pPr>
      <w:r>
        <w:rPr>
          <w:rFonts w:ascii="Times New Roman" w:eastAsia="Calibri" w:hAnsi="Times New Roman" w:cs="Times New Roman"/>
          <w:b/>
          <w:color w:val="000000"/>
        </w:rPr>
        <w:t>Approval Process</w:t>
      </w:r>
    </w:p>
    <w:p w14:paraId="34E65185" w14:textId="0B92A1E7" w:rsidR="008E2708" w:rsidRPr="008E2708" w:rsidRDefault="00116867" w:rsidP="00BC4330">
      <w:pPr>
        <w:numPr>
          <w:ilvl w:val="1"/>
          <w:numId w:val="57"/>
        </w:numPr>
        <w:spacing w:after="0"/>
        <w:rPr>
          <w:rFonts w:ascii="Times New Roman" w:hAnsi="Times New Roman" w:cs="Times New Roman"/>
        </w:rPr>
      </w:pPr>
      <w:r>
        <w:rPr>
          <w:rFonts w:ascii="Times New Roman" w:eastAsia="Calibri" w:hAnsi="Times New Roman" w:cs="Times New Roman"/>
          <w:color w:val="000000"/>
        </w:rPr>
        <w:t>Same price-based approval rules as Quote.</w:t>
      </w:r>
      <w:r w:rsidR="00C65EEE">
        <w:rPr>
          <w:rFonts w:ascii="Times New Roman" w:eastAsia="Calibri" w:hAnsi="Times New Roman" w:cs="Times New Roman"/>
          <w:color w:val="000000"/>
        </w:rPr>
        <w:t xml:space="preserve"> </w:t>
      </w:r>
    </w:p>
    <w:p w14:paraId="5E46732A" w14:textId="4EC35806" w:rsidR="008E2708" w:rsidRPr="0052471D" w:rsidRDefault="008E2708" w:rsidP="00BC4330">
      <w:pPr>
        <w:numPr>
          <w:ilvl w:val="1"/>
          <w:numId w:val="57"/>
        </w:numPr>
        <w:spacing w:after="0"/>
        <w:rPr>
          <w:rFonts w:ascii="Times New Roman" w:hAnsi="Times New Roman" w:cs="Times New Roman"/>
        </w:rPr>
      </w:pPr>
      <w:r>
        <w:rPr>
          <w:rFonts w:ascii="Times New Roman" w:eastAsia="Calibri" w:hAnsi="Times New Roman" w:cs="Times New Roman"/>
          <w:color w:val="000000"/>
        </w:rPr>
        <w:t xml:space="preserve">Based </w:t>
      </w:r>
      <w:r w:rsidR="0052471D">
        <w:rPr>
          <w:rFonts w:ascii="Times New Roman" w:eastAsia="Calibri" w:hAnsi="Times New Roman" w:cs="Times New Roman"/>
          <w:color w:val="000000"/>
        </w:rPr>
        <w:t>on the price, approval levels will be followed</w:t>
      </w:r>
    </w:p>
    <w:p w14:paraId="3714CCC6" w14:textId="3B0D034E" w:rsidR="0052471D" w:rsidRPr="00AC6AA2" w:rsidRDefault="0052471D" w:rsidP="00BC4330">
      <w:pPr>
        <w:numPr>
          <w:ilvl w:val="1"/>
          <w:numId w:val="57"/>
        </w:numPr>
        <w:spacing w:after="0"/>
        <w:rPr>
          <w:rFonts w:ascii="Times New Roman" w:hAnsi="Times New Roman" w:cs="Times New Roman"/>
          <w:highlight w:val="yellow"/>
        </w:rPr>
      </w:pPr>
      <w:r w:rsidRPr="00AC6AA2">
        <w:rPr>
          <w:rFonts w:ascii="Times New Roman" w:eastAsia="Calibri" w:hAnsi="Times New Roman" w:cs="Times New Roman"/>
          <w:color w:val="000000"/>
          <w:highlight w:val="yellow"/>
        </w:rPr>
        <w:t>Once all the approvals are completed, order will be sent to order acceptance team for final approval</w:t>
      </w:r>
      <w:r w:rsidR="00BE4D20" w:rsidRPr="00AC6AA2">
        <w:rPr>
          <w:rFonts w:ascii="Times New Roman" w:eastAsia="Calibri" w:hAnsi="Times New Roman" w:cs="Times New Roman"/>
          <w:color w:val="000000"/>
          <w:highlight w:val="yellow"/>
        </w:rPr>
        <w:t xml:space="preserve"> </w:t>
      </w:r>
      <w:r w:rsidRPr="00AC6AA2">
        <w:rPr>
          <w:rFonts w:ascii="Times New Roman" w:eastAsia="Calibri" w:hAnsi="Times New Roman" w:cs="Times New Roman"/>
          <w:color w:val="000000"/>
          <w:highlight w:val="yellow"/>
        </w:rPr>
        <w:t xml:space="preserve"> </w:t>
      </w:r>
    </w:p>
    <w:p w14:paraId="13497370" w14:textId="77777777" w:rsidR="005979B0" w:rsidRDefault="00116867">
      <w:pPr>
        <w:numPr>
          <w:ilvl w:val="0"/>
          <w:numId w:val="57"/>
        </w:numPr>
        <w:spacing w:after="0"/>
        <w:rPr>
          <w:rFonts w:ascii="Times New Roman" w:hAnsi="Times New Roman" w:cs="Times New Roman"/>
        </w:rPr>
      </w:pPr>
      <w:r>
        <w:rPr>
          <w:rFonts w:ascii="Times New Roman" w:eastAsia="Calibri" w:hAnsi="Times New Roman" w:cs="Times New Roman"/>
          <w:b/>
          <w:color w:val="000000"/>
        </w:rPr>
        <w:t>Integration to ERP</w:t>
      </w:r>
    </w:p>
    <w:p w14:paraId="44956314" w14:textId="77777777" w:rsidR="00713863" w:rsidRPr="00713863" w:rsidRDefault="00116867">
      <w:pPr>
        <w:numPr>
          <w:ilvl w:val="1"/>
          <w:numId w:val="57"/>
        </w:numPr>
        <w:spacing w:after="0"/>
        <w:rPr>
          <w:rFonts w:ascii="Times New Roman" w:hAnsi="Times New Roman" w:cs="Times New Roman"/>
          <w:lang w:val="en-US"/>
        </w:rPr>
      </w:pPr>
      <w:r w:rsidRPr="00AC6AA2">
        <w:rPr>
          <w:rFonts w:ascii="Times New Roman" w:eastAsia="Calibri" w:hAnsi="Times New Roman" w:cs="Times New Roman"/>
          <w:color w:val="000000" w:themeColor="text1"/>
          <w:highlight w:val="yellow"/>
          <w:lang w:val="en-US"/>
        </w:rPr>
        <w:t xml:space="preserve">Once Order </w:t>
      </w:r>
      <w:r w:rsidR="008E2708" w:rsidRPr="00AC6AA2">
        <w:rPr>
          <w:rFonts w:ascii="Times New Roman" w:eastAsia="Calibri" w:hAnsi="Times New Roman" w:cs="Times New Roman"/>
          <w:color w:val="000000" w:themeColor="text1"/>
          <w:highlight w:val="yellow"/>
          <w:lang w:val="en-US"/>
        </w:rPr>
        <w:t>is approved</w:t>
      </w:r>
      <w:r w:rsidR="0052471D" w:rsidRPr="00AC6AA2">
        <w:rPr>
          <w:rFonts w:ascii="Times New Roman" w:eastAsia="Calibri" w:hAnsi="Times New Roman" w:cs="Times New Roman"/>
          <w:color w:val="000000" w:themeColor="text1"/>
          <w:highlight w:val="yellow"/>
          <w:lang w:val="en-US"/>
        </w:rPr>
        <w:t xml:space="preserve"> by order acceptance team</w:t>
      </w:r>
      <w:r w:rsidRPr="00AC6AA2">
        <w:rPr>
          <w:rFonts w:ascii="Times New Roman" w:eastAsia="Calibri" w:hAnsi="Times New Roman" w:cs="Times New Roman"/>
          <w:color w:val="000000" w:themeColor="text1"/>
          <w:highlight w:val="yellow"/>
          <w:lang w:val="en-US"/>
        </w:rPr>
        <w:t>,</w:t>
      </w:r>
      <w:ins w:id="375" w:author="Manoj V Menon" w:date="2025-09-25T08:51:00Z">
        <w:r>
          <w:rPr>
            <w:rFonts w:ascii="Times New Roman" w:eastAsia="Calibri" w:hAnsi="Times New Roman" w:cs="Times New Roman"/>
            <w:color w:val="000000" w:themeColor="text1"/>
            <w:lang w:val="en-US"/>
          </w:rPr>
          <w:t xml:space="preserve"> </w:t>
        </w:r>
      </w:ins>
    </w:p>
    <w:p w14:paraId="4ACACDCE" w14:textId="432F112D" w:rsidR="005979B0" w:rsidRDefault="00713863">
      <w:pPr>
        <w:numPr>
          <w:ilvl w:val="1"/>
          <w:numId w:val="57"/>
        </w:numPr>
        <w:spacing w:after="0"/>
        <w:rPr>
          <w:rFonts w:ascii="Times New Roman" w:hAnsi="Times New Roman" w:cs="Times New Roman"/>
          <w:lang w:val="en-US"/>
        </w:rPr>
      </w:pPr>
      <w:r>
        <w:rPr>
          <w:rFonts w:ascii="Times New Roman" w:eastAsia="Calibri" w:hAnsi="Times New Roman" w:cs="Times New Roman"/>
          <w:color w:val="000000" w:themeColor="text1"/>
          <w:lang w:val="en-US"/>
        </w:rPr>
        <w:t xml:space="preserve">Once after all the approvals are completed then </w:t>
      </w:r>
      <w:r w:rsidR="00116867">
        <w:rPr>
          <w:rFonts w:ascii="Times New Roman" w:eastAsia="Calibri" w:hAnsi="Times New Roman" w:cs="Times New Roman"/>
          <w:color w:val="000000" w:themeColor="text1"/>
          <w:lang w:val="en-US"/>
        </w:rPr>
        <w:t>Order is pushed to ERP.</w:t>
      </w:r>
    </w:p>
    <w:p w14:paraId="6DBA5AC5" w14:textId="5E151D57" w:rsidR="005979B0" w:rsidRDefault="00116867">
      <w:pPr>
        <w:numPr>
          <w:ilvl w:val="1"/>
          <w:numId w:val="57"/>
        </w:numPr>
        <w:spacing w:after="0"/>
        <w:rPr>
          <w:rFonts w:ascii="Times New Roman" w:hAnsi="Times New Roman" w:cs="Times New Roman"/>
        </w:rPr>
      </w:pPr>
      <w:r>
        <w:rPr>
          <w:rFonts w:ascii="Times New Roman" w:eastAsia="Calibri" w:hAnsi="Times New Roman" w:cs="Times New Roman"/>
          <w:color w:val="000000"/>
        </w:rPr>
        <w:t xml:space="preserve">ERP generates </w:t>
      </w:r>
      <w:r>
        <w:rPr>
          <w:rFonts w:ascii="Times New Roman" w:eastAsia="Calibri" w:hAnsi="Times New Roman" w:cs="Times New Roman"/>
          <w:bCs/>
          <w:color w:val="000000"/>
        </w:rPr>
        <w:t>Acknowledgment/ERP Order No.</w:t>
      </w:r>
      <w:r>
        <w:rPr>
          <w:rFonts w:ascii="Times New Roman" w:eastAsia="Calibri" w:hAnsi="Times New Roman" w:cs="Times New Roman"/>
          <w:color w:val="000000"/>
        </w:rPr>
        <w:t>, updated back in Salesforce.</w:t>
      </w:r>
      <w:r w:rsidR="0052471D">
        <w:rPr>
          <w:rFonts w:ascii="Times New Roman" w:eastAsia="Calibri" w:hAnsi="Times New Roman" w:cs="Times New Roman"/>
          <w:color w:val="000000"/>
        </w:rPr>
        <w:t xml:space="preserve"> </w:t>
      </w:r>
    </w:p>
    <w:p w14:paraId="5DF48E12" w14:textId="77777777" w:rsidR="005979B0" w:rsidRDefault="00116867">
      <w:pPr>
        <w:numPr>
          <w:ilvl w:val="0"/>
          <w:numId w:val="57"/>
        </w:numPr>
        <w:spacing w:after="0"/>
        <w:rPr>
          <w:rFonts w:ascii="Times New Roman" w:hAnsi="Times New Roman" w:cs="Times New Roman"/>
        </w:rPr>
      </w:pPr>
      <w:r>
        <w:rPr>
          <w:rFonts w:ascii="Times New Roman" w:eastAsia="Calibri" w:hAnsi="Times New Roman" w:cs="Times New Roman"/>
          <w:b/>
          <w:color w:val="000000"/>
        </w:rPr>
        <w:t>Notifications</w:t>
      </w:r>
    </w:p>
    <w:p w14:paraId="06DAC23F" w14:textId="57352A59" w:rsidR="005979B0" w:rsidRDefault="00116867">
      <w:pPr>
        <w:numPr>
          <w:ilvl w:val="1"/>
          <w:numId w:val="57"/>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 xml:space="preserve">Acknowledgment notification/email to: </w:t>
      </w:r>
      <w:r w:rsidR="0052471D">
        <w:rPr>
          <w:rFonts w:ascii="Times New Roman" w:eastAsia="Calibri" w:hAnsi="Times New Roman" w:cs="Times New Roman"/>
          <w:color w:val="000000" w:themeColor="text1"/>
          <w:lang w:val="en-US"/>
        </w:rPr>
        <w:t xml:space="preserve">Email for </w:t>
      </w:r>
      <w:r>
        <w:rPr>
          <w:rFonts w:ascii="Times New Roman" w:eastAsia="Calibri" w:hAnsi="Times New Roman" w:cs="Times New Roman"/>
          <w:color w:val="000000" w:themeColor="text1"/>
          <w:lang w:val="en-US"/>
        </w:rPr>
        <w:t xml:space="preserve">Customer, Sales Executive, Manager, </w:t>
      </w:r>
      <w:r w:rsidR="00BE4D20" w:rsidRPr="00BE4D20">
        <w:rPr>
          <w:rFonts w:ascii="Times New Roman" w:eastAsia="Calibri" w:hAnsi="Times New Roman" w:cs="Times New Roman"/>
          <w:color w:val="000000" w:themeColor="text1"/>
          <w:highlight w:val="yellow"/>
          <w:lang w:val="en-US"/>
        </w:rPr>
        <w:t>ERP shipping</w:t>
      </w:r>
      <w:r w:rsidRPr="00BE4D20">
        <w:rPr>
          <w:rFonts w:ascii="Times New Roman" w:eastAsia="Calibri" w:hAnsi="Times New Roman" w:cs="Times New Roman"/>
          <w:color w:val="000000" w:themeColor="text1"/>
          <w:highlight w:val="yellow"/>
          <w:lang w:val="en-US"/>
        </w:rPr>
        <w:t xml:space="preserve"> Team</w:t>
      </w:r>
      <w:r>
        <w:rPr>
          <w:rFonts w:ascii="Times New Roman" w:eastAsia="Calibri" w:hAnsi="Times New Roman" w:cs="Times New Roman"/>
          <w:color w:val="000000" w:themeColor="text1"/>
          <w:lang w:val="en-US"/>
        </w:rPr>
        <w:t xml:space="preserve">. </w:t>
      </w:r>
      <w:r w:rsidRPr="00BE4D20">
        <w:rPr>
          <w:rFonts w:ascii="Times New Roman" w:eastAsia="Calibri" w:hAnsi="Times New Roman" w:cs="Times New Roman"/>
          <w:color w:val="000000" w:themeColor="text1"/>
          <w:highlight w:val="yellow"/>
          <w:lang w:val="en-US"/>
        </w:rPr>
        <w:t>+ Service Team as may be appropriate</w:t>
      </w:r>
      <w:r w:rsidR="00BE4D20">
        <w:rPr>
          <w:rFonts w:ascii="Times New Roman" w:eastAsia="Calibri" w:hAnsi="Times New Roman" w:cs="Times New Roman"/>
          <w:color w:val="000000" w:themeColor="text1"/>
          <w:lang w:val="en-US"/>
        </w:rPr>
        <w:t xml:space="preserve"> </w:t>
      </w:r>
      <w:r>
        <w:rPr>
          <w:rFonts w:ascii="Times New Roman" w:eastAsia="Calibri" w:hAnsi="Times New Roman" w:cs="Times New Roman"/>
          <w:color w:val="000000" w:themeColor="text1"/>
          <w:lang w:val="en-US"/>
        </w:rPr>
        <w:t xml:space="preserve"> (checking mechanism here –for what products service should be notified)</w:t>
      </w:r>
    </w:p>
    <w:p w14:paraId="4FCC15F8" w14:textId="77777777" w:rsidR="00AC46FA" w:rsidRDefault="006010DB">
      <w:pPr>
        <w:numPr>
          <w:ilvl w:val="1"/>
          <w:numId w:val="57"/>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Order cancellation email notification will be sent to customer</w:t>
      </w:r>
      <w:r w:rsidR="00AC46FA">
        <w:rPr>
          <w:rFonts w:ascii="Times New Roman" w:eastAsia="Calibri" w:hAnsi="Times New Roman" w:cs="Times New Roman"/>
          <w:color w:val="000000" w:themeColor="text1"/>
          <w:lang w:val="en-US"/>
        </w:rPr>
        <w:t>.</w:t>
      </w:r>
    </w:p>
    <w:p w14:paraId="6CBC42BF" w14:textId="5D0FC422" w:rsidR="006010DB" w:rsidRDefault="006010DB">
      <w:pPr>
        <w:numPr>
          <w:ilvl w:val="1"/>
          <w:numId w:val="57"/>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 xml:space="preserve"> </w:t>
      </w:r>
      <w:r w:rsidR="00AC46FA">
        <w:rPr>
          <w:rFonts w:ascii="Times New Roman" w:eastAsia="Calibri" w:hAnsi="Times New Roman" w:cs="Times New Roman"/>
          <w:color w:val="000000" w:themeColor="text1"/>
          <w:lang w:val="en-US"/>
        </w:rPr>
        <w:t xml:space="preserve">Once the order status is pushed from ERP to SFDC along with status and reason, order status will be updated on SFDC as “cancelled” and Email notification will be triggered to customer. </w:t>
      </w:r>
    </w:p>
    <w:p w14:paraId="66320089" w14:textId="0D04272E" w:rsidR="005979B0" w:rsidRDefault="00116867">
      <w:pPr>
        <w:numPr>
          <w:ilvl w:val="0"/>
          <w:numId w:val="57"/>
        </w:numPr>
        <w:spacing w:after="0"/>
        <w:rPr>
          <w:rFonts w:ascii="Times New Roman" w:hAnsi="Times New Roman" w:cs="Times New Roman"/>
          <w:lang w:val="en-US"/>
        </w:rPr>
      </w:pPr>
      <w:r>
        <w:rPr>
          <w:rFonts w:ascii="Times New Roman" w:eastAsia="Calibri" w:hAnsi="Times New Roman" w:cs="Times New Roman"/>
          <w:b/>
          <w:bCs/>
          <w:color w:val="000000" w:themeColor="text1"/>
          <w:lang w:val="en-US"/>
        </w:rPr>
        <w:t>Order Cancellation</w:t>
      </w:r>
      <w:r w:rsidR="00AC46FA">
        <w:rPr>
          <w:rFonts w:ascii="Times New Roman" w:eastAsia="Calibri" w:hAnsi="Times New Roman" w:cs="Times New Roman"/>
          <w:b/>
          <w:bCs/>
          <w:color w:val="000000" w:themeColor="text1"/>
          <w:lang w:val="en-US"/>
        </w:rPr>
        <w:t xml:space="preserve">  </w:t>
      </w:r>
    </w:p>
    <w:p w14:paraId="3D9525CD" w14:textId="735FD491" w:rsidR="00BE4D20" w:rsidRDefault="00116867">
      <w:pPr>
        <w:numPr>
          <w:ilvl w:val="1"/>
          <w:numId w:val="57"/>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Allowed only before Invoice Creation.</w:t>
      </w:r>
      <w:r w:rsidR="00AC46FA">
        <w:rPr>
          <w:rFonts w:ascii="Times New Roman" w:eastAsia="Calibri" w:hAnsi="Times New Roman" w:cs="Times New Roman"/>
          <w:color w:val="000000" w:themeColor="text1"/>
          <w:lang w:val="en-US"/>
        </w:rPr>
        <w:t xml:space="preserve"> </w:t>
      </w:r>
      <w:r w:rsidR="00713863">
        <w:rPr>
          <w:rFonts w:ascii="Times New Roman" w:eastAsia="Calibri" w:hAnsi="Times New Roman" w:cs="Times New Roman"/>
          <w:color w:val="000000" w:themeColor="text1"/>
          <w:lang w:val="en-US"/>
        </w:rPr>
        <w:t xml:space="preserve">  </w:t>
      </w:r>
      <w:r w:rsidR="00BE4D20">
        <w:rPr>
          <w:rFonts w:ascii="Times New Roman" w:eastAsia="Calibri" w:hAnsi="Times New Roman" w:cs="Times New Roman"/>
          <w:color w:val="000000" w:themeColor="text1"/>
          <w:lang w:val="en-US"/>
        </w:rPr>
        <w:t xml:space="preserve"> </w:t>
      </w:r>
      <w:ins w:id="376" w:author="Manoj V Menon" w:date="2025-09-25T09:03:00Z">
        <w:r>
          <w:rPr>
            <w:rFonts w:ascii="Times New Roman" w:eastAsia="Calibri" w:hAnsi="Times New Roman" w:cs="Times New Roman"/>
            <w:color w:val="000000" w:themeColor="text1"/>
            <w:lang w:val="en-US"/>
          </w:rPr>
          <w:t xml:space="preserve"> </w:t>
        </w:r>
      </w:ins>
    </w:p>
    <w:p w14:paraId="7E402B23" w14:textId="54BEA01B" w:rsidR="00AC46FA" w:rsidRPr="00AC46FA" w:rsidRDefault="006010DB" w:rsidP="006010DB">
      <w:pPr>
        <w:numPr>
          <w:ilvl w:val="1"/>
          <w:numId w:val="57"/>
        </w:numPr>
        <w:spacing w:after="0"/>
        <w:rPr>
          <w:rFonts w:ascii="Times New Roman" w:eastAsia="Calibri" w:hAnsi="Times New Roman" w:cs="Times New Roman"/>
          <w:color w:val="000000" w:themeColor="text1"/>
          <w:lang w:val="en-US"/>
        </w:rPr>
      </w:pPr>
      <w:r w:rsidRPr="00AC46FA">
        <w:rPr>
          <w:rFonts w:ascii="Times New Roman" w:eastAsia="Calibri" w:hAnsi="Times New Roman" w:cs="Times New Roman"/>
          <w:color w:val="000000" w:themeColor="text1"/>
          <w:lang w:val="en-US"/>
        </w:rPr>
        <w:t>Cancellation</w:t>
      </w:r>
      <w:r w:rsidR="00116867" w:rsidRPr="00AC46FA">
        <w:rPr>
          <w:rFonts w:ascii="Times New Roman" w:eastAsia="Calibri" w:hAnsi="Times New Roman" w:cs="Times New Roman"/>
          <w:color w:val="000000" w:themeColor="text1"/>
          <w:lang w:val="en-US"/>
        </w:rPr>
        <w:t xml:space="preserve"> terms need to be show-cased.</w:t>
      </w:r>
      <w:r w:rsidR="00BE4D20" w:rsidRPr="00AC46FA">
        <w:rPr>
          <w:rFonts w:ascii="Times New Roman" w:eastAsia="Calibri" w:hAnsi="Times New Roman" w:cs="Times New Roman"/>
          <w:color w:val="000000" w:themeColor="text1"/>
          <w:lang w:val="en-US"/>
        </w:rPr>
        <w:t xml:space="preserve"> </w:t>
      </w:r>
      <w:r w:rsidRPr="00AC46FA">
        <w:rPr>
          <w:rFonts w:ascii="Times New Roman" w:eastAsia="Calibri" w:hAnsi="Times New Roman" w:cs="Times New Roman"/>
          <w:color w:val="000000" w:themeColor="text1"/>
          <w:lang w:val="en-US"/>
        </w:rPr>
        <w:sym w:font="Wingdings" w:char="F0E0"/>
      </w:r>
      <w:r w:rsidRPr="00AC46FA">
        <w:rPr>
          <w:rFonts w:ascii="Times New Roman" w:eastAsia="Calibri" w:hAnsi="Times New Roman" w:cs="Times New Roman"/>
          <w:color w:val="000000" w:themeColor="text1"/>
          <w:lang w:val="en-US"/>
        </w:rPr>
        <w:t xml:space="preserve"> </w:t>
      </w:r>
      <w:r w:rsidR="00AC46FA" w:rsidRPr="00AC46FA">
        <w:rPr>
          <w:rFonts w:ascii="Times New Roman" w:eastAsia="Calibri" w:hAnsi="Times New Roman" w:cs="Times New Roman"/>
          <w:color w:val="000000" w:themeColor="text1"/>
          <w:lang w:val="en-US"/>
        </w:rPr>
        <w:t>If the terms are provided by CYRIX team</w:t>
      </w:r>
    </w:p>
    <w:p w14:paraId="3955C224" w14:textId="586E97AB" w:rsidR="006010DB" w:rsidRDefault="006010DB" w:rsidP="006010DB">
      <w:pPr>
        <w:numPr>
          <w:ilvl w:val="1"/>
          <w:numId w:val="57"/>
        </w:numPr>
        <w:spacing w:after="0"/>
        <w:rPr>
          <w:rFonts w:ascii="Times New Roman" w:eastAsia="Calibri" w:hAnsi="Times New Roman" w:cs="Times New Roman"/>
          <w:color w:val="000000" w:themeColor="text1"/>
          <w:lang w:val="en-US"/>
        </w:rPr>
      </w:pPr>
      <w:r w:rsidRPr="00AC46FA">
        <w:rPr>
          <w:rFonts w:ascii="Times New Roman" w:eastAsia="Calibri" w:hAnsi="Times New Roman" w:cs="Times New Roman"/>
          <w:color w:val="000000" w:themeColor="text1"/>
          <w:lang w:val="en-US"/>
        </w:rPr>
        <w:t xml:space="preserve">History needs to </w:t>
      </w:r>
      <w:r w:rsidR="00AC46FA" w:rsidRPr="00AC46FA">
        <w:rPr>
          <w:rFonts w:ascii="Times New Roman" w:eastAsia="Calibri" w:hAnsi="Times New Roman" w:cs="Times New Roman"/>
          <w:color w:val="000000" w:themeColor="text1"/>
          <w:lang w:val="en-US"/>
        </w:rPr>
        <w:t xml:space="preserve">be maintained on salesforce </w:t>
      </w:r>
    </w:p>
    <w:p w14:paraId="23E6A12E" w14:textId="05AC5F8E" w:rsidR="00AC46FA" w:rsidRPr="00AC46FA" w:rsidRDefault="00AC46FA" w:rsidP="006010DB">
      <w:pPr>
        <w:numPr>
          <w:ilvl w:val="1"/>
          <w:numId w:val="57"/>
        </w:numPr>
        <w:spacing w:after="0"/>
        <w:rPr>
          <w:ins w:id="377" w:author="Manoj V Menon" w:date="2025-09-25T09:00:00Z"/>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Order cancellation is handled in ERP only and Order cancellation status only is pushed from ERP</w:t>
      </w:r>
      <w:r w:rsidRPr="00AC46FA">
        <w:rPr>
          <w:rFonts w:ascii="Times New Roman" w:eastAsia="Calibri" w:hAnsi="Times New Roman" w:cs="Times New Roman"/>
          <w:color w:val="000000" w:themeColor="text1"/>
          <w:lang w:val="en-US"/>
        </w:rPr>
        <w:sym w:font="Wingdings" w:char="F0E0"/>
      </w:r>
      <w:r>
        <w:rPr>
          <w:rFonts w:ascii="Times New Roman" w:eastAsia="Calibri" w:hAnsi="Times New Roman" w:cs="Times New Roman"/>
          <w:color w:val="000000" w:themeColor="text1"/>
          <w:lang w:val="en-US"/>
        </w:rPr>
        <w:t xml:space="preserve"> SFDC</w:t>
      </w:r>
    </w:p>
    <w:p w14:paraId="07D61A4D" w14:textId="77777777" w:rsidR="005979B0" w:rsidRDefault="00116867">
      <w:pPr>
        <w:pStyle w:val="Heading2"/>
        <w:keepNext w:val="0"/>
        <w:keepLines w:val="0"/>
        <w:spacing w:before="360" w:after="80"/>
        <w:rPr>
          <w:rFonts w:ascii="Times New Roman" w:hAnsi="Times New Roman" w:cs="Times New Roman"/>
          <w:color w:val="000000"/>
          <w:sz w:val="27"/>
          <w:szCs w:val="27"/>
        </w:rPr>
      </w:pPr>
      <w:r>
        <w:rPr>
          <w:rFonts w:ascii="Times New Roman" w:hAnsi="Times New Roman" w:cs="Times New Roman"/>
          <w:color w:val="000000"/>
          <w:sz w:val="27"/>
          <w:szCs w:val="27"/>
          <w:lang w:val="en-US"/>
        </w:rPr>
        <w:t>3</w:t>
      </w:r>
      <w:r>
        <w:rPr>
          <w:rFonts w:ascii="Times New Roman" w:hAnsi="Times New Roman" w:cs="Times New Roman"/>
          <w:color w:val="000000"/>
          <w:sz w:val="27"/>
          <w:szCs w:val="27"/>
        </w:rPr>
        <w:t>. Automation</w:t>
      </w:r>
    </w:p>
    <w:p w14:paraId="00F12F0B" w14:textId="71928995" w:rsidR="005979B0" w:rsidRDefault="006010DB">
      <w:pPr>
        <w:numPr>
          <w:ilvl w:val="0"/>
          <w:numId w:val="58"/>
        </w:numPr>
        <w:spacing w:before="240" w:after="0"/>
        <w:rPr>
          <w:rFonts w:ascii="Times New Roman" w:hAnsi="Times New Roman" w:cs="Times New Roman"/>
        </w:rPr>
      </w:pPr>
      <w:r>
        <w:rPr>
          <w:rFonts w:ascii="Times New Roman" w:eastAsia="Calibri" w:hAnsi="Times New Roman" w:cs="Times New Roman"/>
          <w:color w:val="000000"/>
        </w:rPr>
        <w:t xml:space="preserve">Auto-copy from Quote to Order and if required user can make changes </w:t>
      </w:r>
    </w:p>
    <w:p w14:paraId="36BA3602" w14:textId="43C247F3" w:rsidR="005979B0" w:rsidRDefault="00116867">
      <w:pPr>
        <w:numPr>
          <w:ilvl w:val="0"/>
          <w:numId w:val="58"/>
        </w:numPr>
        <w:spacing w:after="240"/>
        <w:rPr>
          <w:rFonts w:ascii="Times New Roman" w:hAnsi="Times New Roman" w:cs="Times New Roman"/>
        </w:rPr>
      </w:pPr>
      <w:r>
        <w:rPr>
          <w:rFonts w:ascii="Times New Roman" w:eastAsia="Calibri" w:hAnsi="Times New Roman" w:cs="Times New Roman"/>
          <w:color w:val="000000"/>
        </w:rPr>
        <w:t>ERP acknowledgment updates Order Status.</w:t>
      </w:r>
      <w:r w:rsidR="00C65EEE">
        <w:rPr>
          <w:rFonts w:ascii="Times New Roman" w:eastAsia="Calibri" w:hAnsi="Times New Roman" w:cs="Times New Roman"/>
          <w:color w:val="000000"/>
        </w:rPr>
        <w:t xml:space="preserve">         </w:t>
      </w:r>
    </w:p>
    <w:p w14:paraId="695573CC"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78" w:name="_heading=h.m3mdfhlimert" w:colFirst="0" w:colLast="0"/>
      <w:bookmarkEnd w:id="378"/>
      <w:r>
        <w:rPr>
          <w:rFonts w:ascii="Times New Roman" w:hAnsi="Times New Roman" w:cs="Times New Roman"/>
          <w:color w:val="000000"/>
          <w:sz w:val="27"/>
          <w:szCs w:val="27"/>
          <w:lang w:val="en-US"/>
        </w:rPr>
        <w:lastRenderedPageBreak/>
        <w:t>4</w:t>
      </w:r>
      <w:r>
        <w:rPr>
          <w:rFonts w:ascii="Times New Roman" w:hAnsi="Times New Roman" w:cs="Times New Roman"/>
          <w:color w:val="000000"/>
          <w:sz w:val="27"/>
          <w:szCs w:val="27"/>
        </w:rPr>
        <w:t>. Logics</w:t>
      </w:r>
    </w:p>
    <w:p w14:paraId="4C9392FF" w14:textId="77777777" w:rsidR="005979B0" w:rsidRDefault="00116867">
      <w:pPr>
        <w:numPr>
          <w:ilvl w:val="0"/>
          <w:numId w:val="59"/>
        </w:numPr>
        <w:spacing w:after="0"/>
        <w:rPr>
          <w:rFonts w:ascii="Times New Roman" w:hAnsi="Times New Roman" w:cs="Times New Roman"/>
          <w:lang w:val="en-US"/>
        </w:rPr>
      </w:pPr>
      <w:r>
        <w:rPr>
          <w:rFonts w:ascii="Times New Roman" w:eastAsia="Calibri" w:hAnsi="Times New Roman" w:cs="Times New Roman"/>
          <w:color w:val="000000" w:themeColor="text1"/>
          <w:lang w:val="en-US"/>
        </w:rPr>
        <w:t>Mandatory approval by Order Acceptance Team before ERP sync.</w:t>
      </w:r>
    </w:p>
    <w:p w14:paraId="7B3BA531" w14:textId="70E6AC3B" w:rsidR="005979B0" w:rsidRDefault="00116867">
      <w:pPr>
        <w:numPr>
          <w:ilvl w:val="0"/>
          <w:numId w:val="59"/>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Cancellation blocked if Invoice exists (ERP validation). Except in exceptional conditions mentioned above.</w:t>
      </w:r>
      <w:r w:rsidR="00AC46FA">
        <w:rPr>
          <w:rFonts w:ascii="Times New Roman" w:eastAsia="Calibri" w:hAnsi="Times New Roman" w:cs="Times New Roman"/>
          <w:color w:val="000000" w:themeColor="text1"/>
          <w:lang w:val="en-US"/>
        </w:rPr>
        <w:t xml:space="preserve"> </w:t>
      </w:r>
      <w:r w:rsidR="00AC46FA" w:rsidRPr="00AC46FA">
        <w:rPr>
          <w:rFonts w:ascii="Times New Roman" w:eastAsia="Calibri" w:hAnsi="Times New Roman" w:cs="Times New Roman"/>
          <w:color w:val="000000" w:themeColor="text1"/>
          <w:lang w:val="en-US"/>
        </w:rPr>
        <w:sym w:font="Wingdings" w:char="F0E0"/>
      </w:r>
      <w:r w:rsidR="00AC46FA">
        <w:rPr>
          <w:rFonts w:ascii="Times New Roman" w:eastAsia="Calibri" w:hAnsi="Times New Roman" w:cs="Times New Roman"/>
          <w:color w:val="000000" w:themeColor="text1"/>
          <w:lang w:val="en-US"/>
        </w:rPr>
        <w:t xml:space="preserve"> Handled in ERP only</w:t>
      </w:r>
    </w:p>
    <w:p w14:paraId="6F4EA016"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79" w:name="_heading=h.99rqyyqzgqh4" w:colFirst="0" w:colLast="0"/>
      <w:bookmarkEnd w:id="379"/>
      <w:r>
        <w:rPr>
          <w:rFonts w:ascii="Times New Roman" w:hAnsi="Times New Roman" w:cs="Times New Roman"/>
          <w:color w:val="000000"/>
          <w:sz w:val="27"/>
          <w:szCs w:val="27"/>
          <w:lang w:val="en-US"/>
        </w:rPr>
        <w:t>5</w:t>
      </w:r>
      <w:r>
        <w:rPr>
          <w:rFonts w:ascii="Times New Roman" w:hAnsi="Times New Roman" w:cs="Times New Roman"/>
          <w:color w:val="000000"/>
          <w:sz w:val="27"/>
          <w:szCs w:val="27"/>
        </w:rPr>
        <w:t>. Validations</w:t>
      </w:r>
    </w:p>
    <w:p w14:paraId="3D83BC05" w14:textId="77777777" w:rsidR="005979B0" w:rsidRDefault="00116867">
      <w:pPr>
        <w:numPr>
          <w:ilvl w:val="0"/>
          <w:numId w:val="60"/>
        </w:numPr>
        <w:spacing w:before="240" w:after="0"/>
        <w:rPr>
          <w:rFonts w:ascii="Times New Roman" w:hAnsi="Times New Roman" w:cs="Times New Roman"/>
        </w:rPr>
      </w:pPr>
      <w:r>
        <w:rPr>
          <w:rFonts w:ascii="Times New Roman" w:eastAsia="Calibri" w:hAnsi="Times New Roman" w:cs="Times New Roman"/>
          <w:color w:val="000000"/>
        </w:rPr>
        <w:t>Unique Order ID per order.</w:t>
      </w:r>
    </w:p>
    <w:p w14:paraId="6C9F191D" w14:textId="77777777" w:rsidR="005979B0" w:rsidRDefault="00116867">
      <w:pPr>
        <w:numPr>
          <w:ilvl w:val="0"/>
          <w:numId w:val="60"/>
        </w:numPr>
        <w:spacing w:after="0"/>
        <w:rPr>
          <w:rFonts w:ascii="Times New Roman" w:hAnsi="Times New Roman" w:cs="Times New Roman"/>
          <w:lang w:val="en-US"/>
        </w:rPr>
      </w:pPr>
      <w:r>
        <w:rPr>
          <w:rFonts w:ascii="Times New Roman" w:eastAsia="Calibri" w:hAnsi="Times New Roman" w:cs="Times New Roman"/>
          <w:color w:val="000000" w:themeColor="text1"/>
          <w:lang w:val="en-US"/>
        </w:rPr>
        <w:t>Cannot submit to ERP without Order Acceptance Approval.</w:t>
      </w:r>
    </w:p>
    <w:p w14:paraId="1BD4B446" w14:textId="74474370" w:rsidR="005979B0" w:rsidRDefault="00116867">
      <w:pPr>
        <w:numPr>
          <w:ilvl w:val="0"/>
          <w:numId w:val="60"/>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No cancellation after ERP Invoice creation. (</w:t>
      </w:r>
      <w:r>
        <w:rPr>
          <w:rFonts w:ascii="Times New Roman" w:eastAsia="Calibri" w:hAnsi="Times New Roman" w:cs="Times New Roman"/>
          <w:color w:val="000000" w:themeColor="text1"/>
        </w:rPr>
        <w:t>except exceptional circumstances)</w:t>
      </w:r>
      <w:r w:rsidR="00AC46FA">
        <w:rPr>
          <w:rFonts w:ascii="Times New Roman" w:eastAsia="Calibri" w:hAnsi="Times New Roman" w:cs="Times New Roman"/>
          <w:color w:val="000000" w:themeColor="text1"/>
        </w:rPr>
        <w:t xml:space="preserve"> </w:t>
      </w:r>
      <w:r w:rsidR="00AC46FA" w:rsidRPr="00AC46FA">
        <w:rPr>
          <w:rFonts w:ascii="Times New Roman" w:eastAsia="Calibri" w:hAnsi="Times New Roman" w:cs="Times New Roman"/>
          <w:color w:val="000000" w:themeColor="text1"/>
        </w:rPr>
        <w:sym w:font="Wingdings" w:char="F0E0"/>
      </w:r>
      <w:r w:rsidR="00AC46FA">
        <w:rPr>
          <w:rFonts w:ascii="Times New Roman" w:eastAsia="Calibri" w:hAnsi="Times New Roman" w:cs="Times New Roman"/>
          <w:color w:val="000000" w:themeColor="text1"/>
        </w:rPr>
        <w:t xml:space="preserve"> Handled in ERP</w:t>
      </w:r>
      <w:r w:rsidR="00C14D47">
        <w:rPr>
          <w:rFonts w:ascii="Times New Roman" w:eastAsia="Calibri" w:hAnsi="Times New Roman" w:cs="Times New Roman"/>
          <w:color w:val="000000" w:themeColor="text1"/>
        </w:rPr>
        <w:t xml:space="preserve"> </w:t>
      </w:r>
    </w:p>
    <w:p w14:paraId="3EAEE759"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80" w:name="_heading=h.jfmdkrax05hh" w:colFirst="0" w:colLast="0"/>
      <w:bookmarkEnd w:id="380"/>
      <w:r>
        <w:rPr>
          <w:rFonts w:ascii="Times New Roman" w:hAnsi="Times New Roman" w:cs="Times New Roman"/>
          <w:color w:val="000000"/>
          <w:sz w:val="27"/>
          <w:szCs w:val="27"/>
          <w:lang w:val="en-US"/>
        </w:rPr>
        <w:t>6</w:t>
      </w:r>
      <w:r>
        <w:rPr>
          <w:rFonts w:ascii="Times New Roman" w:hAnsi="Times New Roman" w:cs="Times New Roman"/>
          <w:color w:val="000000"/>
          <w:sz w:val="27"/>
          <w:szCs w:val="27"/>
        </w:rPr>
        <w:t>. Notifications</w:t>
      </w:r>
    </w:p>
    <w:p w14:paraId="34AA3A28" w14:textId="63EBE7DD" w:rsidR="005979B0" w:rsidRDefault="00116867">
      <w:pPr>
        <w:numPr>
          <w:ilvl w:val="0"/>
          <w:numId w:val="61"/>
        </w:numPr>
        <w:spacing w:before="240"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rPr>
        <w:t>In-app &amp; email for approvals, acknowledgments, and cancellations.</w:t>
      </w:r>
      <w:bookmarkStart w:id="381" w:name="_heading=h.mmh6yvowwsbl" w:colFirst="0" w:colLast="0"/>
      <w:bookmarkEnd w:id="381"/>
      <w:r w:rsidR="00FD089F">
        <w:rPr>
          <w:rFonts w:ascii="Times New Roman" w:eastAsia="Calibri" w:hAnsi="Times New Roman" w:cs="Times New Roman"/>
          <w:color w:val="000000" w:themeColor="text1"/>
        </w:rPr>
        <w:t xml:space="preserve">  </w:t>
      </w:r>
    </w:p>
    <w:p w14:paraId="7D6C751C" w14:textId="6FC34854" w:rsidR="005979B0" w:rsidDel="00344C61" w:rsidRDefault="00116867">
      <w:pPr>
        <w:numPr>
          <w:ilvl w:val="0"/>
          <w:numId w:val="61"/>
        </w:numPr>
        <w:spacing w:before="240" w:after="240"/>
        <w:rPr>
          <w:moveFrom w:id="382" w:author="User" w:date="2026-03-23T13:13:00Z"/>
          <w:rFonts w:ascii="Times New Roman" w:eastAsia="Calibri" w:hAnsi="Times New Roman" w:cs="Times New Roman"/>
          <w:color w:val="000000" w:themeColor="text1"/>
        </w:rPr>
      </w:pPr>
      <w:moveFromRangeStart w:id="383" w:author="User" w:date="2026-03-23T13:13:00Z" w:name="move225164019"/>
      <w:moveFrom w:id="384" w:author="User" w:date="2026-03-23T13:13:00Z">
        <w:r w:rsidRPr="003225F2" w:rsidDel="00344C61">
          <w:rPr>
            <w:rFonts w:ascii="Times New Roman" w:eastAsia="Calibri" w:hAnsi="Times New Roman" w:cs="Times New Roman"/>
            <w:color w:val="000000" w:themeColor="text1"/>
            <w:highlight w:val="yellow"/>
            <w:lang w:val="en-US"/>
          </w:rPr>
          <w:t>Delayed orders</w:t>
        </w:r>
        <w:r w:rsidRPr="003225F2" w:rsidDel="00344C61">
          <w:rPr>
            <w:rFonts w:ascii="Times New Roman" w:eastAsia="Calibri" w:hAnsi="Times New Roman" w:cs="Times New Roman"/>
            <w:color w:val="000000" w:themeColor="text1"/>
            <w:highlight w:val="yellow"/>
          </w:rPr>
          <w:t xml:space="preserve">  (PO &amp; advance received, but not executed due to site readiness, funding etc)</w:t>
        </w:r>
        <w:commentRangeStart w:id="385"/>
        <w:commentRangeStart w:id="386"/>
        <w:commentRangeEnd w:id="385"/>
        <w:r w:rsidR="00877D43" w:rsidDel="00344C61">
          <w:rPr>
            <w:rStyle w:val="CommentReference"/>
            <w:rFonts w:ascii="Times New Roman" w:eastAsia="Calibri" w:hAnsi="Times New Roman" w:cs="Times New Roman"/>
            <w:color w:val="000000" w:themeColor="text1"/>
            <w:sz w:val="22"/>
            <w:szCs w:val="22"/>
          </w:rPr>
          <w:commentReference w:id="385"/>
        </w:r>
        <w:commentRangeEnd w:id="386"/>
        <w:r w:rsidR="00F13D73" w:rsidDel="00344C61">
          <w:rPr>
            <w:rStyle w:val="CommentReference"/>
            <w:rFonts w:ascii="Times New Roman" w:eastAsia="Calibri" w:hAnsi="Times New Roman" w:cs="Times New Roman"/>
            <w:color w:val="000000" w:themeColor="text1"/>
            <w:sz w:val="22"/>
            <w:szCs w:val="22"/>
          </w:rPr>
          <w:commentReference w:id="386"/>
        </w:r>
        <w:r w:rsidR="00FD089F" w:rsidDel="00344C61">
          <w:rPr>
            <w:rFonts w:ascii="Times New Roman" w:eastAsia="Calibri" w:hAnsi="Times New Roman" w:cs="Times New Roman"/>
            <w:color w:val="000000" w:themeColor="text1"/>
          </w:rPr>
          <w:t xml:space="preserve">  </w:t>
        </w:r>
      </w:moveFrom>
    </w:p>
    <w:moveFromRangeEnd w:id="383"/>
    <w:p w14:paraId="5AA208F9"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r>
        <w:rPr>
          <w:rFonts w:ascii="Times New Roman" w:hAnsi="Times New Roman" w:cs="Times New Roman"/>
          <w:color w:val="000000"/>
          <w:sz w:val="27"/>
          <w:szCs w:val="27"/>
          <w:lang w:val="en-US"/>
        </w:rPr>
        <w:t>7</w:t>
      </w:r>
      <w:r>
        <w:rPr>
          <w:rFonts w:ascii="Times New Roman" w:hAnsi="Times New Roman" w:cs="Times New Roman"/>
          <w:color w:val="000000"/>
          <w:sz w:val="27"/>
          <w:szCs w:val="27"/>
        </w:rPr>
        <w:t>. Approvals</w:t>
      </w:r>
    </w:p>
    <w:p w14:paraId="6D8C5C1B" w14:textId="77777777" w:rsidR="005979B0" w:rsidRDefault="00116867">
      <w:pPr>
        <w:numPr>
          <w:ilvl w:val="0"/>
          <w:numId w:val="62"/>
        </w:numPr>
        <w:spacing w:before="240" w:after="0"/>
        <w:rPr>
          <w:rFonts w:ascii="Times New Roman" w:hAnsi="Times New Roman" w:cs="Times New Roman"/>
        </w:rPr>
      </w:pPr>
      <w:r>
        <w:rPr>
          <w:rFonts w:ascii="Times New Roman" w:eastAsia="Calibri" w:hAnsi="Times New Roman" w:cs="Times New Roman"/>
          <w:color w:val="000000"/>
        </w:rPr>
        <w:t>Same discount/price-based hierarchy as Quote.</w:t>
      </w:r>
    </w:p>
    <w:p w14:paraId="47F49251" w14:textId="77777777" w:rsidR="005979B0" w:rsidRDefault="00116867">
      <w:pPr>
        <w:numPr>
          <w:ilvl w:val="0"/>
          <w:numId w:val="62"/>
        </w:numPr>
        <w:spacing w:after="240"/>
        <w:rPr>
          <w:rFonts w:ascii="Times New Roman" w:hAnsi="Times New Roman" w:cs="Times New Roman"/>
          <w:lang w:val="en-US"/>
        </w:rPr>
      </w:pPr>
      <w:r>
        <w:rPr>
          <w:rFonts w:ascii="Times New Roman" w:eastAsia="Calibri" w:hAnsi="Times New Roman" w:cs="Times New Roman"/>
          <w:color w:val="000000" w:themeColor="text1"/>
          <w:lang w:val="en-US"/>
        </w:rPr>
        <w:t>Additional Order Acceptance Approval stage.</w:t>
      </w:r>
    </w:p>
    <w:p w14:paraId="0043ED0F"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87" w:name="_heading=h.vwajmnq33j95" w:colFirst="0" w:colLast="0"/>
      <w:bookmarkEnd w:id="387"/>
      <w:r>
        <w:rPr>
          <w:rFonts w:ascii="Times New Roman" w:hAnsi="Times New Roman" w:cs="Times New Roman"/>
          <w:color w:val="000000"/>
          <w:sz w:val="27"/>
          <w:szCs w:val="27"/>
          <w:lang w:val="en-US"/>
        </w:rPr>
        <w:t>8</w:t>
      </w:r>
      <w:r>
        <w:rPr>
          <w:rFonts w:ascii="Times New Roman" w:hAnsi="Times New Roman" w:cs="Times New Roman"/>
          <w:color w:val="000000"/>
          <w:sz w:val="27"/>
          <w:szCs w:val="27"/>
        </w:rPr>
        <w:t>. Integration</w:t>
      </w:r>
    </w:p>
    <w:p w14:paraId="5F4BAF29" w14:textId="615C182F" w:rsidR="005979B0" w:rsidRDefault="00116867">
      <w:pPr>
        <w:numPr>
          <w:ilvl w:val="0"/>
          <w:numId w:val="63"/>
        </w:numPr>
        <w:spacing w:before="240" w:after="0"/>
        <w:rPr>
          <w:rFonts w:ascii="Times New Roman" w:hAnsi="Times New Roman" w:cs="Times New Roman"/>
          <w:bCs/>
        </w:rPr>
      </w:pPr>
      <w:r>
        <w:rPr>
          <w:rFonts w:ascii="Times New Roman" w:eastAsia="Calibri" w:hAnsi="Times New Roman" w:cs="Times New Roman"/>
          <w:bCs/>
          <w:color w:val="000000"/>
        </w:rPr>
        <w:t>Salesforce → ERP: Approved</w:t>
      </w:r>
      <w:r w:rsidR="003225F2">
        <w:rPr>
          <w:rFonts w:ascii="Times New Roman" w:eastAsia="Calibri" w:hAnsi="Times New Roman" w:cs="Times New Roman"/>
          <w:bCs/>
          <w:color w:val="000000"/>
        </w:rPr>
        <w:t xml:space="preserve"> Orders</w:t>
      </w:r>
      <w:r>
        <w:rPr>
          <w:rFonts w:ascii="Times New Roman" w:eastAsia="Calibri" w:hAnsi="Times New Roman" w:cs="Times New Roman"/>
          <w:bCs/>
          <w:color w:val="000000"/>
        </w:rPr>
        <w:t>.</w:t>
      </w:r>
    </w:p>
    <w:p w14:paraId="296E303F" w14:textId="17EDAAE0" w:rsidR="005979B0" w:rsidRDefault="00116867">
      <w:pPr>
        <w:numPr>
          <w:ilvl w:val="0"/>
          <w:numId w:val="64"/>
        </w:numPr>
        <w:spacing w:after="24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ERP → Salesforce: Acknowledgment (Order No., Status</w:t>
      </w:r>
      <w:commentRangeStart w:id="388"/>
      <w:commentRangeEnd w:id="388"/>
      <w:r w:rsidR="00FD089F">
        <w:rPr>
          <w:rStyle w:val="CommentReference"/>
          <w:rFonts w:ascii="Times New Roman" w:eastAsia="Calibri" w:hAnsi="Times New Roman" w:cs="Times New Roman"/>
          <w:color w:val="000000" w:themeColor="text1"/>
          <w:sz w:val="22"/>
          <w:szCs w:val="22"/>
          <w:lang w:val="en-US"/>
        </w:rPr>
        <w:commentReference w:id="388"/>
      </w:r>
      <w:r>
        <w:rPr>
          <w:rFonts w:ascii="Times New Roman" w:eastAsia="Calibri" w:hAnsi="Times New Roman" w:cs="Times New Roman"/>
          <w:color w:val="000000" w:themeColor="text1"/>
          <w:lang w:val="en-US"/>
        </w:rPr>
        <w:t xml:space="preserve">). </w:t>
      </w:r>
      <w:r>
        <w:rPr>
          <w:rFonts w:ascii="Times New Roman" w:eastAsia="Calibri" w:hAnsi="Times New Roman" w:cs="Times New Roman"/>
          <w:color w:val="000000" w:themeColor="text1"/>
        </w:rPr>
        <w:t xml:space="preserve">payment details, customer </w:t>
      </w:r>
      <w:commentRangeStart w:id="389"/>
      <w:commentRangeStart w:id="390"/>
      <w:r>
        <w:rPr>
          <w:rFonts w:ascii="Times New Roman" w:eastAsia="Calibri" w:hAnsi="Times New Roman" w:cs="Times New Roman"/>
          <w:color w:val="000000" w:themeColor="text1"/>
        </w:rPr>
        <w:t>information</w:t>
      </w:r>
      <w:commentRangeStart w:id="391"/>
      <w:commentRangeEnd w:id="391"/>
      <w:r>
        <w:rPr>
          <w:rStyle w:val="CommentReference"/>
          <w:rFonts w:ascii="Times New Roman" w:eastAsia="Calibri" w:hAnsi="Times New Roman" w:cs="Times New Roman"/>
          <w:color w:val="000000" w:themeColor="text1"/>
          <w:sz w:val="22"/>
          <w:szCs w:val="22"/>
          <w:lang w:val="en-US"/>
        </w:rPr>
        <w:commentReference w:id="391"/>
      </w:r>
      <w:commentRangeEnd w:id="389"/>
      <w:r>
        <w:rPr>
          <w:rStyle w:val="CommentReference"/>
          <w:rFonts w:ascii="Times New Roman" w:eastAsia="Calibri" w:hAnsi="Times New Roman" w:cs="Times New Roman"/>
          <w:color w:val="000000" w:themeColor="text1"/>
          <w:sz w:val="22"/>
          <w:szCs w:val="22"/>
          <w:lang w:val="en-US"/>
        </w:rPr>
        <w:commentReference w:id="389"/>
      </w:r>
      <w:commentRangeEnd w:id="390"/>
      <w:r w:rsidR="00AC30D5">
        <w:rPr>
          <w:rStyle w:val="CommentReference"/>
          <w:rFonts w:ascii="Times New Roman" w:eastAsia="Calibri" w:hAnsi="Times New Roman" w:cs="Times New Roman"/>
          <w:color w:val="000000" w:themeColor="text1"/>
          <w:sz w:val="22"/>
          <w:szCs w:val="22"/>
          <w:lang w:val="en-US"/>
        </w:rPr>
        <w:commentReference w:id="390"/>
      </w:r>
      <w:r w:rsidR="00FD089F">
        <w:rPr>
          <w:rFonts w:ascii="Times New Roman" w:eastAsia="Calibri" w:hAnsi="Times New Roman" w:cs="Times New Roman"/>
          <w:color w:val="000000" w:themeColor="text1"/>
          <w:lang w:val="en-US"/>
        </w:rPr>
        <w:t xml:space="preserve"> </w:t>
      </w:r>
      <w:commentRangeStart w:id="392"/>
      <w:commentRangeEnd w:id="392"/>
      <w:r>
        <w:rPr>
          <w:rStyle w:val="CommentReference"/>
          <w:rFonts w:ascii="Times New Roman" w:eastAsia="Calibri" w:hAnsi="Times New Roman" w:cs="Times New Roman"/>
          <w:color w:val="000000" w:themeColor="text1"/>
          <w:sz w:val="22"/>
          <w:szCs w:val="22"/>
          <w:lang w:val="en-US"/>
        </w:rPr>
        <w:commentReference w:id="392"/>
      </w:r>
    </w:p>
    <w:p w14:paraId="4B477D61" w14:textId="77777777" w:rsidR="005979B0" w:rsidRDefault="005979B0" w:rsidP="00877D43">
      <w:pPr>
        <w:spacing w:after="240"/>
        <w:ind w:left="360"/>
        <w:rPr>
          <w:rFonts w:ascii="Times New Roman" w:hAnsi="Times New Roman" w:cs="Times New Roman"/>
          <w:lang w:val="en-US"/>
        </w:rPr>
      </w:pPr>
    </w:p>
    <w:p w14:paraId="318CFDB1"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93" w:name="_heading=h.3oqnx6npdn59" w:colFirst="0" w:colLast="0"/>
      <w:bookmarkEnd w:id="393"/>
      <w:r>
        <w:rPr>
          <w:rFonts w:ascii="Times New Roman" w:hAnsi="Times New Roman" w:cs="Times New Roman"/>
          <w:color w:val="000000"/>
          <w:sz w:val="27"/>
          <w:szCs w:val="27"/>
          <w:lang w:val="en-US"/>
        </w:rPr>
        <w:t>9</w:t>
      </w:r>
      <w:r>
        <w:rPr>
          <w:rFonts w:ascii="Times New Roman" w:hAnsi="Times New Roman" w:cs="Times New Roman"/>
          <w:color w:val="000000"/>
          <w:sz w:val="27"/>
          <w:szCs w:val="27"/>
        </w:rPr>
        <w:t>. Who will access</w:t>
      </w:r>
    </w:p>
    <w:p w14:paraId="104AA3AC" w14:textId="77777777" w:rsidR="005979B0" w:rsidRDefault="00116867">
      <w:pPr>
        <w:numPr>
          <w:ilvl w:val="0"/>
          <w:numId w:val="65"/>
        </w:numPr>
        <w:spacing w:before="240" w:after="0"/>
        <w:rPr>
          <w:rFonts w:ascii="Times New Roman" w:hAnsi="Times New Roman" w:cs="Times New Roman"/>
        </w:rPr>
      </w:pPr>
      <w:r>
        <w:rPr>
          <w:rFonts w:ascii="Times New Roman" w:eastAsia="Calibri" w:hAnsi="Times New Roman" w:cs="Times New Roman"/>
          <w:b/>
          <w:color w:val="000000"/>
        </w:rPr>
        <w:t>Create/Edit</w:t>
      </w:r>
      <w:r>
        <w:rPr>
          <w:rFonts w:ascii="Times New Roman" w:eastAsia="Calibri" w:hAnsi="Times New Roman" w:cs="Times New Roman"/>
          <w:color w:val="000000"/>
        </w:rPr>
        <w:t>: Sales Executives, Managers.</w:t>
      </w:r>
    </w:p>
    <w:p w14:paraId="042C9536" w14:textId="77777777" w:rsidR="005979B0" w:rsidRDefault="00116867">
      <w:pPr>
        <w:numPr>
          <w:ilvl w:val="0"/>
          <w:numId w:val="65"/>
        </w:numPr>
        <w:spacing w:after="0"/>
        <w:rPr>
          <w:rFonts w:ascii="Times New Roman" w:hAnsi="Times New Roman" w:cs="Times New Roman"/>
        </w:rPr>
      </w:pPr>
      <w:r>
        <w:rPr>
          <w:rFonts w:ascii="Times New Roman" w:eastAsia="Calibri" w:hAnsi="Times New Roman" w:cs="Times New Roman"/>
          <w:b/>
          <w:color w:val="000000"/>
        </w:rPr>
        <w:t>Approve</w:t>
      </w:r>
      <w:r>
        <w:rPr>
          <w:rFonts w:ascii="Times New Roman" w:eastAsia="Calibri" w:hAnsi="Times New Roman" w:cs="Times New Roman"/>
          <w:color w:val="000000"/>
        </w:rPr>
        <w:t>: Managers (price approvals), Order Acceptance Team.</w:t>
      </w:r>
    </w:p>
    <w:p w14:paraId="09130E41" w14:textId="77777777" w:rsidR="005979B0" w:rsidRDefault="00116867">
      <w:pPr>
        <w:numPr>
          <w:ilvl w:val="0"/>
          <w:numId w:val="65"/>
        </w:numPr>
        <w:spacing w:after="240"/>
        <w:rPr>
          <w:rFonts w:ascii="Times New Roman" w:hAnsi="Times New Roman" w:cs="Times New Roman"/>
        </w:rPr>
      </w:pPr>
      <w:r>
        <w:rPr>
          <w:rFonts w:ascii="Times New Roman" w:eastAsia="Calibri" w:hAnsi="Times New Roman" w:cs="Times New Roman"/>
          <w:b/>
          <w:color w:val="000000"/>
        </w:rPr>
        <w:t>Read</w:t>
      </w:r>
      <w:r>
        <w:rPr>
          <w:rFonts w:ascii="Times New Roman" w:eastAsia="Calibri" w:hAnsi="Times New Roman" w:cs="Times New Roman"/>
          <w:color w:val="000000"/>
        </w:rPr>
        <w:t>: All business users with reporting rights.</w:t>
      </w:r>
    </w:p>
    <w:p w14:paraId="08C707B0"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bookmarkStart w:id="394" w:name="_heading=h.5mxr5c77n1r4" w:colFirst="0" w:colLast="0"/>
      <w:bookmarkStart w:id="395" w:name="_heading=h.gzbjjzodkflx" w:colFirst="0" w:colLast="0"/>
      <w:bookmarkEnd w:id="394"/>
      <w:bookmarkEnd w:id="395"/>
      <w:r>
        <w:rPr>
          <w:rFonts w:ascii="Times New Roman" w:hAnsi="Times New Roman" w:cs="Times New Roman"/>
          <w:color w:val="000000"/>
          <w:sz w:val="27"/>
          <w:szCs w:val="27"/>
        </w:rPr>
        <w:t>1</w:t>
      </w:r>
      <w:r>
        <w:rPr>
          <w:rFonts w:ascii="Times New Roman" w:hAnsi="Times New Roman" w:cs="Times New Roman"/>
          <w:color w:val="000000"/>
          <w:sz w:val="27"/>
          <w:szCs w:val="27"/>
          <w:lang w:val="en-US"/>
        </w:rPr>
        <w:t>0</w:t>
      </w:r>
      <w:r>
        <w:rPr>
          <w:rFonts w:ascii="Times New Roman" w:hAnsi="Times New Roman" w:cs="Times New Roman"/>
          <w:color w:val="000000"/>
          <w:sz w:val="27"/>
          <w:szCs w:val="27"/>
        </w:rPr>
        <w:t>. Acceptance Criteria</w:t>
      </w:r>
    </w:p>
    <w:p w14:paraId="0FD9CA48" w14:textId="0005B856" w:rsidR="005979B0" w:rsidRDefault="00116867">
      <w:pPr>
        <w:numPr>
          <w:ilvl w:val="0"/>
          <w:numId w:val="66"/>
        </w:numPr>
        <w:spacing w:before="240" w:after="0"/>
        <w:rPr>
          <w:rFonts w:ascii="Times New Roman" w:hAnsi="Times New Roman" w:cs="Times New Roman"/>
        </w:rPr>
      </w:pPr>
      <w:r>
        <w:rPr>
          <w:rFonts w:ascii="Times New Roman" w:eastAsia="Calibri" w:hAnsi="Times New Roman" w:cs="Times New Roman"/>
          <w:color w:val="000000"/>
        </w:rPr>
        <w:t>Orders can be created from Quote.</w:t>
      </w:r>
    </w:p>
    <w:p w14:paraId="20F8E75C" w14:textId="77777777" w:rsidR="005979B0" w:rsidRDefault="00116867">
      <w:pPr>
        <w:numPr>
          <w:ilvl w:val="0"/>
          <w:numId w:val="66"/>
        </w:numPr>
        <w:spacing w:after="0"/>
        <w:rPr>
          <w:rFonts w:ascii="Times New Roman" w:hAnsi="Times New Roman" w:cs="Times New Roman"/>
          <w:lang w:val="en-US"/>
        </w:rPr>
      </w:pPr>
      <w:r>
        <w:rPr>
          <w:rFonts w:ascii="Times New Roman" w:eastAsia="Calibri" w:hAnsi="Times New Roman" w:cs="Times New Roman"/>
          <w:color w:val="000000" w:themeColor="text1"/>
          <w:lang w:val="en-US"/>
        </w:rPr>
        <w:t>ERP acknowledgment must reflect in Salesforce.</w:t>
      </w:r>
    </w:p>
    <w:p w14:paraId="216F5C01" w14:textId="69030393" w:rsidR="005979B0" w:rsidRDefault="00116867">
      <w:pPr>
        <w:numPr>
          <w:ilvl w:val="0"/>
          <w:numId w:val="66"/>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Cancellations allowed before Invoice only. (except exceptional circumstances)</w:t>
      </w:r>
      <w:r w:rsidR="003225F2">
        <w:rPr>
          <w:rFonts w:ascii="Times New Roman" w:eastAsia="Calibri" w:hAnsi="Times New Roman" w:cs="Times New Roman"/>
          <w:color w:val="000000" w:themeColor="text1"/>
          <w:lang w:val="en-US"/>
        </w:rPr>
        <w:t xml:space="preserve"> </w:t>
      </w:r>
      <w:r w:rsidR="003225F2" w:rsidRPr="003225F2">
        <w:rPr>
          <w:rFonts w:ascii="Times New Roman" w:eastAsia="Calibri" w:hAnsi="Times New Roman" w:cs="Times New Roman"/>
          <w:color w:val="000000" w:themeColor="text1"/>
          <w:lang w:val="en-US"/>
        </w:rPr>
        <w:sym w:font="Wingdings" w:char="F0E0"/>
      </w:r>
      <w:r w:rsidR="003225F2">
        <w:rPr>
          <w:rFonts w:ascii="Times New Roman" w:eastAsia="Calibri" w:hAnsi="Times New Roman" w:cs="Times New Roman"/>
          <w:color w:val="000000" w:themeColor="text1"/>
          <w:lang w:val="en-US"/>
        </w:rPr>
        <w:t xml:space="preserve"> Handled in ERP</w:t>
      </w:r>
    </w:p>
    <w:p w14:paraId="50ED3379" w14:textId="77777777" w:rsidR="005979B0" w:rsidRDefault="00116867">
      <w:pPr>
        <w:numPr>
          <w:ilvl w:val="0"/>
          <w:numId w:val="66"/>
        </w:numPr>
        <w:spacing w:after="240"/>
        <w:rPr>
          <w:rFonts w:ascii="Times New Roman" w:hAnsi="Times New Roman" w:cs="Times New Roman"/>
        </w:rPr>
      </w:pPr>
      <w:r>
        <w:rPr>
          <w:rFonts w:ascii="Times New Roman" w:eastAsia="Calibri" w:hAnsi="Times New Roman" w:cs="Times New Roman"/>
          <w:color w:val="000000"/>
        </w:rPr>
        <w:t>Notifications work for all key actions.</w:t>
      </w:r>
    </w:p>
    <w:p w14:paraId="7F32A183" w14:textId="77777777" w:rsidR="005979B0" w:rsidRDefault="00116867">
      <w:pPr>
        <w:pStyle w:val="Heading2"/>
        <w:keepNext w:val="0"/>
        <w:keepLines w:val="0"/>
        <w:spacing w:before="360" w:after="80"/>
        <w:rPr>
          <w:rFonts w:ascii="Times New Roman" w:hAnsi="Times New Roman" w:cs="Times New Roman"/>
          <w:color w:val="000000"/>
          <w:sz w:val="27"/>
          <w:szCs w:val="27"/>
        </w:rPr>
      </w:pPr>
      <w:bookmarkStart w:id="396" w:name="_heading=h.mx7e6651lr9t" w:colFirst="0" w:colLast="0"/>
      <w:bookmarkEnd w:id="396"/>
      <w:r>
        <w:rPr>
          <w:rFonts w:ascii="Times New Roman" w:hAnsi="Times New Roman" w:cs="Times New Roman"/>
          <w:color w:val="000000"/>
          <w:sz w:val="27"/>
          <w:szCs w:val="27"/>
        </w:rPr>
        <w:t>1</w:t>
      </w:r>
      <w:r>
        <w:rPr>
          <w:rFonts w:ascii="Times New Roman" w:hAnsi="Times New Roman" w:cs="Times New Roman"/>
          <w:color w:val="000000"/>
          <w:sz w:val="27"/>
          <w:szCs w:val="27"/>
          <w:lang w:val="en-US"/>
        </w:rPr>
        <w:t>1</w:t>
      </w:r>
      <w:r>
        <w:rPr>
          <w:rFonts w:ascii="Times New Roman" w:hAnsi="Times New Roman" w:cs="Times New Roman"/>
          <w:color w:val="000000"/>
          <w:sz w:val="27"/>
          <w:szCs w:val="27"/>
        </w:rPr>
        <w:t>. Data Upload</w:t>
      </w:r>
    </w:p>
    <w:p w14:paraId="77962E13" w14:textId="33AD13BE" w:rsidR="005979B0" w:rsidRDefault="00116867">
      <w:pPr>
        <w:numPr>
          <w:ilvl w:val="0"/>
          <w:numId w:val="67"/>
        </w:numPr>
        <w:spacing w:before="240" w:after="240"/>
        <w:rPr>
          <w:rFonts w:ascii="Times New Roman" w:hAnsi="Times New Roman" w:cs="Times New Roman"/>
        </w:rPr>
      </w:pPr>
      <w:r>
        <w:rPr>
          <w:rFonts w:ascii="Times New Roman" w:eastAsia="Calibri" w:hAnsi="Times New Roman" w:cs="Times New Roman"/>
          <w:color w:val="000000"/>
        </w:rPr>
        <w:lastRenderedPageBreak/>
        <w:t>No bulk upload for Orders. Must be system-generated (from Quote or ERP acknowledgment).</w:t>
      </w:r>
      <w:bookmarkStart w:id="397" w:name="_heading=h.1fv33swdoept" w:colFirst="0" w:colLast="0"/>
      <w:bookmarkEnd w:id="397"/>
      <w:r w:rsidR="003225F2">
        <w:rPr>
          <w:rFonts w:ascii="Times New Roman" w:eastAsia="Calibri" w:hAnsi="Times New Roman" w:cs="Times New Roman"/>
          <w:color w:val="000000"/>
        </w:rPr>
        <w:t xml:space="preserve"> </w:t>
      </w:r>
    </w:p>
    <w:p w14:paraId="00C74A9F" w14:textId="77777777" w:rsidR="005979B0" w:rsidRDefault="005979B0">
      <w:pPr>
        <w:pStyle w:val="Heading2"/>
        <w:keepNext w:val="0"/>
        <w:keepLines w:val="0"/>
        <w:spacing w:before="360" w:after="80"/>
        <w:rPr>
          <w:rFonts w:ascii="Times New Roman" w:hAnsi="Times New Roman" w:cs="Times New Roman"/>
          <w:color w:val="000000"/>
          <w:sz w:val="27"/>
          <w:szCs w:val="27"/>
        </w:rPr>
      </w:pPr>
    </w:p>
    <w:p w14:paraId="6677D62F" w14:textId="77777777" w:rsidR="005979B0" w:rsidRDefault="00116867">
      <w:pPr>
        <w:pStyle w:val="Heading2"/>
        <w:keepNext w:val="0"/>
        <w:keepLines w:val="0"/>
        <w:spacing w:before="360" w:after="80"/>
        <w:rPr>
          <w:rFonts w:ascii="Times New Roman" w:eastAsia="Cambria" w:hAnsi="Times New Roman" w:cs="Times New Roman"/>
          <w:color w:val="000000"/>
          <w:sz w:val="27"/>
          <w:szCs w:val="27"/>
        </w:rPr>
      </w:pPr>
      <w:r>
        <w:rPr>
          <w:rFonts w:ascii="Times New Roman" w:hAnsi="Times New Roman" w:cs="Times New Roman"/>
          <w:color w:val="000000"/>
          <w:sz w:val="27"/>
          <w:szCs w:val="27"/>
        </w:rPr>
        <w:t>1</w:t>
      </w:r>
      <w:r>
        <w:rPr>
          <w:rFonts w:ascii="Times New Roman" w:hAnsi="Times New Roman" w:cs="Times New Roman"/>
          <w:color w:val="000000"/>
          <w:sz w:val="27"/>
          <w:szCs w:val="27"/>
          <w:lang w:val="en-US"/>
        </w:rPr>
        <w:t>2</w:t>
      </w:r>
      <w:r>
        <w:rPr>
          <w:rFonts w:ascii="Times New Roman" w:hAnsi="Times New Roman" w:cs="Times New Roman"/>
          <w:color w:val="000000"/>
          <w:sz w:val="27"/>
          <w:szCs w:val="27"/>
        </w:rPr>
        <w:t>. Reports</w:t>
      </w:r>
    </w:p>
    <w:p w14:paraId="474E50B5" w14:textId="77777777" w:rsidR="005979B0" w:rsidRDefault="00116867">
      <w:pPr>
        <w:numPr>
          <w:ilvl w:val="0"/>
          <w:numId w:val="68"/>
        </w:numPr>
        <w:spacing w:before="240" w:after="0"/>
        <w:rPr>
          <w:rFonts w:ascii="Times New Roman" w:hAnsi="Times New Roman" w:cs="Times New Roman"/>
          <w:lang w:val="en-US"/>
        </w:rPr>
      </w:pPr>
      <w:r>
        <w:rPr>
          <w:rFonts w:ascii="Times New Roman" w:eastAsia="Calibri" w:hAnsi="Times New Roman" w:cs="Times New Roman"/>
          <w:color w:val="000000" w:themeColor="text1"/>
          <w:lang w:val="en-US"/>
        </w:rPr>
        <w:t>Orders by Customer, Region, Product, sales person, sales manager, category, brand, Status.</w:t>
      </w:r>
    </w:p>
    <w:p w14:paraId="08DBA2E1" w14:textId="40247F10" w:rsidR="005979B0" w:rsidRDefault="00116867">
      <w:pPr>
        <w:numPr>
          <w:ilvl w:val="0"/>
          <w:numId w:val="68"/>
        </w:numPr>
        <w:spacing w:after="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rPr>
        <w:t>Cancelled Orders.</w:t>
      </w:r>
      <w:r w:rsidR="003225F2">
        <w:rPr>
          <w:rFonts w:ascii="Times New Roman" w:eastAsia="Calibri" w:hAnsi="Times New Roman" w:cs="Times New Roman"/>
          <w:color w:val="000000" w:themeColor="text1"/>
        </w:rPr>
        <w:t xml:space="preserve"> </w:t>
      </w:r>
      <w:r w:rsidR="003225F2">
        <w:rPr>
          <w:rFonts w:ascii="Times New Roman" w:eastAsia="Calibri" w:hAnsi="Times New Roman" w:cs="Times New Roman"/>
          <w:color w:val="FF0000"/>
          <w:lang w:val="en-US"/>
        </w:rPr>
        <w:t xml:space="preserve"> </w:t>
      </w:r>
    </w:p>
    <w:p w14:paraId="40D28088" w14:textId="77777777" w:rsidR="005979B0" w:rsidRDefault="00116867">
      <w:pPr>
        <w:numPr>
          <w:ilvl w:val="0"/>
          <w:numId w:val="68"/>
        </w:numPr>
        <w:spacing w:after="240"/>
        <w:rPr>
          <w:rFonts w:ascii="Times New Roman" w:hAnsi="Times New Roman" w:cs="Times New Roman"/>
        </w:rPr>
      </w:pPr>
      <w:r>
        <w:rPr>
          <w:rFonts w:ascii="Times New Roman" w:eastAsia="Calibri" w:hAnsi="Times New Roman" w:cs="Times New Roman"/>
          <w:color w:val="000000" w:themeColor="text1"/>
        </w:rPr>
        <w:t>ERP Acknowledged vs Pending Orders.</w:t>
      </w:r>
      <w:bookmarkStart w:id="398" w:name="_heading=h.37q2t48upm3j" w:colFirst="0" w:colLast="0"/>
      <w:bookmarkEnd w:id="398"/>
    </w:p>
    <w:p w14:paraId="6E1DA6C6" w14:textId="5240FA43" w:rsidR="005979B0" w:rsidRDefault="00116867">
      <w:pPr>
        <w:numPr>
          <w:ilvl w:val="0"/>
          <w:numId w:val="68"/>
        </w:numPr>
        <w:spacing w:after="240"/>
        <w:rPr>
          <w:rFonts w:ascii="Times New Roman" w:eastAsia="Calibri" w:hAnsi="Times New Roman" w:cs="Times New Roman"/>
          <w:color w:val="000000" w:themeColor="text1"/>
        </w:rPr>
      </w:pPr>
      <w:r>
        <w:rPr>
          <w:rFonts w:ascii="Times New Roman" w:eastAsia="Calibri" w:hAnsi="Times New Roman" w:cs="Times New Roman"/>
          <w:color w:val="000000" w:themeColor="text1"/>
          <w:lang w:val="en-US"/>
        </w:rPr>
        <w:t>Open Orders</w:t>
      </w:r>
      <w:r>
        <w:rPr>
          <w:rFonts w:ascii="Times New Roman" w:eastAsia="Calibri" w:hAnsi="Times New Roman" w:cs="Times New Roman"/>
          <w:color w:val="000000" w:themeColor="text1"/>
        </w:rPr>
        <w:t>; (No money received) by age</w:t>
      </w:r>
      <w:r w:rsidR="003225F2">
        <w:rPr>
          <w:rFonts w:ascii="Times New Roman" w:eastAsia="Calibri" w:hAnsi="Times New Roman" w:cs="Times New Roman"/>
          <w:color w:val="000000" w:themeColor="text1"/>
        </w:rPr>
        <w:t xml:space="preserve"> </w:t>
      </w:r>
    </w:p>
    <w:p w14:paraId="0015DC14" w14:textId="393171A2" w:rsidR="005979B0" w:rsidRDefault="00116867">
      <w:pPr>
        <w:numPr>
          <w:ilvl w:val="0"/>
          <w:numId w:val="68"/>
        </w:numPr>
        <w:spacing w:after="240"/>
        <w:rPr>
          <w:ins w:id="399" w:author="User" w:date="2026-03-23T13:13:00Z"/>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rPr>
        <w:t xml:space="preserve">Orders </w:t>
      </w:r>
      <w:r>
        <w:rPr>
          <w:rFonts w:ascii="Times New Roman" w:eastAsia="Calibri" w:hAnsi="Times New Roman" w:cs="Times New Roman"/>
          <w:color w:val="000000" w:themeColor="text1"/>
          <w:lang w:val="en-US"/>
        </w:rPr>
        <w:t>on hold/delayed after PO and advance is received. By age</w:t>
      </w:r>
      <w:r w:rsidR="003225F2">
        <w:rPr>
          <w:rFonts w:ascii="Times New Roman" w:eastAsia="Calibri" w:hAnsi="Times New Roman" w:cs="Times New Roman"/>
          <w:color w:val="000000" w:themeColor="text1"/>
          <w:lang w:val="en-US"/>
        </w:rPr>
        <w:t xml:space="preserve"> </w:t>
      </w:r>
      <w:r w:rsidR="003225F2" w:rsidRPr="003225F2">
        <w:rPr>
          <w:rFonts w:ascii="Times New Roman" w:eastAsia="Calibri" w:hAnsi="Times New Roman" w:cs="Times New Roman"/>
          <w:color w:val="000000" w:themeColor="text1"/>
          <w:lang w:val="en-US"/>
        </w:rPr>
        <w:sym w:font="Wingdings" w:char="F0E0"/>
      </w:r>
      <w:r w:rsidR="003225F2">
        <w:rPr>
          <w:rFonts w:ascii="Times New Roman" w:eastAsia="Calibri" w:hAnsi="Times New Roman" w:cs="Times New Roman"/>
          <w:color w:val="000000" w:themeColor="text1"/>
          <w:lang w:val="en-US"/>
        </w:rPr>
        <w:t xml:space="preserve"> Subject to implementation support only</w:t>
      </w:r>
    </w:p>
    <w:p w14:paraId="612B4D82" w14:textId="77777777" w:rsidR="00344C61" w:rsidRPr="00344C61" w:rsidDel="00344C61" w:rsidRDefault="00344C61" w:rsidP="00344C61">
      <w:pPr>
        <w:numPr>
          <w:ilvl w:val="0"/>
          <w:numId w:val="68"/>
        </w:numPr>
        <w:spacing w:before="240" w:after="240"/>
        <w:rPr>
          <w:del w:id="400" w:author="User" w:date="2026-03-23T13:13:00Z"/>
          <w:moveTo w:id="401" w:author="User" w:date="2026-03-23T13:13:00Z"/>
          <w:rFonts w:ascii="Times New Roman" w:eastAsia="Calibri" w:hAnsi="Times New Roman" w:cs="Times New Roman"/>
          <w:color w:val="000000" w:themeColor="text1"/>
          <w:highlight w:val="cyan"/>
          <w:rPrChange w:id="402" w:author="User" w:date="2026-03-23T13:13:00Z">
            <w:rPr>
              <w:del w:id="403" w:author="User" w:date="2026-03-23T13:13:00Z"/>
              <w:moveTo w:id="404" w:author="User" w:date="2026-03-23T13:13:00Z"/>
              <w:rFonts w:ascii="Times New Roman" w:eastAsia="Calibri" w:hAnsi="Times New Roman" w:cs="Times New Roman"/>
              <w:color w:val="000000" w:themeColor="text1"/>
            </w:rPr>
          </w:rPrChange>
        </w:rPr>
      </w:pPr>
      <w:moveToRangeStart w:id="405" w:author="User" w:date="2026-03-23T13:13:00Z" w:name="move225164019"/>
      <w:moveTo w:id="406" w:author="User" w:date="2026-03-23T13:13:00Z">
        <w:r w:rsidRPr="00344C61">
          <w:rPr>
            <w:rFonts w:ascii="Times New Roman" w:eastAsia="Calibri" w:hAnsi="Times New Roman" w:cs="Times New Roman"/>
            <w:color w:val="000000" w:themeColor="text1"/>
            <w:highlight w:val="cyan"/>
            <w:lang w:val="en-US"/>
            <w:rPrChange w:id="407" w:author="User" w:date="2026-03-23T13:13:00Z">
              <w:rPr>
                <w:rFonts w:ascii="Times New Roman" w:eastAsia="Calibri" w:hAnsi="Times New Roman" w:cs="Times New Roman"/>
                <w:color w:val="000000" w:themeColor="text1"/>
                <w:highlight w:val="yellow"/>
                <w:lang w:val="en-US"/>
              </w:rPr>
            </w:rPrChange>
          </w:rPr>
          <w:t>Delayed orders</w:t>
        </w:r>
        <w:r w:rsidRPr="00344C61">
          <w:rPr>
            <w:rFonts w:ascii="Times New Roman" w:eastAsia="Calibri" w:hAnsi="Times New Roman" w:cs="Times New Roman"/>
            <w:color w:val="000000" w:themeColor="text1"/>
            <w:highlight w:val="cyan"/>
            <w:rPrChange w:id="408" w:author="User" w:date="2026-03-23T13:13:00Z">
              <w:rPr>
                <w:rFonts w:ascii="Times New Roman" w:eastAsia="Calibri" w:hAnsi="Times New Roman" w:cs="Times New Roman"/>
                <w:color w:val="000000" w:themeColor="text1"/>
                <w:highlight w:val="yellow"/>
              </w:rPr>
            </w:rPrChange>
          </w:rPr>
          <w:t xml:space="preserve">  (PO &amp; advance received, but not executed due to site readiness, funding </w:t>
        </w:r>
        <w:proofErr w:type="spellStart"/>
        <w:r w:rsidRPr="00344C61">
          <w:rPr>
            <w:rFonts w:ascii="Times New Roman" w:eastAsia="Calibri" w:hAnsi="Times New Roman" w:cs="Times New Roman"/>
            <w:color w:val="000000" w:themeColor="text1"/>
            <w:highlight w:val="cyan"/>
            <w:rPrChange w:id="409" w:author="User" w:date="2026-03-23T13:13:00Z">
              <w:rPr>
                <w:rFonts w:ascii="Times New Roman" w:eastAsia="Calibri" w:hAnsi="Times New Roman" w:cs="Times New Roman"/>
                <w:color w:val="000000" w:themeColor="text1"/>
                <w:highlight w:val="yellow"/>
              </w:rPr>
            </w:rPrChange>
          </w:rPr>
          <w:t>etc</w:t>
        </w:r>
        <w:proofErr w:type="spellEnd"/>
        <w:r w:rsidRPr="00344C61">
          <w:rPr>
            <w:rFonts w:ascii="Times New Roman" w:eastAsia="Calibri" w:hAnsi="Times New Roman" w:cs="Times New Roman"/>
            <w:color w:val="000000" w:themeColor="text1"/>
            <w:highlight w:val="cyan"/>
            <w:rPrChange w:id="410" w:author="User" w:date="2026-03-23T13:13:00Z">
              <w:rPr>
                <w:rFonts w:ascii="Times New Roman" w:eastAsia="Calibri" w:hAnsi="Times New Roman" w:cs="Times New Roman"/>
                <w:color w:val="000000" w:themeColor="text1"/>
                <w:highlight w:val="yellow"/>
              </w:rPr>
            </w:rPrChange>
          </w:rPr>
          <w:t>)</w:t>
        </w:r>
        <w:commentRangeStart w:id="411"/>
        <w:commentRangeStart w:id="412"/>
        <w:commentRangeEnd w:id="411"/>
        <w:r w:rsidRPr="00344C61">
          <w:rPr>
            <w:rStyle w:val="CommentReference"/>
            <w:rFonts w:ascii="Times New Roman" w:eastAsia="Calibri" w:hAnsi="Times New Roman" w:cs="Times New Roman"/>
            <w:color w:val="000000" w:themeColor="text1"/>
            <w:sz w:val="22"/>
            <w:szCs w:val="22"/>
            <w:highlight w:val="cyan"/>
            <w:rPrChange w:id="413" w:author="User" w:date="2026-03-23T13:13:00Z">
              <w:rPr>
                <w:rStyle w:val="CommentReference"/>
                <w:rFonts w:ascii="Times New Roman" w:eastAsia="Calibri" w:hAnsi="Times New Roman" w:cs="Times New Roman"/>
                <w:color w:val="000000" w:themeColor="text1"/>
                <w:sz w:val="22"/>
                <w:szCs w:val="22"/>
              </w:rPr>
            </w:rPrChange>
          </w:rPr>
          <w:commentReference w:id="411"/>
        </w:r>
        <w:commentRangeEnd w:id="412"/>
        <w:r w:rsidRPr="00344C61">
          <w:rPr>
            <w:rStyle w:val="CommentReference"/>
            <w:rFonts w:ascii="Times New Roman" w:eastAsia="Calibri" w:hAnsi="Times New Roman" w:cs="Times New Roman"/>
            <w:color w:val="000000" w:themeColor="text1"/>
            <w:sz w:val="22"/>
            <w:szCs w:val="22"/>
            <w:highlight w:val="cyan"/>
            <w:rPrChange w:id="414" w:author="User" w:date="2026-03-23T13:13:00Z">
              <w:rPr>
                <w:rStyle w:val="CommentReference"/>
                <w:rFonts w:ascii="Times New Roman" w:eastAsia="Calibri" w:hAnsi="Times New Roman" w:cs="Times New Roman"/>
                <w:color w:val="000000" w:themeColor="text1"/>
                <w:sz w:val="22"/>
                <w:szCs w:val="22"/>
              </w:rPr>
            </w:rPrChange>
          </w:rPr>
          <w:commentReference w:id="412"/>
        </w:r>
        <w:r w:rsidRPr="00344C61">
          <w:rPr>
            <w:rFonts w:ascii="Times New Roman" w:eastAsia="Calibri" w:hAnsi="Times New Roman" w:cs="Times New Roman"/>
            <w:color w:val="000000" w:themeColor="text1"/>
            <w:highlight w:val="cyan"/>
            <w:rPrChange w:id="415" w:author="User" w:date="2026-03-23T13:13:00Z">
              <w:rPr>
                <w:rFonts w:ascii="Times New Roman" w:eastAsia="Calibri" w:hAnsi="Times New Roman" w:cs="Times New Roman"/>
                <w:color w:val="000000" w:themeColor="text1"/>
              </w:rPr>
            </w:rPrChange>
          </w:rPr>
          <w:t xml:space="preserve">  </w:t>
        </w:r>
      </w:moveTo>
    </w:p>
    <w:moveToRangeEnd w:id="405"/>
    <w:p w14:paraId="31BAAA7D" w14:textId="77777777" w:rsidR="00344C61" w:rsidRPr="00344C61" w:rsidRDefault="00344C61" w:rsidP="00344C61">
      <w:pPr>
        <w:numPr>
          <w:ilvl w:val="0"/>
          <w:numId w:val="68"/>
        </w:numPr>
        <w:spacing w:before="240" w:after="240"/>
        <w:rPr>
          <w:rFonts w:ascii="Times New Roman" w:eastAsia="Calibri" w:hAnsi="Times New Roman" w:cs="Times New Roman"/>
          <w:color w:val="000000" w:themeColor="text1"/>
          <w:lang w:val="en-US"/>
          <w:rPrChange w:id="416" w:author="User" w:date="2026-03-23T13:13:00Z">
            <w:rPr>
              <w:rFonts w:ascii="Times New Roman" w:eastAsia="Calibri" w:hAnsi="Times New Roman" w:cs="Times New Roman"/>
              <w:color w:val="000000" w:themeColor="text1"/>
              <w:lang w:val="en-US"/>
            </w:rPr>
          </w:rPrChange>
        </w:rPr>
        <w:pPrChange w:id="417" w:author="User" w:date="2026-03-23T13:13:00Z">
          <w:pPr>
            <w:numPr>
              <w:numId w:val="68"/>
            </w:numPr>
            <w:spacing w:after="240"/>
            <w:ind w:left="720" w:hanging="360"/>
          </w:pPr>
        </w:pPrChange>
      </w:pPr>
    </w:p>
    <w:p w14:paraId="6B31DB9F" w14:textId="794B090C" w:rsidR="003225F2" w:rsidRDefault="003225F2" w:rsidP="003225F2">
      <w:pPr>
        <w:spacing w:after="240"/>
        <w:rPr>
          <w:rFonts w:ascii="Times New Roman" w:eastAsia="Calibri" w:hAnsi="Times New Roman" w:cs="Times New Roman"/>
          <w:color w:val="000000" w:themeColor="text1"/>
          <w:lang w:val="en-US"/>
        </w:rPr>
      </w:pPr>
      <w:r>
        <w:rPr>
          <w:rFonts w:ascii="Times New Roman" w:eastAsia="Calibri" w:hAnsi="Times New Roman" w:cs="Times New Roman"/>
          <w:color w:val="000000" w:themeColor="text1"/>
          <w:lang w:val="en-US"/>
        </w:rPr>
        <w:t>NOTE: All reports and dashboards will be provided subject to implementation support only.</w:t>
      </w:r>
    </w:p>
    <w:p w14:paraId="093C88CC" w14:textId="77777777" w:rsidR="005979B0" w:rsidRDefault="00116867">
      <w:pPr>
        <w:pStyle w:val="Heading2"/>
        <w:keepNext w:val="0"/>
        <w:keepLines w:val="0"/>
        <w:spacing w:before="360" w:after="80"/>
        <w:rPr>
          <w:rFonts w:ascii="Times New Roman" w:hAnsi="Times New Roman" w:cs="Times New Roman"/>
          <w:color w:val="000000"/>
          <w:sz w:val="27"/>
          <w:szCs w:val="27"/>
        </w:rPr>
      </w:pPr>
      <w:r>
        <w:rPr>
          <w:rFonts w:ascii="Times New Roman" w:hAnsi="Times New Roman" w:cs="Times New Roman"/>
          <w:color w:val="000000"/>
          <w:sz w:val="27"/>
          <w:szCs w:val="27"/>
        </w:rPr>
        <w:t>13. Inputs from Customer</w:t>
      </w:r>
    </w:p>
    <w:p w14:paraId="07FE1402" w14:textId="77777777" w:rsidR="005979B0" w:rsidRDefault="00116867">
      <w:pPr>
        <w:numPr>
          <w:ilvl w:val="0"/>
          <w:numId w:val="69"/>
        </w:numPr>
        <w:spacing w:before="240" w:after="0"/>
        <w:rPr>
          <w:rFonts w:ascii="Times New Roman" w:hAnsi="Times New Roman" w:cs="Times New Roman"/>
        </w:rPr>
      </w:pPr>
      <w:r>
        <w:rPr>
          <w:rFonts w:ascii="Times New Roman" w:eastAsia="Calibri" w:hAnsi="Times New Roman" w:cs="Times New Roman"/>
          <w:color w:val="000000"/>
        </w:rPr>
        <w:t>Order Acceptance approvers per Region/Territory.</w:t>
      </w:r>
    </w:p>
    <w:p w14:paraId="76C4B568" w14:textId="77777777" w:rsidR="005979B0" w:rsidRPr="00AC46FA" w:rsidRDefault="00116867">
      <w:pPr>
        <w:numPr>
          <w:ilvl w:val="0"/>
          <w:numId w:val="69"/>
        </w:numPr>
        <w:spacing w:after="240"/>
        <w:rPr>
          <w:rFonts w:ascii="Times New Roman" w:hAnsi="Times New Roman" w:cs="Times New Roman"/>
        </w:rPr>
      </w:pPr>
      <w:r>
        <w:rPr>
          <w:rFonts w:ascii="Times New Roman" w:eastAsia="Calibri" w:hAnsi="Times New Roman" w:cs="Times New Roman"/>
          <w:color w:val="000000" w:themeColor="text1"/>
          <w:lang w:val="en-US"/>
        </w:rPr>
        <w:t>ERP integration specs (fields to sync, acknowledgment response).</w:t>
      </w:r>
      <w:bookmarkStart w:id="418" w:name="_heading=h.57ajfd74veeo" w:colFirst="0" w:colLast="0"/>
      <w:bookmarkStart w:id="419" w:name="_heading=h.gsid9xmqk972" w:colFirst="0" w:colLast="0"/>
      <w:bookmarkStart w:id="420" w:name="_heading=h.esdeu2w5k8q1" w:colFirst="0" w:colLast="0"/>
      <w:bookmarkStart w:id="421" w:name="_heading=h.sna98y5d75l7" w:colFirst="0" w:colLast="0"/>
      <w:bookmarkStart w:id="422" w:name="_heading=h.z2f2gx17evwu" w:colFirst="0" w:colLast="0"/>
      <w:bookmarkStart w:id="423" w:name="_heading=h.jioncv38t8er" w:colFirst="0" w:colLast="0"/>
      <w:bookmarkStart w:id="424" w:name="_heading=h.dlvsnl83s7tt" w:colFirst="0" w:colLast="0"/>
      <w:bookmarkEnd w:id="418"/>
      <w:bookmarkEnd w:id="419"/>
      <w:bookmarkEnd w:id="420"/>
      <w:bookmarkEnd w:id="421"/>
      <w:bookmarkEnd w:id="422"/>
      <w:bookmarkEnd w:id="423"/>
      <w:bookmarkEnd w:id="424"/>
    </w:p>
    <w:p w14:paraId="0B8427E5" w14:textId="0D98B4FE" w:rsidR="00AC46FA" w:rsidRPr="00344C61" w:rsidRDefault="00AC46FA">
      <w:pPr>
        <w:numPr>
          <w:ilvl w:val="0"/>
          <w:numId w:val="69"/>
        </w:numPr>
        <w:spacing w:after="240"/>
        <w:rPr>
          <w:rFonts w:ascii="Times New Roman" w:hAnsi="Times New Roman" w:cs="Times New Roman"/>
          <w:highlight w:val="cyan"/>
          <w:rPrChange w:id="425" w:author="User" w:date="2026-03-23T13:14:00Z">
            <w:rPr>
              <w:rFonts w:ascii="Times New Roman" w:hAnsi="Times New Roman" w:cs="Times New Roman"/>
              <w:highlight w:val="yellow"/>
            </w:rPr>
          </w:rPrChange>
        </w:rPr>
      </w:pPr>
      <w:r w:rsidRPr="00344C61">
        <w:rPr>
          <w:rFonts w:ascii="Times New Roman" w:eastAsia="Calibri" w:hAnsi="Times New Roman" w:cs="Times New Roman"/>
          <w:color w:val="000000" w:themeColor="text1"/>
          <w:highlight w:val="cyan"/>
          <w:lang w:val="en-US"/>
          <w:rPrChange w:id="426" w:author="User" w:date="2026-03-23T13:14:00Z">
            <w:rPr>
              <w:rFonts w:ascii="Times New Roman" w:eastAsia="Calibri" w:hAnsi="Times New Roman" w:cs="Times New Roman"/>
              <w:color w:val="000000" w:themeColor="text1"/>
              <w:highlight w:val="yellow"/>
              <w:lang w:val="en-US"/>
            </w:rPr>
          </w:rPrChange>
        </w:rPr>
        <w:t>Order approval hierarchy</w:t>
      </w:r>
    </w:p>
    <w:p w14:paraId="5F428090" w14:textId="43FFBBAB" w:rsidR="00344C61" w:rsidRPr="00344C61" w:rsidRDefault="003225F2" w:rsidP="00344C61">
      <w:pPr>
        <w:numPr>
          <w:ilvl w:val="0"/>
          <w:numId w:val="69"/>
        </w:numPr>
        <w:spacing w:before="240" w:after="240"/>
        <w:rPr>
          <w:ins w:id="427" w:author="Manoj V Menon" w:date="2025-09-25T09:51:00Z"/>
          <w:rFonts w:ascii="Times New Roman" w:eastAsia="Calibri" w:hAnsi="Times New Roman" w:cs="Times New Roman"/>
          <w:color w:val="000000" w:themeColor="text1"/>
          <w:highlight w:val="cyan"/>
          <w:rPrChange w:id="428" w:author="User" w:date="2026-03-23T13:14:00Z">
            <w:rPr>
              <w:ins w:id="429" w:author="Manoj V Menon" w:date="2025-09-25T09:51:00Z"/>
              <w:rFonts w:ascii="Times New Roman" w:eastAsia="Calibri" w:hAnsi="Times New Roman" w:cs="Times New Roman"/>
              <w:color w:val="000000" w:themeColor="text1"/>
              <w:highlight w:val="yellow"/>
            </w:rPr>
          </w:rPrChange>
        </w:rPr>
        <w:pPrChange w:id="430" w:author="User" w:date="2026-03-23T13:13:00Z">
          <w:pPr>
            <w:numPr>
              <w:numId w:val="69"/>
            </w:numPr>
            <w:spacing w:before="240" w:after="240"/>
            <w:ind w:left="720" w:hanging="360"/>
          </w:pPr>
        </w:pPrChange>
      </w:pPr>
      <w:r w:rsidRPr="00344C61">
        <w:rPr>
          <w:rFonts w:ascii="Times New Roman" w:eastAsia="Calibri" w:hAnsi="Times New Roman" w:cs="Times New Roman"/>
          <w:color w:val="000000" w:themeColor="text1"/>
          <w:highlight w:val="cyan"/>
          <w:lang w:val="en-US"/>
          <w:rPrChange w:id="431" w:author="User" w:date="2026-03-23T13:14:00Z">
            <w:rPr>
              <w:rFonts w:ascii="Times New Roman" w:eastAsia="Calibri" w:hAnsi="Times New Roman" w:cs="Times New Roman"/>
              <w:color w:val="000000" w:themeColor="text1"/>
              <w:highlight w:val="yellow"/>
              <w:lang w:val="en-US"/>
            </w:rPr>
          </w:rPrChange>
        </w:rPr>
        <w:t xml:space="preserve">Delayed </w:t>
      </w:r>
      <w:proofErr w:type="gramStart"/>
      <w:r w:rsidRPr="00344C61">
        <w:rPr>
          <w:rFonts w:ascii="Times New Roman" w:eastAsia="Calibri" w:hAnsi="Times New Roman" w:cs="Times New Roman"/>
          <w:color w:val="000000" w:themeColor="text1"/>
          <w:highlight w:val="cyan"/>
          <w:lang w:val="en-US"/>
          <w:rPrChange w:id="432" w:author="User" w:date="2026-03-23T13:14:00Z">
            <w:rPr>
              <w:rFonts w:ascii="Times New Roman" w:eastAsia="Calibri" w:hAnsi="Times New Roman" w:cs="Times New Roman"/>
              <w:color w:val="000000" w:themeColor="text1"/>
              <w:highlight w:val="yellow"/>
              <w:lang w:val="en-US"/>
            </w:rPr>
          </w:rPrChange>
        </w:rPr>
        <w:t>orders</w:t>
      </w:r>
      <w:r w:rsidRPr="00344C61">
        <w:rPr>
          <w:rFonts w:ascii="Times New Roman" w:eastAsia="Calibri" w:hAnsi="Times New Roman" w:cs="Times New Roman"/>
          <w:color w:val="000000" w:themeColor="text1"/>
          <w:highlight w:val="cyan"/>
          <w:rPrChange w:id="433" w:author="User" w:date="2026-03-23T13:14:00Z">
            <w:rPr>
              <w:rFonts w:ascii="Times New Roman" w:eastAsia="Calibri" w:hAnsi="Times New Roman" w:cs="Times New Roman"/>
              <w:color w:val="000000" w:themeColor="text1"/>
              <w:highlight w:val="yellow"/>
            </w:rPr>
          </w:rPrChange>
        </w:rPr>
        <w:t xml:space="preserve">  (</w:t>
      </w:r>
      <w:proofErr w:type="gramEnd"/>
      <w:r w:rsidRPr="00344C61">
        <w:rPr>
          <w:rFonts w:ascii="Times New Roman" w:eastAsia="Calibri" w:hAnsi="Times New Roman" w:cs="Times New Roman"/>
          <w:color w:val="000000" w:themeColor="text1"/>
          <w:highlight w:val="cyan"/>
          <w:rPrChange w:id="434" w:author="User" w:date="2026-03-23T13:14:00Z">
            <w:rPr>
              <w:rFonts w:ascii="Times New Roman" w:eastAsia="Calibri" w:hAnsi="Times New Roman" w:cs="Times New Roman"/>
              <w:color w:val="000000" w:themeColor="text1"/>
              <w:highlight w:val="yellow"/>
            </w:rPr>
          </w:rPrChange>
        </w:rPr>
        <w:t xml:space="preserve">PO &amp; advance received, but not executed due to site readiness, funding </w:t>
      </w:r>
      <w:proofErr w:type="spellStart"/>
      <w:r w:rsidRPr="00344C61">
        <w:rPr>
          <w:rFonts w:ascii="Times New Roman" w:eastAsia="Calibri" w:hAnsi="Times New Roman" w:cs="Times New Roman"/>
          <w:color w:val="000000" w:themeColor="text1"/>
          <w:highlight w:val="cyan"/>
          <w:rPrChange w:id="435" w:author="User" w:date="2026-03-23T13:14:00Z">
            <w:rPr>
              <w:rFonts w:ascii="Times New Roman" w:eastAsia="Calibri" w:hAnsi="Times New Roman" w:cs="Times New Roman"/>
              <w:color w:val="000000" w:themeColor="text1"/>
              <w:highlight w:val="yellow"/>
            </w:rPr>
          </w:rPrChange>
        </w:rPr>
        <w:t>etc</w:t>
      </w:r>
      <w:proofErr w:type="spellEnd"/>
      <w:r w:rsidRPr="00344C61">
        <w:rPr>
          <w:rFonts w:ascii="Times New Roman" w:eastAsia="Calibri" w:hAnsi="Times New Roman" w:cs="Times New Roman"/>
          <w:color w:val="000000" w:themeColor="text1"/>
          <w:highlight w:val="cyan"/>
          <w:rPrChange w:id="436" w:author="User" w:date="2026-03-23T13:14:00Z">
            <w:rPr>
              <w:rFonts w:ascii="Times New Roman" w:eastAsia="Calibri" w:hAnsi="Times New Roman" w:cs="Times New Roman"/>
              <w:color w:val="000000" w:themeColor="text1"/>
              <w:highlight w:val="yellow"/>
            </w:rPr>
          </w:rPrChange>
        </w:rPr>
        <w:t>)</w:t>
      </w:r>
      <w:r w:rsidRPr="00344C61">
        <w:rPr>
          <w:rFonts w:ascii="Times New Roman" w:eastAsia="Calibri" w:hAnsi="Times New Roman" w:cs="Times New Roman"/>
          <w:color w:val="000000" w:themeColor="text1"/>
          <w:highlight w:val="cyan"/>
          <w:rPrChange w:id="437" w:author="User" w:date="2026-03-23T13:14:00Z">
            <w:rPr>
              <w:rFonts w:ascii="Times New Roman" w:eastAsia="Calibri" w:hAnsi="Times New Roman" w:cs="Times New Roman"/>
              <w:color w:val="000000" w:themeColor="text1"/>
              <w:highlight w:val="yellow"/>
            </w:rPr>
          </w:rPrChange>
        </w:rPr>
        <w:sym w:font="Wingdings" w:char="F0E0"/>
      </w:r>
      <w:r w:rsidRPr="00344C61">
        <w:rPr>
          <w:rFonts w:ascii="Times New Roman" w:eastAsia="Calibri" w:hAnsi="Times New Roman" w:cs="Times New Roman"/>
          <w:color w:val="000000" w:themeColor="text1"/>
          <w:highlight w:val="cyan"/>
          <w:rPrChange w:id="438" w:author="User" w:date="2026-03-23T13:14:00Z">
            <w:rPr>
              <w:rFonts w:ascii="Times New Roman" w:eastAsia="Calibri" w:hAnsi="Times New Roman" w:cs="Times New Roman"/>
              <w:color w:val="000000" w:themeColor="text1"/>
              <w:highlight w:val="yellow"/>
            </w:rPr>
          </w:rPrChange>
        </w:rPr>
        <w:t xml:space="preserve"> when the </w:t>
      </w:r>
      <w:proofErr w:type="spellStart"/>
      <w:r w:rsidRPr="00344C61">
        <w:rPr>
          <w:rFonts w:ascii="Times New Roman" w:eastAsia="Calibri" w:hAnsi="Times New Roman" w:cs="Times New Roman"/>
          <w:color w:val="000000" w:themeColor="text1"/>
          <w:highlight w:val="cyan"/>
          <w:rPrChange w:id="439" w:author="User" w:date="2026-03-23T13:14:00Z">
            <w:rPr>
              <w:rFonts w:ascii="Times New Roman" w:eastAsia="Calibri" w:hAnsi="Times New Roman" w:cs="Times New Roman"/>
              <w:color w:val="000000" w:themeColor="text1"/>
              <w:highlight w:val="yellow"/>
            </w:rPr>
          </w:rPrChange>
        </w:rPr>
        <w:t>notifictaion</w:t>
      </w:r>
      <w:proofErr w:type="spellEnd"/>
      <w:r w:rsidRPr="00344C61">
        <w:rPr>
          <w:rFonts w:ascii="Times New Roman" w:eastAsia="Calibri" w:hAnsi="Times New Roman" w:cs="Times New Roman"/>
          <w:color w:val="000000" w:themeColor="text1"/>
          <w:highlight w:val="cyan"/>
          <w:rPrChange w:id="440" w:author="User" w:date="2026-03-23T13:14:00Z">
            <w:rPr>
              <w:rFonts w:ascii="Times New Roman" w:eastAsia="Calibri" w:hAnsi="Times New Roman" w:cs="Times New Roman"/>
              <w:color w:val="000000" w:themeColor="text1"/>
              <w:highlight w:val="yellow"/>
            </w:rPr>
          </w:rPrChange>
        </w:rPr>
        <w:t xml:space="preserve"> needs to be sent? Immediately after order created without advance amo</w:t>
      </w:r>
      <w:bookmarkStart w:id="441" w:name="_GoBack"/>
      <w:bookmarkEnd w:id="441"/>
      <w:r w:rsidRPr="00344C61">
        <w:rPr>
          <w:rFonts w:ascii="Times New Roman" w:eastAsia="Calibri" w:hAnsi="Times New Roman" w:cs="Times New Roman"/>
          <w:color w:val="000000" w:themeColor="text1"/>
          <w:highlight w:val="cyan"/>
          <w:rPrChange w:id="442" w:author="User" w:date="2026-03-23T13:14:00Z">
            <w:rPr>
              <w:rFonts w:ascii="Times New Roman" w:eastAsia="Calibri" w:hAnsi="Times New Roman" w:cs="Times New Roman"/>
              <w:color w:val="000000" w:themeColor="text1"/>
              <w:highlight w:val="yellow"/>
            </w:rPr>
          </w:rPrChange>
        </w:rPr>
        <w:t>unt or after n number of days delay? Need confirmation</w:t>
      </w:r>
      <w:ins w:id="443" w:author="User" w:date="2026-03-23T13:14:00Z">
        <w:r w:rsidR="00344C61" w:rsidRPr="00344C61">
          <w:rPr>
            <w:rFonts w:ascii="Times New Roman" w:eastAsia="Calibri" w:hAnsi="Times New Roman" w:cs="Times New Roman"/>
            <w:color w:val="000000" w:themeColor="text1"/>
            <w:highlight w:val="cyan"/>
            <w:rPrChange w:id="444" w:author="User" w:date="2026-03-23T13:14:00Z">
              <w:rPr>
                <w:rFonts w:ascii="Times New Roman" w:eastAsia="Calibri" w:hAnsi="Times New Roman" w:cs="Times New Roman"/>
                <w:color w:val="000000" w:themeColor="text1"/>
                <w:highlight w:val="yellow"/>
              </w:rPr>
            </w:rPrChange>
          </w:rPr>
          <w:sym w:font="Wingdings" w:char="F0E0"/>
        </w:r>
        <w:r w:rsidR="00344C61" w:rsidRPr="00344C61">
          <w:rPr>
            <w:rFonts w:ascii="Times New Roman" w:eastAsia="Calibri" w:hAnsi="Times New Roman" w:cs="Times New Roman"/>
            <w:color w:val="000000" w:themeColor="text1"/>
            <w:highlight w:val="cyan"/>
            <w:rPrChange w:id="445" w:author="User" w:date="2026-03-23T13:14:00Z">
              <w:rPr>
                <w:rFonts w:ascii="Times New Roman" w:eastAsia="Calibri" w:hAnsi="Times New Roman" w:cs="Times New Roman"/>
                <w:color w:val="000000" w:themeColor="text1"/>
                <w:highlight w:val="yellow"/>
              </w:rPr>
            </w:rPrChange>
          </w:rPr>
          <w:t xml:space="preserve"> Reports will be provided</w:t>
        </w:r>
      </w:ins>
    </w:p>
    <w:p w14:paraId="6868AEFD" w14:textId="77777777" w:rsidR="003225F2" w:rsidRPr="00AC46FA" w:rsidRDefault="003225F2" w:rsidP="003225F2">
      <w:pPr>
        <w:spacing w:after="240"/>
        <w:ind w:left="720"/>
        <w:rPr>
          <w:rFonts w:ascii="Times New Roman" w:hAnsi="Times New Roman" w:cs="Times New Roman"/>
          <w:highlight w:val="yellow"/>
        </w:rPr>
      </w:pPr>
    </w:p>
    <w:p w14:paraId="23895ABE" w14:textId="6CD4062B" w:rsidR="005979B0" w:rsidRPr="00E047B9" w:rsidRDefault="00E047B9" w:rsidP="000C5D19">
      <w:pPr>
        <w:tabs>
          <w:tab w:val="left" w:pos="720"/>
          <w:tab w:val="left" w:pos="1440"/>
        </w:tabs>
        <w:spacing w:beforeAutospacing="1" w:afterAutospacing="1"/>
        <w:jc w:val="both"/>
        <w:rPr>
          <w:rFonts w:ascii="Times New Roman" w:eastAsia="Times New Roman" w:hAnsi="Times New Roman" w:cs="Times New Roman"/>
          <w:color w:val="FF0000"/>
          <w:lang w:val="en-US"/>
        </w:rPr>
      </w:pPr>
      <w:r w:rsidRPr="00E047B9">
        <w:rPr>
          <w:rFonts w:ascii="Times New Roman" w:eastAsia="Times New Roman" w:hAnsi="Times New Roman" w:cs="Times New Roman"/>
          <w:color w:val="FF0000"/>
          <w:lang w:val="en-US"/>
        </w:rPr>
        <w:t xml:space="preserve"> </w:t>
      </w:r>
    </w:p>
    <w:p w14:paraId="43339EEF" w14:textId="77777777" w:rsidR="005979B0" w:rsidRDefault="005979B0">
      <w:pPr>
        <w:pStyle w:val="Heading3"/>
        <w:keepNext w:val="0"/>
        <w:keepLines w:val="0"/>
        <w:spacing w:before="280" w:after="80" w:line="240" w:lineRule="auto"/>
        <w:rPr>
          <w:rFonts w:ascii="Times New Roman" w:hAnsi="Times New Roman" w:cs="Times New Roman"/>
          <w:color w:val="000000"/>
          <w:sz w:val="34"/>
          <w:szCs w:val="34"/>
        </w:rPr>
      </w:pPr>
    </w:p>
    <w:p w14:paraId="2E6517DC" w14:textId="77777777" w:rsidR="005979B0" w:rsidRDefault="005979B0">
      <w:pPr>
        <w:pStyle w:val="Heading3"/>
        <w:keepNext w:val="0"/>
        <w:keepLines w:val="0"/>
        <w:spacing w:before="280" w:after="80" w:line="240" w:lineRule="auto"/>
        <w:rPr>
          <w:rFonts w:ascii="Times New Roman" w:hAnsi="Times New Roman" w:cs="Times New Roman"/>
          <w:color w:val="000000"/>
          <w:sz w:val="34"/>
          <w:szCs w:val="34"/>
        </w:rPr>
      </w:pPr>
    </w:p>
    <w:p w14:paraId="77510F03" w14:textId="77777777" w:rsidR="005979B0" w:rsidRDefault="005979B0">
      <w:pPr>
        <w:pStyle w:val="Heading3"/>
        <w:keepNext w:val="0"/>
        <w:keepLines w:val="0"/>
        <w:spacing w:before="280" w:after="80" w:line="240" w:lineRule="auto"/>
        <w:rPr>
          <w:rFonts w:ascii="Times New Roman" w:hAnsi="Times New Roman" w:cs="Times New Roman"/>
          <w:color w:val="000000"/>
          <w:sz w:val="34"/>
          <w:szCs w:val="34"/>
        </w:rPr>
      </w:pPr>
    </w:p>
    <w:p w14:paraId="7BB9D9DA" w14:textId="77777777" w:rsidR="005979B0" w:rsidRDefault="005979B0">
      <w:pPr>
        <w:pStyle w:val="Heading3"/>
        <w:keepNext w:val="0"/>
        <w:keepLines w:val="0"/>
        <w:spacing w:before="280" w:after="80" w:line="240" w:lineRule="auto"/>
        <w:rPr>
          <w:rFonts w:ascii="Times New Roman" w:hAnsi="Times New Roman" w:cs="Times New Roman"/>
          <w:color w:val="000000"/>
          <w:sz w:val="34"/>
          <w:szCs w:val="34"/>
        </w:rPr>
      </w:pPr>
    </w:p>
    <w:p w14:paraId="23E77277" w14:textId="77777777" w:rsidR="005979B0" w:rsidRDefault="005979B0">
      <w:pPr>
        <w:pStyle w:val="Heading3"/>
        <w:keepNext w:val="0"/>
        <w:keepLines w:val="0"/>
        <w:spacing w:before="280" w:after="80" w:line="240" w:lineRule="auto"/>
        <w:rPr>
          <w:rFonts w:ascii="Times New Roman" w:hAnsi="Times New Roman" w:cs="Times New Roman"/>
          <w:color w:val="000000"/>
          <w:sz w:val="34"/>
          <w:szCs w:val="34"/>
        </w:rPr>
      </w:pPr>
    </w:p>
    <w:p w14:paraId="172D0D0C" w14:textId="77777777" w:rsidR="005979B0" w:rsidRDefault="005979B0">
      <w:pPr>
        <w:pStyle w:val="Heading3"/>
        <w:keepNext w:val="0"/>
        <w:keepLines w:val="0"/>
        <w:spacing w:before="280" w:after="80" w:line="240" w:lineRule="auto"/>
        <w:rPr>
          <w:rFonts w:ascii="Times New Roman" w:hAnsi="Times New Roman" w:cs="Times New Roman"/>
          <w:color w:val="000000"/>
          <w:sz w:val="34"/>
          <w:szCs w:val="34"/>
        </w:rPr>
      </w:pPr>
    </w:p>
    <w:p w14:paraId="4722C04E" w14:textId="77777777" w:rsidR="00D15857" w:rsidRDefault="00D15857" w:rsidP="00D15857"/>
    <w:p w14:paraId="1B3857E4" w14:textId="77777777" w:rsidR="00D15857" w:rsidRDefault="00D15857" w:rsidP="00D15857"/>
    <w:p w14:paraId="5B907A5A" w14:textId="77777777" w:rsidR="00D15857" w:rsidRDefault="00D15857" w:rsidP="00D15857"/>
    <w:p w14:paraId="50B2B532" w14:textId="77777777" w:rsidR="00D15857" w:rsidRDefault="00D15857" w:rsidP="00D15857"/>
    <w:p w14:paraId="72DE2B95" w14:textId="77777777" w:rsidR="00D15857" w:rsidRDefault="00D15857" w:rsidP="00D15857"/>
    <w:p w14:paraId="503AECF6" w14:textId="77777777" w:rsidR="00D15857" w:rsidRDefault="00D15857" w:rsidP="00D15857"/>
    <w:p w14:paraId="7FA180B1" w14:textId="77777777" w:rsidR="00D15857" w:rsidRDefault="00D15857" w:rsidP="00D15857"/>
    <w:p w14:paraId="71D2F2A5" w14:textId="77777777" w:rsidR="00D15857" w:rsidRPr="00D15857" w:rsidRDefault="00D15857" w:rsidP="00D15857"/>
    <w:p w14:paraId="0331DFDB" w14:textId="77777777" w:rsidR="005979B0" w:rsidRDefault="00116867">
      <w:pPr>
        <w:pStyle w:val="Heading3"/>
        <w:keepNext w:val="0"/>
        <w:keepLines w:val="0"/>
        <w:spacing w:before="280" w:after="80" w:line="240" w:lineRule="auto"/>
        <w:rPr>
          <w:rFonts w:ascii="Times New Roman" w:hAnsi="Times New Roman" w:cs="Times New Roman"/>
          <w:color w:val="000000"/>
          <w:sz w:val="34"/>
          <w:szCs w:val="34"/>
          <w:lang w:val="en-US"/>
        </w:rPr>
      </w:pPr>
      <w:r>
        <w:rPr>
          <w:rFonts w:ascii="Times New Roman" w:hAnsi="Times New Roman" w:cs="Times New Roman"/>
          <w:color w:val="000000"/>
          <w:sz w:val="34"/>
          <w:szCs w:val="34"/>
        </w:rPr>
        <w:t xml:space="preserve">Module: </w:t>
      </w:r>
      <w:r>
        <w:rPr>
          <w:rFonts w:ascii="Times New Roman" w:hAnsi="Times New Roman" w:cs="Times New Roman"/>
          <w:color w:val="000000"/>
          <w:sz w:val="34"/>
          <w:szCs w:val="34"/>
          <w:lang w:val="en-US"/>
        </w:rPr>
        <w:t>12</w:t>
      </w:r>
    </w:p>
    <w:p w14:paraId="1D97D533" w14:textId="77777777" w:rsidR="005979B0" w:rsidRDefault="00116867">
      <w:pPr>
        <w:pStyle w:val="Heading1"/>
        <w:spacing w:line="240" w:lineRule="auto"/>
        <w:rPr>
          <w:rFonts w:ascii="Times New Roman" w:eastAsia="Cambria" w:hAnsi="Times New Roman" w:cs="Times New Roman"/>
          <w:b w:val="0"/>
          <w:caps/>
          <w:color w:val="4F81BD" w:themeColor="accent1"/>
          <w:sz w:val="22"/>
          <w:szCs w:val="22"/>
          <w:lang w:val="en-US"/>
        </w:rPr>
      </w:pPr>
      <w:r>
        <w:rPr>
          <w:rFonts w:ascii="Times New Roman" w:eastAsia="Cambria" w:hAnsi="Times New Roman" w:cs="Times New Roman"/>
          <w:b w:val="0"/>
          <w:caps/>
          <w:color w:val="4F81BD" w:themeColor="accent1"/>
          <w:sz w:val="22"/>
          <w:szCs w:val="22"/>
          <w:lang w:val="en-US"/>
        </w:rPr>
        <w:t>Module NAME: TELEPHONY INTEGRATION</w:t>
      </w:r>
      <w:ins w:id="446" w:author="Manoj V Menon" w:date="2025-09-25T10:01:00Z">
        <w:r>
          <w:rPr>
            <w:rFonts w:ascii="Times New Roman" w:eastAsia="Cambria" w:hAnsi="Times New Roman" w:cs="Times New Roman"/>
            <w:b w:val="0"/>
            <w:caps/>
            <w:color w:val="4F81BD" w:themeColor="accent1"/>
            <w:sz w:val="22"/>
            <w:szCs w:val="22"/>
            <w:lang w:val="en-US"/>
          </w:rPr>
          <w:t xml:space="preserve"> </w:t>
        </w:r>
      </w:ins>
    </w:p>
    <w:p w14:paraId="3D4A969A" w14:textId="77777777" w:rsidR="005979B0" w:rsidRDefault="00116867">
      <w:pPr>
        <w:pStyle w:val="Heading3"/>
        <w:jc w:val="both"/>
        <w:rPr>
          <w:rFonts w:ascii="Times New Roman" w:eastAsia="Times New Roman" w:hAnsi="Times New Roman" w:cs="Times New Roman"/>
          <w:color w:val="auto"/>
          <w:sz w:val="27"/>
          <w:szCs w:val="27"/>
          <w:lang w:val="en-US"/>
        </w:rPr>
      </w:pPr>
      <w:r>
        <w:rPr>
          <w:rFonts w:ascii="Times New Roman" w:eastAsia="Times New Roman" w:hAnsi="Times New Roman" w:cs="Times New Roman"/>
          <w:color w:val="auto"/>
          <w:sz w:val="27"/>
          <w:szCs w:val="27"/>
        </w:rPr>
        <w:t xml:space="preserve">Vendor: </w:t>
      </w:r>
      <w:r>
        <w:rPr>
          <w:rFonts w:ascii="Times New Roman" w:eastAsia="Times New Roman" w:hAnsi="Times New Roman" w:cs="Times New Roman"/>
          <w:color w:val="auto"/>
          <w:sz w:val="27"/>
          <w:szCs w:val="27"/>
          <w:lang w:val="en-US"/>
        </w:rPr>
        <w:t>Finalization is pending from client side</w:t>
      </w:r>
    </w:p>
    <w:p w14:paraId="700AE31A" w14:textId="77777777" w:rsidR="005979B0" w:rsidRDefault="00116867">
      <w:pPr>
        <w:pStyle w:val="Heading3"/>
        <w:jc w:val="both"/>
        <w:rPr>
          <w:rFonts w:ascii="Times New Roman" w:eastAsia="Times New Roman" w:hAnsi="Times New Roman" w:cs="Times New Roman"/>
          <w:color w:val="auto"/>
          <w:sz w:val="27"/>
          <w:szCs w:val="27"/>
        </w:rPr>
      </w:pPr>
      <w:r>
        <w:rPr>
          <w:rFonts w:ascii="Times New Roman" w:eastAsia="Times New Roman" w:hAnsi="Times New Roman" w:cs="Times New Roman"/>
          <w:color w:val="auto"/>
          <w:sz w:val="27"/>
          <w:szCs w:val="27"/>
        </w:rPr>
        <w:t>Scope</w:t>
      </w:r>
    </w:p>
    <w:p w14:paraId="23BEDE87" w14:textId="77777777" w:rsidR="005979B0" w:rsidRDefault="00116867">
      <w:pPr>
        <w:pStyle w:val="NormalWeb"/>
        <w:jc w:val="both"/>
        <w:rPr>
          <w:rFonts w:eastAsia="Times New Roman"/>
        </w:rPr>
      </w:pPr>
      <w:r>
        <w:rPr>
          <w:rFonts w:eastAsia="Times New Roman"/>
        </w:rPr>
        <w:t>Integrate Salesforce CRM with the customer’s telephony platform to manage incoming/outgoing calls, lead creation, and call routing.</w:t>
      </w:r>
    </w:p>
    <w:p w14:paraId="6F1506FE" w14:textId="77777777" w:rsidR="005979B0" w:rsidRDefault="00116867">
      <w:pPr>
        <w:pStyle w:val="Heading3"/>
        <w:numPr>
          <w:ilvl w:val="0"/>
          <w:numId w:val="92"/>
        </w:numPr>
        <w:jc w:val="both"/>
        <w:rPr>
          <w:rFonts w:ascii="Times New Roman" w:eastAsia="Times New Roman" w:hAnsi="Times New Roman" w:cs="Times New Roman"/>
          <w:color w:val="auto"/>
          <w:sz w:val="27"/>
          <w:szCs w:val="27"/>
        </w:rPr>
      </w:pPr>
      <w:r>
        <w:rPr>
          <w:rFonts w:ascii="Times New Roman" w:eastAsia="Times New Roman" w:hAnsi="Times New Roman" w:cs="Times New Roman"/>
          <w:color w:val="auto"/>
          <w:sz w:val="27"/>
          <w:szCs w:val="27"/>
        </w:rPr>
        <w:t>Fields (Fields may change based on telephony vendor)</w:t>
      </w:r>
    </w:p>
    <w:tbl>
      <w:tblPr>
        <w:tblW w:w="0" w:type="auto"/>
        <w:tblCellMar>
          <w:top w:w="17" w:type="dxa"/>
          <w:left w:w="17" w:type="dxa"/>
          <w:bottom w:w="17" w:type="dxa"/>
          <w:right w:w="17" w:type="dxa"/>
        </w:tblCellMar>
        <w:tblLook w:val="04A0" w:firstRow="1" w:lastRow="0" w:firstColumn="1" w:lastColumn="0" w:noHBand="0" w:noVBand="1"/>
      </w:tblPr>
      <w:tblGrid>
        <w:gridCol w:w="1471"/>
        <w:gridCol w:w="1129"/>
        <w:gridCol w:w="1499"/>
        <w:gridCol w:w="1308"/>
        <w:gridCol w:w="2894"/>
      </w:tblGrid>
      <w:tr w:rsidR="005979B0" w14:paraId="2DB6C406" w14:textId="77777777">
        <w:trPr>
          <w:tblHeader/>
        </w:trPr>
        <w:tc>
          <w:tcPr>
            <w:tcW w:w="0" w:type="auto"/>
            <w:vAlign w:val="center"/>
          </w:tcPr>
          <w:p w14:paraId="1CC86B68" w14:textId="77777777" w:rsidR="005979B0" w:rsidRDefault="00116867">
            <w:pPr>
              <w:jc w:val="center"/>
              <w:rPr>
                <w:rFonts w:ascii="Times New Roman" w:hAnsi="Times New Roman" w:cs="Times New Roman"/>
                <w:b/>
                <w:bCs/>
              </w:rPr>
            </w:pPr>
            <w:r>
              <w:rPr>
                <w:rFonts w:ascii="Times New Roman" w:eastAsia="SimSun" w:hAnsi="Times New Roman" w:cs="Times New Roman"/>
                <w:b/>
                <w:bCs/>
                <w:lang w:val="en-US" w:eastAsia="zh-CN" w:bidi="ar"/>
              </w:rPr>
              <w:t>Field Name</w:t>
            </w:r>
          </w:p>
        </w:tc>
        <w:tc>
          <w:tcPr>
            <w:tcW w:w="0" w:type="auto"/>
            <w:tcBorders>
              <w:top w:val="single" w:sz="4" w:space="0" w:color="auto"/>
              <w:left w:val="single" w:sz="4" w:space="0" w:color="auto"/>
              <w:bottom w:val="single" w:sz="4" w:space="0" w:color="auto"/>
              <w:right w:val="single" w:sz="4" w:space="0" w:color="auto"/>
            </w:tcBorders>
            <w:vAlign w:val="center"/>
          </w:tcPr>
          <w:p w14:paraId="5C997117" w14:textId="77777777" w:rsidR="005979B0" w:rsidRDefault="00116867">
            <w:pPr>
              <w:jc w:val="center"/>
              <w:rPr>
                <w:rFonts w:ascii="Times New Roman" w:hAnsi="Times New Roman" w:cs="Times New Roman"/>
                <w:b/>
                <w:bCs/>
              </w:rPr>
            </w:pPr>
            <w:r>
              <w:rPr>
                <w:rFonts w:ascii="Times New Roman" w:eastAsia="SimSun" w:hAnsi="Times New Roman" w:cs="Times New Roman"/>
                <w:b/>
                <w:bCs/>
                <w:lang w:val="en-US" w:eastAsia="zh-CN" w:bidi="ar"/>
              </w:rPr>
              <w:t>Type</w:t>
            </w:r>
          </w:p>
        </w:tc>
        <w:tc>
          <w:tcPr>
            <w:tcW w:w="0" w:type="auto"/>
            <w:tcBorders>
              <w:top w:val="single" w:sz="4" w:space="0" w:color="auto"/>
              <w:left w:val="single" w:sz="4" w:space="0" w:color="auto"/>
              <w:bottom w:val="single" w:sz="4" w:space="0" w:color="auto"/>
              <w:right w:val="single" w:sz="4" w:space="0" w:color="auto"/>
            </w:tcBorders>
            <w:vAlign w:val="center"/>
          </w:tcPr>
          <w:p w14:paraId="09C2D97B" w14:textId="77777777" w:rsidR="005979B0" w:rsidRDefault="00116867">
            <w:pPr>
              <w:jc w:val="center"/>
              <w:rPr>
                <w:rFonts w:ascii="Times New Roman" w:hAnsi="Times New Roman" w:cs="Times New Roman"/>
                <w:b/>
                <w:bCs/>
              </w:rPr>
            </w:pPr>
            <w:r>
              <w:rPr>
                <w:rFonts w:ascii="Times New Roman" w:eastAsia="SimSun" w:hAnsi="Times New Roman" w:cs="Times New Roman"/>
                <w:b/>
                <w:bCs/>
                <w:lang w:val="en-US" w:eastAsia="zh-CN" w:bidi="ar"/>
              </w:rPr>
              <w:t>Optional/ Mandatory</w:t>
            </w:r>
          </w:p>
        </w:tc>
        <w:tc>
          <w:tcPr>
            <w:tcW w:w="0" w:type="auto"/>
            <w:tcBorders>
              <w:top w:val="single" w:sz="4" w:space="0" w:color="auto"/>
              <w:left w:val="single" w:sz="4" w:space="0" w:color="auto"/>
              <w:bottom w:val="single" w:sz="4" w:space="0" w:color="auto"/>
              <w:right w:val="single" w:sz="4" w:space="0" w:color="auto"/>
            </w:tcBorders>
            <w:vAlign w:val="center"/>
          </w:tcPr>
          <w:p w14:paraId="64B1B26A" w14:textId="77777777" w:rsidR="005979B0" w:rsidRDefault="00116867">
            <w:pPr>
              <w:jc w:val="center"/>
              <w:rPr>
                <w:rFonts w:ascii="Times New Roman" w:hAnsi="Times New Roman" w:cs="Times New Roman"/>
                <w:b/>
                <w:bCs/>
              </w:rPr>
            </w:pPr>
            <w:r>
              <w:rPr>
                <w:rFonts w:ascii="Times New Roman" w:eastAsia="SimSun" w:hAnsi="Times New Roman" w:cs="Times New Roman"/>
                <w:b/>
                <w:bCs/>
                <w:lang w:val="en-US" w:eastAsia="zh-CN" w:bidi="ar"/>
              </w:rPr>
              <w:t>Picklist Values</w:t>
            </w:r>
          </w:p>
        </w:tc>
        <w:tc>
          <w:tcPr>
            <w:tcW w:w="0" w:type="auto"/>
            <w:tcBorders>
              <w:top w:val="single" w:sz="4" w:space="0" w:color="auto"/>
              <w:left w:val="single" w:sz="4" w:space="0" w:color="auto"/>
              <w:bottom w:val="single" w:sz="4" w:space="0" w:color="auto"/>
              <w:right w:val="single" w:sz="4" w:space="0" w:color="auto"/>
            </w:tcBorders>
            <w:vAlign w:val="center"/>
          </w:tcPr>
          <w:p w14:paraId="48412C0C" w14:textId="77777777" w:rsidR="005979B0" w:rsidRDefault="00116867">
            <w:pPr>
              <w:jc w:val="center"/>
              <w:rPr>
                <w:rFonts w:ascii="Times New Roman" w:hAnsi="Times New Roman" w:cs="Times New Roman"/>
                <w:b/>
                <w:bCs/>
              </w:rPr>
            </w:pPr>
            <w:r>
              <w:rPr>
                <w:rFonts w:ascii="Times New Roman" w:eastAsia="SimSun" w:hAnsi="Times New Roman" w:cs="Times New Roman"/>
                <w:b/>
                <w:bCs/>
                <w:lang w:val="en-US" w:eastAsia="zh-CN" w:bidi="ar"/>
              </w:rPr>
              <w:t>Comments</w:t>
            </w:r>
          </w:p>
        </w:tc>
      </w:tr>
      <w:tr w:rsidR="005979B0" w14:paraId="283E1373" w14:textId="77777777">
        <w:tc>
          <w:tcPr>
            <w:tcW w:w="0" w:type="auto"/>
            <w:tcBorders>
              <w:top w:val="single" w:sz="4" w:space="0" w:color="auto"/>
              <w:left w:val="single" w:sz="4" w:space="0" w:color="auto"/>
              <w:bottom w:val="single" w:sz="4" w:space="0" w:color="auto"/>
              <w:right w:val="single" w:sz="4" w:space="0" w:color="auto"/>
            </w:tcBorders>
            <w:vAlign w:val="center"/>
          </w:tcPr>
          <w:p w14:paraId="32C0CF70"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 ID</w:t>
            </w:r>
          </w:p>
        </w:tc>
        <w:tc>
          <w:tcPr>
            <w:tcW w:w="0" w:type="auto"/>
            <w:tcBorders>
              <w:top w:val="single" w:sz="4" w:space="0" w:color="auto"/>
              <w:left w:val="single" w:sz="4" w:space="0" w:color="auto"/>
              <w:bottom w:val="single" w:sz="4" w:space="0" w:color="auto"/>
              <w:right w:val="single" w:sz="4" w:space="0" w:color="auto"/>
            </w:tcBorders>
            <w:vAlign w:val="center"/>
          </w:tcPr>
          <w:p w14:paraId="3F74C131"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Auto-generated</w:t>
            </w:r>
          </w:p>
        </w:tc>
        <w:tc>
          <w:tcPr>
            <w:tcW w:w="0" w:type="auto"/>
            <w:tcBorders>
              <w:top w:val="single" w:sz="4" w:space="0" w:color="auto"/>
              <w:left w:val="single" w:sz="4" w:space="0" w:color="auto"/>
              <w:bottom w:val="single" w:sz="4" w:space="0" w:color="auto"/>
              <w:right w:val="single" w:sz="4" w:space="0" w:color="auto"/>
            </w:tcBorders>
            <w:vAlign w:val="center"/>
          </w:tcPr>
          <w:p w14:paraId="5DD6D794"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Mandatory</w:t>
            </w:r>
          </w:p>
        </w:tc>
        <w:tc>
          <w:tcPr>
            <w:tcW w:w="0" w:type="auto"/>
            <w:tcBorders>
              <w:top w:val="single" w:sz="4" w:space="0" w:color="auto"/>
              <w:left w:val="single" w:sz="4" w:space="0" w:color="auto"/>
              <w:bottom w:val="single" w:sz="4" w:space="0" w:color="auto"/>
              <w:right w:val="single" w:sz="4" w:space="0" w:color="auto"/>
            </w:tcBorders>
            <w:vAlign w:val="center"/>
          </w:tcPr>
          <w:p w14:paraId="722DB96F"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23353C56"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Unique system-generated identifier for each call.</w:t>
            </w:r>
          </w:p>
        </w:tc>
      </w:tr>
      <w:tr w:rsidR="005979B0" w14:paraId="16DF086B" w14:textId="77777777">
        <w:tc>
          <w:tcPr>
            <w:tcW w:w="0" w:type="auto"/>
            <w:tcBorders>
              <w:top w:val="single" w:sz="4" w:space="0" w:color="auto"/>
              <w:left w:val="single" w:sz="4" w:space="0" w:color="auto"/>
              <w:bottom w:val="single" w:sz="4" w:space="0" w:color="auto"/>
              <w:right w:val="single" w:sz="4" w:space="0" w:color="auto"/>
            </w:tcBorders>
            <w:vAlign w:val="center"/>
          </w:tcPr>
          <w:p w14:paraId="01AD8E86"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Phone Number</w:t>
            </w:r>
          </w:p>
        </w:tc>
        <w:tc>
          <w:tcPr>
            <w:tcW w:w="0" w:type="auto"/>
            <w:tcBorders>
              <w:top w:val="single" w:sz="4" w:space="0" w:color="auto"/>
              <w:left w:val="single" w:sz="4" w:space="0" w:color="auto"/>
              <w:bottom w:val="single" w:sz="4" w:space="0" w:color="auto"/>
              <w:right w:val="single" w:sz="4" w:space="0" w:color="auto"/>
            </w:tcBorders>
            <w:vAlign w:val="center"/>
          </w:tcPr>
          <w:p w14:paraId="2AA8FDD9"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Phone</w:t>
            </w:r>
          </w:p>
        </w:tc>
        <w:tc>
          <w:tcPr>
            <w:tcW w:w="0" w:type="auto"/>
            <w:tcBorders>
              <w:top w:val="single" w:sz="4" w:space="0" w:color="auto"/>
              <w:left w:val="single" w:sz="4" w:space="0" w:color="auto"/>
              <w:bottom w:val="single" w:sz="4" w:space="0" w:color="auto"/>
              <w:right w:val="single" w:sz="4" w:space="0" w:color="auto"/>
            </w:tcBorders>
            <w:vAlign w:val="center"/>
          </w:tcPr>
          <w:p w14:paraId="4DF142D2"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Mandatory</w:t>
            </w:r>
          </w:p>
        </w:tc>
        <w:tc>
          <w:tcPr>
            <w:tcW w:w="0" w:type="auto"/>
            <w:tcBorders>
              <w:top w:val="single" w:sz="4" w:space="0" w:color="auto"/>
              <w:left w:val="single" w:sz="4" w:space="0" w:color="auto"/>
              <w:bottom w:val="single" w:sz="4" w:space="0" w:color="auto"/>
              <w:right w:val="single" w:sz="4" w:space="0" w:color="auto"/>
            </w:tcBorders>
            <w:vAlign w:val="center"/>
          </w:tcPr>
          <w:p w14:paraId="6104CDBA"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08C82F12"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Caller or dialed number.</w:t>
            </w:r>
          </w:p>
        </w:tc>
      </w:tr>
      <w:tr w:rsidR="005979B0" w14:paraId="70904628" w14:textId="77777777">
        <w:tc>
          <w:tcPr>
            <w:tcW w:w="0" w:type="auto"/>
            <w:tcBorders>
              <w:top w:val="single" w:sz="4" w:space="0" w:color="auto"/>
              <w:left w:val="single" w:sz="4" w:space="0" w:color="auto"/>
              <w:bottom w:val="single" w:sz="4" w:space="0" w:color="auto"/>
              <w:right w:val="single" w:sz="4" w:space="0" w:color="auto"/>
            </w:tcBorders>
            <w:vAlign w:val="center"/>
          </w:tcPr>
          <w:p w14:paraId="63130560"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Customer / Lead Linked</w:t>
            </w:r>
          </w:p>
        </w:tc>
        <w:tc>
          <w:tcPr>
            <w:tcW w:w="0" w:type="auto"/>
            <w:tcBorders>
              <w:top w:val="single" w:sz="4" w:space="0" w:color="auto"/>
              <w:left w:val="single" w:sz="4" w:space="0" w:color="auto"/>
              <w:bottom w:val="single" w:sz="4" w:space="0" w:color="auto"/>
              <w:right w:val="single" w:sz="4" w:space="0" w:color="auto"/>
            </w:tcBorders>
            <w:vAlign w:val="center"/>
          </w:tcPr>
          <w:p w14:paraId="02F05ACA"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Lookup</w:t>
            </w:r>
          </w:p>
        </w:tc>
        <w:tc>
          <w:tcPr>
            <w:tcW w:w="0" w:type="auto"/>
            <w:tcBorders>
              <w:top w:val="single" w:sz="4" w:space="0" w:color="auto"/>
              <w:left w:val="single" w:sz="4" w:space="0" w:color="auto"/>
              <w:bottom w:val="single" w:sz="4" w:space="0" w:color="auto"/>
              <w:right w:val="single" w:sz="4" w:space="0" w:color="auto"/>
            </w:tcBorders>
            <w:vAlign w:val="center"/>
          </w:tcPr>
          <w:p w14:paraId="55107168"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Optional</w:t>
            </w:r>
          </w:p>
        </w:tc>
        <w:tc>
          <w:tcPr>
            <w:tcW w:w="0" w:type="auto"/>
            <w:tcBorders>
              <w:top w:val="single" w:sz="4" w:space="0" w:color="auto"/>
              <w:left w:val="single" w:sz="4" w:space="0" w:color="auto"/>
              <w:bottom w:val="single" w:sz="4" w:space="0" w:color="auto"/>
              <w:right w:val="single" w:sz="4" w:space="0" w:color="auto"/>
            </w:tcBorders>
            <w:vAlign w:val="center"/>
          </w:tcPr>
          <w:p w14:paraId="57134150"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786BD7E9"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Links the call to an existing Customer or Lead in CRM.</w:t>
            </w:r>
          </w:p>
        </w:tc>
      </w:tr>
      <w:tr w:rsidR="005979B0" w14:paraId="2671238C" w14:textId="77777777">
        <w:tc>
          <w:tcPr>
            <w:tcW w:w="0" w:type="auto"/>
            <w:tcBorders>
              <w:top w:val="single" w:sz="4" w:space="0" w:color="auto"/>
              <w:left w:val="single" w:sz="4" w:space="0" w:color="auto"/>
              <w:bottom w:val="single" w:sz="4" w:space="0" w:color="auto"/>
              <w:right w:val="single" w:sz="4" w:space="0" w:color="auto"/>
            </w:tcBorders>
            <w:vAlign w:val="center"/>
          </w:tcPr>
          <w:p w14:paraId="68ACB6B1"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 Type</w:t>
            </w:r>
          </w:p>
        </w:tc>
        <w:tc>
          <w:tcPr>
            <w:tcW w:w="0" w:type="auto"/>
            <w:tcBorders>
              <w:top w:val="single" w:sz="4" w:space="0" w:color="auto"/>
              <w:left w:val="single" w:sz="4" w:space="0" w:color="auto"/>
              <w:bottom w:val="single" w:sz="4" w:space="0" w:color="auto"/>
              <w:right w:val="single" w:sz="4" w:space="0" w:color="auto"/>
            </w:tcBorders>
            <w:vAlign w:val="center"/>
          </w:tcPr>
          <w:p w14:paraId="2E22CC76"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Picklist</w:t>
            </w:r>
          </w:p>
        </w:tc>
        <w:tc>
          <w:tcPr>
            <w:tcW w:w="0" w:type="auto"/>
            <w:tcBorders>
              <w:top w:val="single" w:sz="4" w:space="0" w:color="auto"/>
              <w:left w:val="single" w:sz="4" w:space="0" w:color="auto"/>
              <w:bottom w:val="single" w:sz="4" w:space="0" w:color="auto"/>
              <w:right w:val="single" w:sz="4" w:space="0" w:color="auto"/>
            </w:tcBorders>
            <w:vAlign w:val="center"/>
          </w:tcPr>
          <w:p w14:paraId="1AC71396"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Mandatory</w:t>
            </w:r>
          </w:p>
        </w:tc>
        <w:tc>
          <w:tcPr>
            <w:tcW w:w="0" w:type="auto"/>
            <w:tcBorders>
              <w:top w:val="single" w:sz="4" w:space="0" w:color="auto"/>
              <w:left w:val="single" w:sz="4" w:space="0" w:color="auto"/>
              <w:bottom w:val="single" w:sz="4" w:space="0" w:color="auto"/>
              <w:right w:val="single" w:sz="4" w:space="0" w:color="auto"/>
            </w:tcBorders>
            <w:vAlign w:val="center"/>
          </w:tcPr>
          <w:p w14:paraId="7870CFE7"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Incoming, Outgoing</w:t>
            </w:r>
          </w:p>
        </w:tc>
        <w:tc>
          <w:tcPr>
            <w:tcW w:w="0" w:type="auto"/>
            <w:tcBorders>
              <w:top w:val="single" w:sz="4" w:space="0" w:color="auto"/>
              <w:left w:val="single" w:sz="4" w:space="0" w:color="auto"/>
              <w:bottom w:val="single" w:sz="4" w:space="0" w:color="auto"/>
              <w:right w:val="single" w:sz="4" w:space="0" w:color="auto"/>
            </w:tcBorders>
            <w:vAlign w:val="center"/>
          </w:tcPr>
          <w:p w14:paraId="5FEF5E4E"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Indicates whether the call was incoming or outgoing.</w:t>
            </w:r>
          </w:p>
        </w:tc>
      </w:tr>
      <w:tr w:rsidR="005979B0" w14:paraId="6CF1A0D3" w14:textId="77777777">
        <w:tc>
          <w:tcPr>
            <w:tcW w:w="0" w:type="auto"/>
            <w:tcBorders>
              <w:top w:val="single" w:sz="4" w:space="0" w:color="auto"/>
              <w:left w:val="single" w:sz="4" w:space="0" w:color="auto"/>
              <w:bottom w:val="single" w:sz="4" w:space="0" w:color="auto"/>
              <w:right w:val="single" w:sz="4" w:space="0" w:color="auto"/>
            </w:tcBorders>
            <w:vAlign w:val="center"/>
          </w:tcPr>
          <w:p w14:paraId="4B23CE4A"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 Duration</w:t>
            </w:r>
          </w:p>
        </w:tc>
        <w:tc>
          <w:tcPr>
            <w:tcW w:w="0" w:type="auto"/>
            <w:tcBorders>
              <w:top w:val="single" w:sz="4" w:space="0" w:color="auto"/>
              <w:left w:val="single" w:sz="4" w:space="0" w:color="auto"/>
              <w:bottom w:val="single" w:sz="4" w:space="0" w:color="auto"/>
              <w:right w:val="single" w:sz="4" w:space="0" w:color="auto"/>
            </w:tcBorders>
            <w:vAlign w:val="center"/>
          </w:tcPr>
          <w:p w14:paraId="14C63254"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Number (Time)</w:t>
            </w:r>
          </w:p>
        </w:tc>
        <w:tc>
          <w:tcPr>
            <w:tcW w:w="0" w:type="auto"/>
            <w:tcBorders>
              <w:top w:val="single" w:sz="4" w:space="0" w:color="auto"/>
              <w:left w:val="single" w:sz="4" w:space="0" w:color="auto"/>
              <w:bottom w:val="single" w:sz="4" w:space="0" w:color="auto"/>
              <w:right w:val="single" w:sz="4" w:space="0" w:color="auto"/>
            </w:tcBorders>
            <w:vAlign w:val="center"/>
          </w:tcPr>
          <w:p w14:paraId="0496886E"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System generated</w:t>
            </w:r>
          </w:p>
        </w:tc>
        <w:tc>
          <w:tcPr>
            <w:tcW w:w="0" w:type="auto"/>
            <w:tcBorders>
              <w:top w:val="single" w:sz="4" w:space="0" w:color="auto"/>
              <w:left w:val="single" w:sz="4" w:space="0" w:color="auto"/>
              <w:bottom w:val="single" w:sz="4" w:space="0" w:color="auto"/>
              <w:right w:val="single" w:sz="4" w:space="0" w:color="auto"/>
            </w:tcBorders>
            <w:vAlign w:val="center"/>
          </w:tcPr>
          <w:p w14:paraId="10D66688"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0B3E6F04"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Captures total duration of the call.</w:t>
            </w:r>
          </w:p>
        </w:tc>
      </w:tr>
      <w:tr w:rsidR="005979B0" w14:paraId="650C45DC" w14:textId="77777777">
        <w:tc>
          <w:tcPr>
            <w:tcW w:w="0" w:type="auto"/>
            <w:tcBorders>
              <w:top w:val="single" w:sz="4" w:space="0" w:color="auto"/>
              <w:left w:val="single" w:sz="4" w:space="0" w:color="auto"/>
              <w:bottom w:val="single" w:sz="4" w:space="0" w:color="auto"/>
              <w:right w:val="single" w:sz="4" w:space="0" w:color="auto"/>
            </w:tcBorders>
            <w:vAlign w:val="center"/>
          </w:tcPr>
          <w:p w14:paraId="1E50D648"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lastRenderedPageBreak/>
              <w:t>Call Recording</w:t>
            </w:r>
          </w:p>
        </w:tc>
        <w:tc>
          <w:tcPr>
            <w:tcW w:w="0" w:type="auto"/>
            <w:tcBorders>
              <w:top w:val="single" w:sz="4" w:space="0" w:color="auto"/>
              <w:left w:val="single" w:sz="4" w:space="0" w:color="auto"/>
              <w:bottom w:val="single" w:sz="4" w:space="0" w:color="auto"/>
              <w:right w:val="single" w:sz="4" w:space="0" w:color="auto"/>
            </w:tcBorders>
            <w:vAlign w:val="center"/>
          </w:tcPr>
          <w:p w14:paraId="28D6DFDC"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File/URL</w:t>
            </w:r>
          </w:p>
        </w:tc>
        <w:tc>
          <w:tcPr>
            <w:tcW w:w="0" w:type="auto"/>
            <w:tcBorders>
              <w:top w:val="single" w:sz="4" w:space="0" w:color="auto"/>
              <w:left w:val="single" w:sz="4" w:space="0" w:color="auto"/>
              <w:bottom w:val="single" w:sz="4" w:space="0" w:color="auto"/>
              <w:right w:val="single" w:sz="4" w:space="0" w:color="auto"/>
            </w:tcBorders>
            <w:vAlign w:val="center"/>
          </w:tcPr>
          <w:p w14:paraId="1AC2AE8E"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Optional</w:t>
            </w:r>
          </w:p>
        </w:tc>
        <w:tc>
          <w:tcPr>
            <w:tcW w:w="0" w:type="auto"/>
            <w:tcBorders>
              <w:top w:val="single" w:sz="4" w:space="0" w:color="auto"/>
              <w:left w:val="single" w:sz="4" w:space="0" w:color="auto"/>
              <w:bottom w:val="single" w:sz="4" w:space="0" w:color="auto"/>
              <w:right w:val="single" w:sz="4" w:space="0" w:color="auto"/>
            </w:tcBorders>
            <w:vAlign w:val="center"/>
          </w:tcPr>
          <w:p w14:paraId="73F1D38C"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27F32D30"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 xml:space="preserve">Recording file or link </w:t>
            </w:r>
          </w:p>
        </w:tc>
      </w:tr>
      <w:tr w:rsidR="005979B0" w14:paraId="6B4C295A" w14:textId="77777777">
        <w:tc>
          <w:tcPr>
            <w:tcW w:w="0" w:type="auto"/>
            <w:tcBorders>
              <w:top w:val="single" w:sz="4" w:space="0" w:color="auto"/>
              <w:left w:val="single" w:sz="4" w:space="0" w:color="auto"/>
              <w:bottom w:val="single" w:sz="4" w:space="0" w:color="auto"/>
              <w:right w:val="single" w:sz="4" w:space="0" w:color="auto"/>
            </w:tcBorders>
            <w:vAlign w:val="center"/>
          </w:tcPr>
          <w:p w14:paraId="6D9D5B73"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 Notes</w:t>
            </w:r>
          </w:p>
        </w:tc>
        <w:tc>
          <w:tcPr>
            <w:tcW w:w="0" w:type="auto"/>
            <w:tcBorders>
              <w:top w:val="single" w:sz="4" w:space="0" w:color="auto"/>
              <w:left w:val="single" w:sz="4" w:space="0" w:color="auto"/>
              <w:bottom w:val="single" w:sz="4" w:space="0" w:color="auto"/>
              <w:right w:val="single" w:sz="4" w:space="0" w:color="auto"/>
            </w:tcBorders>
            <w:vAlign w:val="center"/>
          </w:tcPr>
          <w:p w14:paraId="21A678FF"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Text Area</w:t>
            </w:r>
          </w:p>
        </w:tc>
        <w:tc>
          <w:tcPr>
            <w:tcW w:w="0" w:type="auto"/>
            <w:tcBorders>
              <w:top w:val="single" w:sz="4" w:space="0" w:color="auto"/>
              <w:left w:val="single" w:sz="4" w:space="0" w:color="auto"/>
              <w:bottom w:val="single" w:sz="4" w:space="0" w:color="auto"/>
              <w:right w:val="single" w:sz="4" w:space="0" w:color="auto"/>
            </w:tcBorders>
            <w:vAlign w:val="center"/>
          </w:tcPr>
          <w:p w14:paraId="42FFCD71"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Optional</w:t>
            </w:r>
          </w:p>
        </w:tc>
        <w:tc>
          <w:tcPr>
            <w:tcW w:w="0" w:type="auto"/>
            <w:tcBorders>
              <w:top w:val="single" w:sz="4" w:space="0" w:color="auto"/>
              <w:left w:val="single" w:sz="4" w:space="0" w:color="auto"/>
              <w:bottom w:val="single" w:sz="4" w:space="0" w:color="auto"/>
              <w:right w:val="single" w:sz="4" w:space="0" w:color="auto"/>
            </w:tcBorders>
            <w:vAlign w:val="center"/>
          </w:tcPr>
          <w:p w14:paraId="7E7203CE"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255B472A"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Notes entered by the executive after the call.</w:t>
            </w:r>
          </w:p>
        </w:tc>
      </w:tr>
      <w:tr w:rsidR="005979B0" w14:paraId="7131D630" w14:textId="77777777">
        <w:tc>
          <w:tcPr>
            <w:tcW w:w="0" w:type="auto"/>
            <w:tcBorders>
              <w:top w:val="single" w:sz="4" w:space="0" w:color="auto"/>
              <w:left w:val="single" w:sz="4" w:space="0" w:color="auto"/>
              <w:bottom w:val="single" w:sz="4" w:space="0" w:color="auto"/>
              <w:right w:val="single" w:sz="4" w:space="0" w:color="auto"/>
            </w:tcBorders>
            <w:vAlign w:val="center"/>
          </w:tcPr>
          <w:p w14:paraId="63206E61"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Executive Assigned</w:t>
            </w:r>
          </w:p>
        </w:tc>
        <w:tc>
          <w:tcPr>
            <w:tcW w:w="0" w:type="auto"/>
            <w:tcBorders>
              <w:top w:val="single" w:sz="4" w:space="0" w:color="auto"/>
              <w:left w:val="single" w:sz="4" w:space="0" w:color="auto"/>
              <w:bottom w:val="single" w:sz="4" w:space="0" w:color="auto"/>
              <w:right w:val="single" w:sz="4" w:space="0" w:color="auto"/>
            </w:tcBorders>
            <w:vAlign w:val="center"/>
          </w:tcPr>
          <w:p w14:paraId="66A61BA2"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Lookup</w:t>
            </w:r>
          </w:p>
        </w:tc>
        <w:tc>
          <w:tcPr>
            <w:tcW w:w="0" w:type="auto"/>
            <w:tcBorders>
              <w:top w:val="single" w:sz="4" w:space="0" w:color="auto"/>
              <w:left w:val="single" w:sz="4" w:space="0" w:color="auto"/>
              <w:bottom w:val="single" w:sz="4" w:space="0" w:color="auto"/>
              <w:right w:val="single" w:sz="4" w:space="0" w:color="auto"/>
            </w:tcBorders>
            <w:vAlign w:val="center"/>
          </w:tcPr>
          <w:p w14:paraId="60B2F1E5"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Mandatory</w:t>
            </w:r>
          </w:p>
        </w:tc>
        <w:tc>
          <w:tcPr>
            <w:tcW w:w="0" w:type="auto"/>
            <w:tcBorders>
              <w:top w:val="single" w:sz="4" w:space="0" w:color="auto"/>
              <w:left w:val="single" w:sz="4" w:space="0" w:color="auto"/>
              <w:bottom w:val="single" w:sz="4" w:space="0" w:color="auto"/>
              <w:right w:val="single" w:sz="4" w:space="0" w:color="auto"/>
            </w:tcBorders>
            <w:vAlign w:val="center"/>
          </w:tcPr>
          <w:p w14:paraId="6D87C107"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583AC78F"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CRM User/Executive handling the call.</w:t>
            </w:r>
          </w:p>
        </w:tc>
      </w:tr>
      <w:tr w:rsidR="005979B0" w14:paraId="4E8374EE" w14:textId="77777777">
        <w:tc>
          <w:tcPr>
            <w:tcW w:w="0" w:type="auto"/>
            <w:tcBorders>
              <w:top w:val="single" w:sz="4" w:space="0" w:color="auto"/>
              <w:left w:val="single" w:sz="4" w:space="0" w:color="auto"/>
              <w:bottom w:val="single" w:sz="4" w:space="0" w:color="auto"/>
              <w:right w:val="single" w:sz="4" w:space="0" w:color="auto"/>
            </w:tcBorders>
            <w:vAlign w:val="center"/>
          </w:tcPr>
          <w:p w14:paraId="15AE705A"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Landing Number</w:t>
            </w:r>
          </w:p>
        </w:tc>
        <w:tc>
          <w:tcPr>
            <w:tcW w:w="0" w:type="auto"/>
            <w:tcBorders>
              <w:top w:val="single" w:sz="4" w:space="0" w:color="auto"/>
              <w:left w:val="single" w:sz="4" w:space="0" w:color="auto"/>
              <w:bottom w:val="single" w:sz="4" w:space="0" w:color="auto"/>
              <w:right w:val="single" w:sz="4" w:space="0" w:color="auto"/>
            </w:tcBorders>
            <w:vAlign w:val="center"/>
          </w:tcPr>
          <w:p w14:paraId="798D88F1"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Phone</w:t>
            </w:r>
          </w:p>
        </w:tc>
        <w:tc>
          <w:tcPr>
            <w:tcW w:w="0" w:type="auto"/>
            <w:tcBorders>
              <w:top w:val="single" w:sz="4" w:space="0" w:color="auto"/>
              <w:left w:val="single" w:sz="4" w:space="0" w:color="auto"/>
              <w:bottom w:val="single" w:sz="4" w:space="0" w:color="auto"/>
              <w:right w:val="single" w:sz="4" w:space="0" w:color="auto"/>
            </w:tcBorders>
            <w:vAlign w:val="center"/>
          </w:tcPr>
          <w:p w14:paraId="581175D7"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Optional</w:t>
            </w:r>
          </w:p>
        </w:tc>
        <w:tc>
          <w:tcPr>
            <w:tcW w:w="0" w:type="auto"/>
            <w:tcBorders>
              <w:top w:val="single" w:sz="4" w:space="0" w:color="auto"/>
              <w:left w:val="single" w:sz="4" w:space="0" w:color="auto"/>
              <w:bottom w:val="single" w:sz="4" w:space="0" w:color="auto"/>
              <w:right w:val="single" w:sz="4" w:space="0" w:color="auto"/>
            </w:tcBorders>
            <w:vAlign w:val="center"/>
          </w:tcPr>
          <w:p w14:paraId="2D2E94CD"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47942EE2"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Used for campaign tracking/virtual numbers.</w:t>
            </w:r>
          </w:p>
        </w:tc>
      </w:tr>
      <w:tr w:rsidR="005979B0" w14:paraId="61CCE582" w14:textId="77777777">
        <w:tc>
          <w:tcPr>
            <w:tcW w:w="0" w:type="auto"/>
            <w:tcBorders>
              <w:top w:val="single" w:sz="4" w:space="0" w:color="auto"/>
              <w:left w:val="single" w:sz="4" w:space="0" w:color="auto"/>
              <w:bottom w:val="single" w:sz="4" w:space="0" w:color="auto"/>
              <w:right w:val="single" w:sz="4" w:space="0" w:color="auto"/>
            </w:tcBorders>
            <w:vAlign w:val="center"/>
          </w:tcPr>
          <w:p w14:paraId="7F9B7224"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 Start Time</w:t>
            </w:r>
          </w:p>
        </w:tc>
        <w:tc>
          <w:tcPr>
            <w:tcW w:w="0" w:type="auto"/>
            <w:tcBorders>
              <w:top w:val="single" w:sz="4" w:space="0" w:color="auto"/>
              <w:left w:val="single" w:sz="4" w:space="0" w:color="auto"/>
              <w:bottom w:val="single" w:sz="4" w:space="0" w:color="auto"/>
              <w:right w:val="single" w:sz="4" w:space="0" w:color="auto"/>
            </w:tcBorders>
            <w:vAlign w:val="center"/>
          </w:tcPr>
          <w:p w14:paraId="5BAEFB63" w14:textId="77777777" w:rsidR="005979B0" w:rsidRDefault="00116867">
            <w:pPr>
              <w:rPr>
                <w:rFonts w:ascii="Times New Roman" w:hAnsi="Times New Roman" w:cs="Times New Roman"/>
              </w:rPr>
            </w:pPr>
            <w:proofErr w:type="spellStart"/>
            <w:r>
              <w:rPr>
                <w:rFonts w:ascii="Times New Roman" w:eastAsia="SimSun" w:hAnsi="Times New Roman" w:cs="Times New Roman"/>
                <w:lang w:val="en-US" w:eastAsia="zh-CN" w:bidi="ar"/>
              </w:rPr>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21DF945E"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Mandatory</w:t>
            </w:r>
          </w:p>
        </w:tc>
        <w:tc>
          <w:tcPr>
            <w:tcW w:w="0" w:type="auto"/>
            <w:tcBorders>
              <w:top w:val="single" w:sz="4" w:space="0" w:color="auto"/>
              <w:left w:val="single" w:sz="4" w:space="0" w:color="auto"/>
              <w:bottom w:val="single" w:sz="4" w:space="0" w:color="auto"/>
              <w:right w:val="single" w:sz="4" w:space="0" w:color="auto"/>
            </w:tcBorders>
            <w:vAlign w:val="center"/>
          </w:tcPr>
          <w:p w14:paraId="14A34EAA"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07B11654"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Timestamp of when the call started.</w:t>
            </w:r>
          </w:p>
        </w:tc>
      </w:tr>
      <w:tr w:rsidR="005979B0" w14:paraId="3F65B7A9" w14:textId="77777777">
        <w:tc>
          <w:tcPr>
            <w:tcW w:w="0" w:type="auto"/>
            <w:tcBorders>
              <w:top w:val="single" w:sz="4" w:space="0" w:color="auto"/>
              <w:left w:val="single" w:sz="4" w:space="0" w:color="auto"/>
              <w:bottom w:val="single" w:sz="4" w:space="0" w:color="auto"/>
              <w:right w:val="single" w:sz="4" w:space="0" w:color="auto"/>
            </w:tcBorders>
            <w:vAlign w:val="center"/>
          </w:tcPr>
          <w:p w14:paraId="7855A54A"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Call End Time</w:t>
            </w:r>
          </w:p>
        </w:tc>
        <w:tc>
          <w:tcPr>
            <w:tcW w:w="0" w:type="auto"/>
            <w:tcBorders>
              <w:top w:val="single" w:sz="4" w:space="0" w:color="auto"/>
              <w:left w:val="single" w:sz="4" w:space="0" w:color="auto"/>
              <w:bottom w:val="single" w:sz="4" w:space="0" w:color="auto"/>
              <w:right w:val="single" w:sz="4" w:space="0" w:color="auto"/>
            </w:tcBorders>
            <w:vAlign w:val="center"/>
          </w:tcPr>
          <w:p w14:paraId="1788069E" w14:textId="77777777" w:rsidR="005979B0" w:rsidRDefault="00116867">
            <w:pPr>
              <w:rPr>
                <w:rFonts w:ascii="Times New Roman" w:hAnsi="Times New Roman" w:cs="Times New Roman"/>
              </w:rPr>
            </w:pPr>
            <w:proofErr w:type="spellStart"/>
            <w:r>
              <w:rPr>
                <w:rFonts w:ascii="Times New Roman" w:eastAsia="SimSun" w:hAnsi="Times New Roman" w:cs="Times New Roman"/>
                <w:lang w:val="en-US" w:eastAsia="zh-CN" w:bidi="ar"/>
              </w:rPr>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E4A8DAE"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Mandatory</w:t>
            </w:r>
          </w:p>
        </w:tc>
        <w:tc>
          <w:tcPr>
            <w:tcW w:w="0" w:type="auto"/>
            <w:tcBorders>
              <w:top w:val="single" w:sz="4" w:space="0" w:color="auto"/>
              <w:left w:val="single" w:sz="4" w:space="0" w:color="auto"/>
              <w:bottom w:val="single" w:sz="4" w:space="0" w:color="auto"/>
              <w:right w:val="single" w:sz="4" w:space="0" w:color="auto"/>
            </w:tcBorders>
            <w:vAlign w:val="center"/>
          </w:tcPr>
          <w:p w14:paraId="6CECDB4C" w14:textId="77777777" w:rsidR="005979B0" w:rsidRDefault="005979B0">
            <w:pPr>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tcPr>
          <w:p w14:paraId="304FDFAE" w14:textId="77777777" w:rsidR="005979B0" w:rsidRDefault="00116867">
            <w:pPr>
              <w:rPr>
                <w:rFonts w:ascii="Times New Roman" w:hAnsi="Times New Roman" w:cs="Times New Roman"/>
              </w:rPr>
            </w:pPr>
            <w:r>
              <w:rPr>
                <w:rFonts w:ascii="Times New Roman" w:eastAsia="SimSun" w:hAnsi="Times New Roman" w:cs="Times New Roman"/>
                <w:lang w:val="en-US" w:eastAsia="zh-CN" w:bidi="ar"/>
              </w:rPr>
              <w:t>Timestamp of when the call ended.</w:t>
            </w:r>
          </w:p>
        </w:tc>
      </w:tr>
    </w:tbl>
    <w:p w14:paraId="6E44219F" w14:textId="77777777" w:rsidR="005979B0" w:rsidRDefault="00116867">
      <w:pPr>
        <w:pStyle w:val="Heading3"/>
        <w:numPr>
          <w:ilvl w:val="0"/>
          <w:numId w:val="92"/>
        </w:numPr>
        <w:jc w:val="both"/>
        <w:rPr>
          <w:rFonts w:ascii="Times New Roman" w:eastAsia="Times New Roman" w:hAnsi="Times New Roman" w:cs="Times New Roman"/>
          <w:color w:val="auto"/>
          <w:sz w:val="27"/>
          <w:szCs w:val="27"/>
        </w:rPr>
      </w:pPr>
      <w:r>
        <w:rPr>
          <w:rFonts w:ascii="Times New Roman" w:eastAsia="Times New Roman" w:hAnsi="Times New Roman" w:cs="Times New Roman"/>
          <w:color w:val="auto"/>
          <w:sz w:val="27"/>
          <w:szCs w:val="27"/>
        </w:rPr>
        <w:t>Functional Flow</w:t>
      </w:r>
    </w:p>
    <w:p w14:paraId="227BF67A" w14:textId="77777777" w:rsidR="005979B0" w:rsidRDefault="00116867">
      <w:pPr>
        <w:numPr>
          <w:ilvl w:val="0"/>
          <w:numId w:val="93"/>
        </w:numPr>
        <w:spacing w:beforeAutospacing="1" w:afterAutospacing="1"/>
        <w:jc w:val="both"/>
        <w:rPr>
          <w:rStyle w:val="Strong"/>
          <w:rFonts w:ascii="Times New Roman" w:eastAsia="Times New Roman" w:hAnsi="Times New Roman" w:cs="Times New Roman"/>
        </w:rPr>
      </w:pPr>
      <w:r>
        <w:rPr>
          <w:rStyle w:val="Strong"/>
          <w:rFonts w:ascii="Times New Roman" w:eastAsia="Times New Roman" w:hAnsi="Times New Roman" w:cs="Times New Roman"/>
        </w:rPr>
        <w:t>Incoming Calls</w:t>
      </w:r>
    </w:p>
    <w:p w14:paraId="342FB508" w14:textId="77777777" w:rsidR="005979B0" w:rsidRDefault="00116867">
      <w:pPr>
        <w:numPr>
          <w:ilvl w:val="1"/>
          <w:numId w:val="93"/>
        </w:numPr>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Scenario:1- If Lead calls (Lead does not exists in the system):</w:t>
      </w:r>
    </w:p>
    <w:p w14:paraId="2552339B"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If Lead calls on Common number</w:t>
      </w:r>
      <w:r>
        <w:rPr>
          <w:rFonts w:ascii="Times New Roman" w:eastAsia="Times New Roman" w:hAnsi="Times New Roman" w:cs="Times New Roman"/>
        </w:rPr>
        <w:sym w:font="Wingdings" w:char="F0E0"/>
      </w:r>
      <w:r>
        <w:rPr>
          <w:rFonts w:ascii="Times New Roman" w:eastAsia="Times New Roman" w:hAnsi="Times New Roman" w:cs="Times New Roman"/>
        </w:rPr>
        <w:t xml:space="preserve"> call will be routed to tele caller</w:t>
      </w:r>
    </w:p>
    <w:p w14:paraId="5D92753C"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If Lead calls on DID number </w:t>
      </w:r>
      <w:r>
        <w:rPr>
          <w:rFonts w:ascii="Times New Roman" w:eastAsia="Times New Roman" w:hAnsi="Times New Roman" w:cs="Times New Roman"/>
        </w:rPr>
        <w:sym w:font="Wingdings" w:char="F0E0"/>
      </w:r>
      <w:r>
        <w:rPr>
          <w:rFonts w:ascii="Times New Roman" w:eastAsia="Times New Roman" w:hAnsi="Times New Roman" w:cs="Times New Roman"/>
        </w:rPr>
        <w:t xml:space="preserve"> System will assign the lead based on the executive DID number and call will be routed to that executive  </w:t>
      </w:r>
    </w:p>
    <w:p w14:paraId="53CECC95"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Executive needs to click on “Save” then only new lead will be created on the system</w:t>
      </w:r>
    </w:p>
    <w:p w14:paraId="016FF7E8" w14:textId="77777777" w:rsidR="005979B0" w:rsidRDefault="00116867">
      <w:pPr>
        <w:numPr>
          <w:ilvl w:val="1"/>
          <w:numId w:val="93"/>
        </w:numPr>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Scenario:2- If Lead calls (lead already exists in the system):</w:t>
      </w:r>
    </w:p>
    <w:p w14:paraId="02CD8C35"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If Lead calls on Common number</w:t>
      </w:r>
      <w:r>
        <w:rPr>
          <w:rFonts w:ascii="Times New Roman" w:eastAsia="Times New Roman" w:hAnsi="Times New Roman" w:cs="Times New Roman"/>
        </w:rPr>
        <w:sym w:font="Wingdings" w:char="F0E0"/>
      </w:r>
      <w:r>
        <w:rPr>
          <w:rFonts w:ascii="Times New Roman" w:eastAsia="Times New Roman" w:hAnsi="Times New Roman" w:cs="Times New Roman"/>
        </w:rPr>
        <w:t xml:space="preserve"> call will be routed and assigned to Lead owner </w:t>
      </w:r>
    </w:p>
    <w:p w14:paraId="0A874778"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If Lead calls on DID number </w:t>
      </w:r>
      <w:r>
        <w:rPr>
          <w:rFonts w:ascii="Times New Roman" w:eastAsia="Times New Roman" w:hAnsi="Times New Roman" w:cs="Times New Roman"/>
        </w:rPr>
        <w:sym w:font="Wingdings" w:char="F0E0"/>
      </w:r>
      <w:r>
        <w:rPr>
          <w:rFonts w:ascii="Times New Roman" w:eastAsia="Times New Roman" w:hAnsi="Times New Roman" w:cs="Times New Roman"/>
        </w:rPr>
        <w:t xml:space="preserve"> call will be routed and assigned to that executive  (with that DID number) and Lead owner will not be changed</w:t>
      </w:r>
    </w:p>
    <w:p w14:paraId="6D200BC2" w14:textId="77777777" w:rsidR="005979B0" w:rsidRDefault="00116867">
      <w:pPr>
        <w:numPr>
          <w:ilvl w:val="1"/>
          <w:numId w:val="93"/>
        </w:numPr>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Scenario:3- If the customer/account calls (Customer already exists in the system and Lead does not exist)</w:t>
      </w:r>
    </w:p>
    <w:p w14:paraId="0AF66A08"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If Lead calls on Common number</w:t>
      </w:r>
      <w:r>
        <w:rPr>
          <w:rFonts w:ascii="Times New Roman" w:eastAsia="Times New Roman" w:hAnsi="Times New Roman" w:cs="Times New Roman"/>
        </w:rPr>
        <w:sym w:font="Wingdings" w:char="F0E0"/>
      </w:r>
      <w:r>
        <w:rPr>
          <w:rFonts w:ascii="Times New Roman" w:eastAsia="Times New Roman" w:hAnsi="Times New Roman" w:cs="Times New Roman"/>
        </w:rPr>
        <w:t xml:space="preserve"> call will be routed to sales user associated with the customer record</w:t>
      </w:r>
    </w:p>
    <w:p w14:paraId="2A4E60D1" w14:textId="77777777" w:rsidR="005979B0" w:rsidRDefault="00116867">
      <w:pPr>
        <w:numPr>
          <w:ilvl w:val="2"/>
          <w:numId w:val="93"/>
        </w:numPr>
        <w:tabs>
          <w:tab w:val="left" w:pos="1440"/>
        </w:tabs>
        <w:spacing w:beforeAutospacing="1"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If Lead calls on DID number </w:t>
      </w:r>
      <w:r>
        <w:rPr>
          <w:rFonts w:ascii="Times New Roman" w:eastAsia="Times New Roman" w:hAnsi="Times New Roman" w:cs="Times New Roman"/>
        </w:rPr>
        <w:sym w:font="Wingdings" w:char="F0E0"/>
      </w:r>
      <w:r>
        <w:rPr>
          <w:rFonts w:ascii="Times New Roman" w:eastAsia="Times New Roman" w:hAnsi="Times New Roman" w:cs="Times New Roman"/>
        </w:rPr>
        <w:t xml:space="preserve"> call will be routed to that executive associated with DID number  </w:t>
      </w:r>
    </w:p>
    <w:p w14:paraId="23941231" w14:textId="77777777" w:rsidR="005979B0" w:rsidRDefault="00116867">
      <w:pPr>
        <w:numPr>
          <w:ilvl w:val="2"/>
          <w:numId w:val="93"/>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Executive can decide to create the new lead/ opportunity if the customer enquiries for new product based on the conversation</w:t>
      </w:r>
    </w:p>
    <w:p w14:paraId="7854B75A" w14:textId="77777777" w:rsidR="005979B0" w:rsidRDefault="00116867">
      <w:pPr>
        <w:numPr>
          <w:ilvl w:val="2"/>
          <w:numId w:val="93"/>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lastRenderedPageBreak/>
        <w:t xml:space="preserve">If the lead is created, call log will be saved against the lead and existing customer </w:t>
      </w:r>
    </w:p>
    <w:p w14:paraId="0A8EA517" w14:textId="77777777" w:rsidR="005979B0" w:rsidRDefault="00116867">
      <w:pPr>
        <w:tabs>
          <w:tab w:val="left" w:pos="720"/>
          <w:tab w:val="left" w:pos="1440"/>
        </w:tabs>
        <w:spacing w:beforeAutospacing="1" w:afterAutospacing="1" w:line="360" w:lineRule="auto"/>
        <w:ind w:left="720"/>
        <w:jc w:val="both"/>
        <w:rPr>
          <w:rFonts w:ascii="Times New Roman" w:eastAsia="Times New Roman" w:hAnsi="Times New Roman" w:cs="Times New Roman"/>
        </w:rPr>
      </w:pPr>
      <w:r>
        <w:rPr>
          <w:rFonts w:ascii="Times New Roman" w:eastAsia="Times New Roman" w:hAnsi="Times New Roman" w:cs="Times New Roman"/>
          <w:b/>
        </w:rPr>
        <w:t>For all scenarios:</w:t>
      </w:r>
      <w:r>
        <w:rPr>
          <w:rFonts w:ascii="Times New Roman" w:eastAsia="Times New Roman" w:hAnsi="Times New Roman" w:cs="Times New Roman"/>
        </w:rPr>
        <w:t xml:space="preserve"> </w:t>
      </w:r>
    </w:p>
    <w:p w14:paraId="617793B4" w14:textId="77777777" w:rsidR="005979B0" w:rsidRDefault="00116867">
      <w:pPr>
        <w:pStyle w:val="ListParagraph"/>
        <w:numPr>
          <w:ilvl w:val="0"/>
          <w:numId w:val="94"/>
        </w:numPr>
        <w:tabs>
          <w:tab w:val="left" w:pos="720"/>
          <w:tab w:val="left" w:pos="1440"/>
        </w:tabs>
        <w:spacing w:beforeAutospacing="1" w:afterAutospacing="1" w:line="24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Lead records pops up in Salesforce for all inbound calls, </w:t>
      </w:r>
    </w:p>
    <w:p w14:paraId="26F0C00E" w14:textId="77777777" w:rsidR="005979B0" w:rsidRDefault="00116867">
      <w:pPr>
        <w:pStyle w:val="ListParagraph"/>
        <w:numPr>
          <w:ilvl w:val="0"/>
          <w:numId w:val="94"/>
        </w:numPr>
        <w:tabs>
          <w:tab w:val="left" w:pos="720"/>
          <w:tab w:val="left" w:pos="1440"/>
        </w:tabs>
        <w:spacing w:beforeAutospacing="1" w:afterAutospacing="1" w:line="240" w:lineRule="auto"/>
        <w:rPr>
          <w:rFonts w:ascii="Times New Roman" w:eastAsia="Times New Roman" w:hAnsi="Times New Roman" w:cs="Times New Roman"/>
        </w:rPr>
      </w:pPr>
      <w:r>
        <w:rPr>
          <w:rFonts w:ascii="Times New Roman" w:eastAsia="Times New Roman" w:hAnsi="Times New Roman" w:cs="Times New Roman"/>
          <w:lang w:val="en-US"/>
        </w:rPr>
        <w:t xml:space="preserve">Call log will be created with call details and Recording URL </w:t>
      </w:r>
    </w:p>
    <w:p w14:paraId="2FD57A3A" w14:textId="77777777" w:rsidR="005979B0" w:rsidRDefault="00116867">
      <w:pPr>
        <w:pStyle w:val="ListParagraph"/>
        <w:numPr>
          <w:ilvl w:val="0"/>
          <w:numId w:val="94"/>
        </w:numPr>
        <w:tabs>
          <w:tab w:val="left" w:pos="720"/>
          <w:tab w:val="left" w:pos="1440"/>
        </w:tabs>
        <w:spacing w:beforeAutospacing="1" w:afterAutospacing="1" w:line="240" w:lineRule="auto"/>
        <w:rPr>
          <w:rFonts w:ascii="Times New Roman" w:eastAsia="Times New Roman" w:hAnsi="Times New Roman" w:cs="Times New Roman"/>
        </w:rPr>
      </w:pPr>
      <w:r>
        <w:rPr>
          <w:rFonts w:ascii="Times New Roman" w:eastAsia="Times New Roman" w:hAnsi="Times New Roman" w:cs="Times New Roman"/>
          <w:lang w:val="en-US"/>
        </w:rPr>
        <w:t xml:space="preserve">If call relates to </w:t>
      </w:r>
      <w:r>
        <w:rPr>
          <w:rStyle w:val="Strong"/>
          <w:rFonts w:ascii="Times New Roman" w:eastAsia="Times New Roman" w:hAnsi="Times New Roman" w:cs="Times New Roman"/>
          <w:b w:val="0"/>
          <w:lang w:val="en-US"/>
        </w:rPr>
        <w:t>HR / Service / Sales</w:t>
      </w:r>
      <w:r>
        <w:rPr>
          <w:rFonts w:ascii="Times New Roman" w:eastAsia="Times New Roman" w:hAnsi="Times New Roman" w:cs="Times New Roman"/>
          <w:lang w:val="en-US"/>
        </w:rPr>
        <w:t xml:space="preserve"> → Cyrix and BIT voice team needs to confirm on IVR functionality.</w:t>
      </w:r>
    </w:p>
    <w:p w14:paraId="04B0818D" w14:textId="77777777" w:rsidR="005979B0" w:rsidRDefault="00116867">
      <w:pPr>
        <w:pStyle w:val="ListParagraph"/>
        <w:numPr>
          <w:ilvl w:val="0"/>
          <w:numId w:val="94"/>
        </w:numPr>
        <w:tabs>
          <w:tab w:val="left" w:pos="720"/>
          <w:tab w:val="left" w:pos="1440"/>
        </w:tabs>
        <w:spacing w:beforeAutospacing="1" w:afterAutospacing="1" w:line="240" w:lineRule="auto"/>
        <w:rPr>
          <w:rFonts w:ascii="Times New Roman" w:eastAsia="Times New Roman" w:hAnsi="Times New Roman" w:cs="Times New Roman"/>
        </w:rPr>
      </w:pPr>
      <w:r>
        <w:rPr>
          <w:rFonts w:ascii="Times New Roman" w:eastAsia="Times New Roman" w:hAnsi="Times New Roman" w:cs="Times New Roman"/>
          <w:lang w:val="en-US"/>
        </w:rPr>
        <w:t>If the executive does not answer the call, call will be marked as “Missed Call”</w:t>
      </w:r>
    </w:p>
    <w:p w14:paraId="59C2CB62" w14:textId="77777777" w:rsidR="005979B0" w:rsidRDefault="00116867">
      <w:pPr>
        <w:numPr>
          <w:ilvl w:val="0"/>
          <w:numId w:val="93"/>
        </w:numPr>
        <w:spacing w:beforeAutospacing="1" w:afterAutospacing="1"/>
        <w:jc w:val="both"/>
        <w:rPr>
          <w:rStyle w:val="Strong"/>
          <w:rFonts w:ascii="Times New Roman" w:eastAsia="Times New Roman" w:hAnsi="Times New Roman" w:cs="Times New Roman"/>
        </w:rPr>
      </w:pPr>
      <w:r>
        <w:rPr>
          <w:rStyle w:val="Strong"/>
          <w:rFonts w:ascii="Times New Roman" w:eastAsia="Times New Roman" w:hAnsi="Times New Roman" w:cs="Times New Roman"/>
        </w:rPr>
        <w:t>Outgoing Calls</w:t>
      </w:r>
    </w:p>
    <w:p w14:paraId="38E75DA6" w14:textId="77777777" w:rsidR="005979B0" w:rsidRDefault="00116867">
      <w:pPr>
        <w:numPr>
          <w:ilvl w:val="1"/>
          <w:numId w:val="95"/>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Executives can initiate outbound calls from Salesforce records (Lead/Customer).</w:t>
      </w:r>
    </w:p>
    <w:p w14:paraId="73B49F1E" w14:textId="77777777" w:rsidR="005979B0" w:rsidRDefault="00116867">
      <w:pPr>
        <w:numPr>
          <w:ilvl w:val="1"/>
          <w:numId w:val="95"/>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Call logs saved in Salesforce with duration, status, notes and recording URL.</w:t>
      </w:r>
    </w:p>
    <w:p w14:paraId="38C83924" w14:textId="77777777" w:rsidR="005979B0" w:rsidRDefault="00116867">
      <w:pPr>
        <w:numPr>
          <w:ilvl w:val="0"/>
          <w:numId w:val="93"/>
        </w:numPr>
        <w:spacing w:beforeAutospacing="1" w:afterAutospacing="1" w:line="240" w:lineRule="auto"/>
        <w:jc w:val="both"/>
        <w:rPr>
          <w:rStyle w:val="Strong"/>
          <w:rFonts w:ascii="Times New Roman" w:eastAsia="Times New Roman" w:hAnsi="Times New Roman" w:cs="Times New Roman"/>
        </w:rPr>
      </w:pPr>
      <w:r>
        <w:rPr>
          <w:rStyle w:val="Strong"/>
          <w:rFonts w:ascii="Times New Roman" w:eastAsia="Times New Roman" w:hAnsi="Times New Roman" w:cs="Times New Roman"/>
        </w:rPr>
        <w:t>Call Routing</w:t>
      </w:r>
    </w:p>
    <w:p w14:paraId="72411DC6" w14:textId="77777777" w:rsidR="005979B0" w:rsidRDefault="00116867">
      <w:pPr>
        <w:numPr>
          <w:ilvl w:val="1"/>
          <w:numId w:val="96"/>
        </w:numPr>
        <w:spacing w:beforeAutospacing="1" w:afterAutospacing="1" w:line="240" w:lineRule="auto"/>
        <w:jc w:val="both"/>
        <w:rPr>
          <w:rFonts w:ascii="Times New Roman" w:eastAsia="Times New Roman" w:hAnsi="Times New Roman" w:cs="Times New Roman"/>
        </w:rPr>
      </w:pPr>
      <w:r>
        <w:rPr>
          <w:rFonts w:ascii="Times New Roman" w:eastAsia="Times New Roman" w:hAnsi="Times New Roman" w:cs="Times New Roman"/>
        </w:rPr>
        <w:t>Call routing is managed in CRM</w:t>
      </w:r>
    </w:p>
    <w:p w14:paraId="41B0D5B0" w14:textId="77777777" w:rsidR="005979B0" w:rsidRDefault="00116867">
      <w:pPr>
        <w:numPr>
          <w:ilvl w:val="1"/>
          <w:numId w:val="96"/>
        </w:numPr>
        <w:spacing w:beforeAutospacing="1" w:afterAutospacing="1" w:line="240" w:lineRule="auto"/>
        <w:jc w:val="both"/>
        <w:rPr>
          <w:rFonts w:ascii="Times New Roman" w:eastAsia="Times New Roman" w:hAnsi="Times New Roman" w:cs="Times New Roman"/>
        </w:rPr>
      </w:pPr>
      <w:r>
        <w:rPr>
          <w:rFonts w:ascii="Times New Roman" w:eastAsia="Times New Roman" w:hAnsi="Times New Roman" w:cs="Times New Roman"/>
        </w:rPr>
        <w:t>CRM will pass the executive ID to telephony team via API and telephony team need to route the call to the executive accordingly</w:t>
      </w:r>
    </w:p>
    <w:p w14:paraId="751BC58E" w14:textId="77777777" w:rsidR="005979B0" w:rsidRDefault="00116867">
      <w:pPr>
        <w:numPr>
          <w:ilvl w:val="0"/>
          <w:numId w:val="93"/>
        </w:numPr>
        <w:spacing w:beforeAutospacing="1" w:afterAutospacing="1" w:line="240" w:lineRule="auto"/>
        <w:jc w:val="both"/>
        <w:rPr>
          <w:rStyle w:val="Strong"/>
          <w:rFonts w:ascii="Times New Roman" w:eastAsia="Times New Roman" w:hAnsi="Times New Roman" w:cs="Times New Roman"/>
        </w:rPr>
      </w:pPr>
      <w:r>
        <w:rPr>
          <w:rStyle w:val="Strong"/>
          <w:rFonts w:ascii="Times New Roman" w:eastAsia="Times New Roman" w:hAnsi="Times New Roman" w:cs="Times New Roman"/>
        </w:rPr>
        <w:t>Lead Creation</w:t>
      </w:r>
    </w:p>
    <w:p w14:paraId="500EAC8C" w14:textId="77777777" w:rsidR="005979B0" w:rsidRDefault="00116867">
      <w:pPr>
        <w:numPr>
          <w:ilvl w:val="1"/>
          <w:numId w:val="97"/>
        </w:numPr>
        <w:spacing w:beforeAutospacing="1" w:afterAutospacing="1"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Existing Customer → No duplicate lead creation. Just log call under customer. </w:t>
      </w:r>
    </w:p>
    <w:p w14:paraId="7FF6E3DC" w14:textId="77777777" w:rsidR="005979B0" w:rsidRDefault="00116867">
      <w:pPr>
        <w:numPr>
          <w:ilvl w:val="1"/>
          <w:numId w:val="97"/>
        </w:numPr>
        <w:spacing w:beforeAutospacing="1" w:afterAutospacing="1" w:line="240" w:lineRule="auto"/>
        <w:jc w:val="both"/>
        <w:rPr>
          <w:rFonts w:ascii="Times New Roman" w:eastAsia="Times New Roman" w:hAnsi="Times New Roman" w:cs="Times New Roman"/>
        </w:rPr>
      </w:pPr>
      <w:r>
        <w:rPr>
          <w:rFonts w:ascii="Times New Roman" w:eastAsia="Times New Roman" w:hAnsi="Times New Roman" w:cs="Times New Roman"/>
        </w:rPr>
        <w:t>Existing Lead → Call logged under that lead.</w:t>
      </w:r>
    </w:p>
    <w:p w14:paraId="69DFCD2C" w14:textId="77777777" w:rsidR="005979B0" w:rsidRDefault="00116867">
      <w:pPr>
        <w:numPr>
          <w:ilvl w:val="1"/>
          <w:numId w:val="97"/>
        </w:numPr>
        <w:spacing w:beforeAutospacing="1" w:afterAutospacing="1" w:line="240" w:lineRule="auto"/>
        <w:jc w:val="both"/>
        <w:rPr>
          <w:rFonts w:ascii="Times New Roman" w:eastAsia="Times New Roman" w:hAnsi="Times New Roman" w:cs="Times New Roman"/>
        </w:rPr>
      </w:pPr>
      <w:r>
        <w:rPr>
          <w:rFonts w:ascii="Times New Roman" w:eastAsia="Times New Roman" w:hAnsi="Times New Roman" w:cs="Times New Roman"/>
        </w:rPr>
        <w:t>New Number → New Lead created + assigned to central tele caller/ Executive (if DID number).</w:t>
      </w:r>
    </w:p>
    <w:p w14:paraId="7A33D572" w14:textId="77777777" w:rsidR="005979B0" w:rsidRDefault="00116867">
      <w:pPr>
        <w:numPr>
          <w:ilvl w:val="0"/>
          <w:numId w:val="97"/>
        </w:numPr>
        <w:spacing w:beforeAutospacing="1" w:afterAutospacing="1" w:line="240" w:lineRule="auto"/>
        <w:jc w:val="both"/>
        <w:rPr>
          <w:rStyle w:val="Strong"/>
          <w:rFonts w:ascii="Times New Roman" w:eastAsia="Times New Roman" w:hAnsi="Times New Roman" w:cs="Times New Roman"/>
        </w:rPr>
      </w:pPr>
      <w:r>
        <w:rPr>
          <w:rStyle w:val="Strong"/>
          <w:rFonts w:ascii="Times New Roman" w:eastAsia="Times New Roman" w:hAnsi="Times New Roman" w:cs="Times New Roman"/>
        </w:rPr>
        <w:t>Campaign</w:t>
      </w:r>
    </w:p>
    <w:p w14:paraId="0EF253D6" w14:textId="77777777" w:rsidR="005979B0" w:rsidRDefault="00116867">
      <w:pPr>
        <w:numPr>
          <w:ilvl w:val="1"/>
          <w:numId w:val="97"/>
        </w:numPr>
        <w:tabs>
          <w:tab w:val="left" w:pos="720"/>
        </w:tabs>
        <w:spacing w:beforeAutospacing="1" w:afterAutospacing="1" w:line="240" w:lineRule="auto"/>
        <w:jc w:val="both"/>
        <w:rPr>
          <w:rStyle w:val="Strong"/>
          <w:rFonts w:ascii="Times New Roman" w:eastAsia="Times New Roman" w:hAnsi="Times New Roman" w:cs="Times New Roman"/>
          <w:b w:val="0"/>
        </w:rPr>
      </w:pPr>
      <w:r>
        <w:rPr>
          <w:rStyle w:val="Strong"/>
          <w:rFonts w:ascii="Times New Roman" w:eastAsia="Times New Roman" w:hAnsi="Times New Roman" w:cs="Times New Roman"/>
          <w:b w:val="0"/>
        </w:rPr>
        <w:t>Once the 1</w:t>
      </w:r>
      <w:r>
        <w:rPr>
          <w:rStyle w:val="Strong"/>
          <w:rFonts w:ascii="Times New Roman" w:eastAsia="Times New Roman" w:hAnsi="Times New Roman" w:cs="Times New Roman"/>
          <w:b w:val="0"/>
          <w:vertAlign w:val="superscript"/>
        </w:rPr>
        <w:t>st</w:t>
      </w:r>
      <w:r>
        <w:rPr>
          <w:rStyle w:val="Strong"/>
          <w:rFonts w:ascii="Times New Roman" w:eastAsia="Times New Roman" w:hAnsi="Times New Roman" w:cs="Times New Roman"/>
          <w:b w:val="0"/>
        </w:rPr>
        <w:t xml:space="preserve"> campaign is completed then only next campaign will be started</w:t>
      </w:r>
    </w:p>
    <w:p w14:paraId="0A479A77" w14:textId="77777777" w:rsidR="005979B0" w:rsidRDefault="00116867">
      <w:pPr>
        <w:numPr>
          <w:ilvl w:val="1"/>
          <w:numId w:val="97"/>
        </w:numPr>
        <w:tabs>
          <w:tab w:val="left" w:pos="720"/>
        </w:tabs>
        <w:spacing w:beforeAutospacing="1" w:afterAutospacing="1" w:line="240" w:lineRule="auto"/>
        <w:jc w:val="both"/>
        <w:rPr>
          <w:rStyle w:val="Strong"/>
          <w:rFonts w:ascii="Times New Roman" w:eastAsia="Times New Roman" w:hAnsi="Times New Roman" w:cs="Times New Roman"/>
          <w:b w:val="0"/>
        </w:rPr>
      </w:pPr>
      <w:r>
        <w:rPr>
          <w:rStyle w:val="Strong"/>
          <w:rFonts w:ascii="Times New Roman" w:eastAsia="Times New Roman" w:hAnsi="Times New Roman" w:cs="Times New Roman"/>
          <w:b w:val="0"/>
        </w:rPr>
        <w:t xml:space="preserve">Source for the lead will be captured with latest campaign created </w:t>
      </w:r>
    </w:p>
    <w:p w14:paraId="21509F1A" w14:textId="77777777" w:rsidR="005979B0" w:rsidRDefault="00116867">
      <w:pPr>
        <w:numPr>
          <w:ilvl w:val="1"/>
          <w:numId w:val="97"/>
        </w:numPr>
        <w:tabs>
          <w:tab w:val="left" w:pos="720"/>
        </w:tabs>
        <w:spacing w:beforeAutospacing="1" w:afterAutospacing="1" w:line="240" w:lineRule="auto"/>
        <w:jc w:val="both"/>
        <w:rPr>
          <w:rFonts w:ascii="Times New Roman" w:eastAsia="Times New Roman" w:hAnsi="Times New Roman" w:cs="Times New Roman"/>
          <w:bCs/>
        </w:rPr>
      </w:pPr>
      <w:r>
        <w:rPr>
          <w:rStyle w:val="Strong"/>
          <w:rFonts w:ascii="Times New Roman" w:eastAsia="Times New Roman" w:hAnsi="Times New Roman" w:cs="Times New Roman"/>
          <w:b w:val="0"/>
        </w:rPr>
        <w:t>If there is only 1 campaign with the landing number source is captured if there are multiple campaigns with same landing number executive need to update the source and sub source under the lead manually.</w:t>
      </w:r>
    </w:p>
    <w:p w14:paraId="426CA8CF" w14:textId="77777777" w:rsidR="005979B0" w:rsidRDefault="00116867">
      <w:pPr>
        <w:spacing w:beforeAutospacing="1" w:afterAutospacing="1"/>
        <w:jc w:val="both"/>
        <w:rPr>
          <w:rStyle w:val="Strong"/>
          <w:rFonts w:ascii="Times New Roman" w:eastAsia="Times New Roman" w:hAnsi="Times New Roman" w:cs="Times New Roman"/>
          <w:sz w:val="27"/>
          <w:szCs w:val="27"/>
          <w:u w:val="single"/>
        </w:rPr>
      </w:pPr>
      <w:r>
        <w:rPr>
          <w:rStyle w:val="Strong"/>
          <w:rFonts w:ascii="Times New Roman" w:eastAsia="Times New Roman" w:hAnsi="Times New Roman" w:cs="Times New Roman"/>
          <w:sz w:val="27"/>
          <w:szCs w:val="27"/>
          <w:u w:val="single"/>
          <w:lang w:val="en-US"/>
        </w:rPr>
        <w:t xml:space="preserve">3. </w:t>
      </w:r>
      <w:r>
        <w:rPr>
          <w:rStyle w:val="Strong"/>
          <w:rFonts w:ascii="Times New Roman" w:eastAsia="Times New Roman" w:hAnsi="Times New Roman" w:cs="Times New Roman"/>
          <w:sz w:val="27"/>
          <w:szCs w:val="27"/>
          <w:u w:val="single"/>
        </w:rPr>
        <w:t>Inputs from Customer (Cyrix)</w:t>
      </w:r>
    </w:p>
    <w:p w14:paraId="1A0EC617" w14:textId="77777777" w:rsidR="005979B0" w:rsidRDefault="00116867">
      <w:pPr>
        <w:numPr>
          <w:ilvl w:val="0"/>
          <w:numId w:val="98"/>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Telephony provider name</w:t>
      </w:r>
      <w:r>
        <w:rPr>
          <w:rFonts w:ascii="Times New Roman" w:eastAsia="Times New Roman" w:hAnsi="Times New Roman" w:cs="Times New Roman"/>
        </w:rPr>
        <w:sym w:font="Wingdings" w:char="F0E0"/>
      </w:r>
      <w:r>
        <w:rPr>
          <w:rFonts w:ascii="Times New Roman" w:eastAsia="Times New Roman" w:hAnsi="Times New Roman" w:cs="Times New Roman"/>
          <w:lang w:val="en-US"/>
        </w:rPr>
        <w:t>Finalization is pending from client side.</w:t>
      </w:r>
      <w:r>
        <w:rPr>
          <w:rFonts w:ascii="Times New Roman" w:eastAsia="Times New Roman" w:hAnsi="Times New Roman" w:cs="Times New Roman"/>
        </w:rPr>
        <w:t xml:space="preserve"> </w:t>
      </w:r>
    </w:p>
    <w:p w14:paraId="4BDF6B73" w14:textId="77777777" w:rsidR="005979B0" w:rsidRDefault="00116867">
      <w:pPr>
        <w:numPr>
          <w:ilvl w:val="0"/>
          <w:numId w:val="98"/>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Availability of Salesforce plugin/API</w:t>
      </w:r>
      <w:r>
        <w:rPr>
          <w:rFonts w:ascii="Times New Roman" w:eastAsia="Times New Roman" w:hAnsi="Times New Roman" w:cs="Times New Roman"/>
        </w:rPr>
        <w:sym w:font="Wingdings" w:char="F0E0"/>
      </w:r>
    </w:p>
    <w:p w14:paraId="2CA0A025" w14:textId="77777777" w:rsidR="005979B0" w:rsidRDefault="00116867">
      <w:pPr>
        <w:numPr>
          <w:ilvl w:val="0"/>
          <w:numId w:val="98"/>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Call routing preference (CRM vs Telephony portal)</w:t>
      </w:r>
      <w:r>
        <w:rPr>
          <w:rFonts w:ascii="Times New Roman" w:eastAsia="Times New Roman" w:hAnsi="Times New Roman" w:cs="Times New Roman"/>
        </w:rPr>
        <w:sym w:font="Wingdings" w:char="F0E0"/>
      </w:r>
      <w:r>
        <w:rPr>
          <w:rFonts w:ascii="Times New Roman" w:eastAsia="Times New Roman" w:hAnsi="Times New Roman" w:cs="Times New Roman"/>
        </w:rPr>
        <w:t xml:space="preserve"> CRM</w:t>
      </w:r>
    </w:p>
    <w:p w14:paraId="4938B3CF" w14:textId="77777777" w:rsidR="005979B0" w:rsidRDefault="00116867">
      <w:pPr>
        <w:numPr>
          <w:ilvl w:val="0"/>
          <w:numId w:val="98"/>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Rules for multiple executives per customer.</w:t>
      </w:r>
    </w:p>
    <w:p w14:paraId="51244A93" w14:textId="77777777" w:rsidR="005979B0" w:rsidRDefault="00116867">
      <w:pPr>
        <w:numPr>
          <w:ilvl w:val="0"/>
          <w:numId w:val="98"/>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Handling of HR/Service related calls</w:t>
      </w:r>
      <w:r>
        <w:rPr>
          <w:rFonts w:ascii="Times New Roman" w:eastAsia="Times New Roman" w:hAnsi="Times New Roman" w:cs="Times New Roman"/>
          <w:lang w:val="en-US"/>
        </w:rPr>
        <w:sym w:font="Wingdings" w:char="F0E0"/>
      </w:r>
      <w:r>
        <w:rPr>
          <w:rFonts w:ascii="Times New Roman" w:eastAsia="Times New Roman" w:hAnsi="Times New Roman" w:cs="Times New Roman"/>
          <w:lang w:val="en-US"/>
        </w:rPr>
        <w:t xml:space="preserve"> IVR functionality</w:t>
      </w:r>
    </w:p>
    <w:p w14:paraId="34B13471" w14:textId="77777777" w:rsidR="005979B0" w:rsidRDefault="00116867">
      <w:pPr>
        <w:numPr>
          <w:ilvl w:val="0"/>
          <w:numId w:val="98"/>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FIT suggested to add DID numbers for each executive</w:t>
      </w:r>
      <w:r>
        <w:rPr>
          <w:rFonts w:ascii="Times New Roman" w:eastAsia="Times New Roman" w:hAnsi="Times New Roman" w:cs="Times New Roman"/>
          <w:lang w:val="en-US"/>
        </w:rPr>
        <w:sym w:font="Wingdings" w:char="F0E0"/>
      </w:r>
      <w:r>
        <w:rPr>
          <w:rFonts w:ascii="Times New Roman" w:eastAsia="Times New Roman" w:hAnsi="Times New Roman" w:cs="Times New Roman"/>
          <w:lang w:val="en-US"/>
        </w:rPr>
        <w:t xml:space="preserve"> Need confirmation from CYRIX team</w:t>
      </w:r>
    </w:p>
    <w:p w14:paraId="1038B1AB" w14:textId="77777777" w:rsidR="005979B0" w:rsidRDefault="00116867">
      <w:pPr>
        <w:spacing w:after="0" w:line="240" w:lineRule="auto"/>
        <w:jc w:val="both"/>
        <w:rPr>
          <w:rFonts w:ascii="Times New Roman" w:hAnsi="Times New Roman" w:cs="Times New Roman"/>
          <w:b/>
          <w:color w:val="000000"/>
          <w:sz w:val="34"/>
          <w:szCs w:val="34"/>
          <w:u w:val="single"/>
        </w:rPr>
      </w:pPr>
      <w:r>
        <w:rPr>
          <w:rFonts w:ascii="Times New Roman" w:hAnsi="Times New Roman" w:cs="Times New Roman"/>
          <w:b/>
          <w:color w:val="000000"/>
          <w:sz w:val="34"/>
          <w:szCs w:val="34"/>
          <w:u w:val="single"/>
        </w:rPr>
        <w:t>NOTE:</w:t>
      </w:r>
    </w:p>
    <w:p w14:paraId="52715C83" w14:textId="77777777" w:rsidR="0015542C" w:rsidRDefault="00116867">
      <w:pPr>
        <w:spacing w:beforeAutospacing="1" w:afterAutospacing="1"/>
        <w:jc w:val="both"/>
        <w:rPr>
          <w:rStyle w:val="Strong"/>
          <w:rFonts w:eastAsia="Times New Roman"/>
          <w:sz w:val="27"/>
          <w:szCs w:val="27"/>
          <w:lang w:val="en-US"/>
        </w:rPr>
      </w:pPr>
      <w:r>
        <w:rPr>
          <w:rStyle w:val="Strong"/>
          <w:rFonts w:eastAsia="Times New Roman"/>
          <w:sz w:val="27"/>
          <w:szCs w:val="27"/>
          <w:lang w:val="en-US"/>
        </w:rPr>
        <w:lastRenderedPageBreak/>
        <w:t>All the above pointers mentioned are subject to telephony vendor and their API’s</w:t>
      </w:r>
    </w:p>
    <w:p w14:paraId="764A62C5" w14:textId="1CFD93C3" w:rsidR="005979B0" w:rsidRPr="000C5D19" w:rsidRDefault="001F190A" w:rsidP="000C5D19">
      <w:pPr>
        <w:spacing w:beforeAutospacing="1" w:afterAutospacing="1"/>
        <w:jc w:val="both"/>
        <w:rPr>
          <w:rFonts w:ascii="Times New Roman" w:eastAsia="Calibri" w:hAnsi="Times New Roman" w:cs="Times New Roman"/>
          <w:b/>
          <w:color w:val="000000"/>
          <w:sz w:val="34"/>
          <w:szCs w:val="34"/>
        </w:rPr>
      </w:pPr>
      <w:r>
        <w:rPr>
          <w:rStyle w:val="Strong"/>
          <w:rFonts w:eastAsia="Times New Roman"/>
          <w:sz w:val="27"/>
          <w:szCs w:val="27"/>
          <w:lang w:val="en-US"/>
        </w:rPr>
        <w:t xml:space="preserve"> </w:t>
      </w:r>
      <w:r w:rsidR="00116867">
        <w:rPr>
          <w:rFonts w:ascii="Times New Roman" w:hAnsi="Times New Roman" w:cs="Times New Roman"/>
          <w:color w:val="000000"/>
          <w:sz w:val="34"/>
          <w:szCs w:val="34"/>
        </w:rPr>
        <w:br w:type="page"/>
      </w:r>
    </w:p>
    <w:p w14:paraId="692F80D2" w14:textId="77777777" w:rsidR="005979B0" w:rsidRDefault="00116867">
      <w:pPr>
        <w:pStyle w:val="Heading3"/>
        <w:keepNext w:val="0"/>
        <w:keepLines w:val="0"/>
        <w:spacing w:before="280" w:after="80" w:line="240" w:lineRule="auto"/>
        <w:rPr>
          <w:rFonts w:ascii="Times New Roman" w:hAnsi="Times New Roman" w:cs="Times New Roman"/>
          <w:color w:val="000000"/>
          <w:sz w:val="34"/>
          <w:szCs w:val="34"/>
          <w:lang w:val="en-US"/>
        </w:rPr>
      </w:pPr>
      <w:r>
        <w:rPr>
          <w:rFonts w:ascii="Times New Roman" w:hAnsi="Times New Roman" w:cs="Times New Roman"/>
          <w:color w:val="000000"/>
          <w:sz w:val="34"/>
          <w:szCs w:val="34"/>
        </w:rPr>
        <w:lastRenderedPageBreak/>
        <w:t xml:space="preserve">Module: </w:t>
      </w:r>
      <w:r>
        <w:rPr>
          <w:rFonts w:ascii="Times New Roman" w:hAnsi="Times New Roman" w:cs="Times New Roman"/>
          <w:color w:val="000000"/>
          <w:sz w:val="34"/>
          <w:szCs w:val="34"/>
          <w:lang w:val="en-US"/>
        </w:rPr>
        <w:t>14</w:t>
      </w:r>
    </w:p>
    <w:p w14:paraId="50ED63AC" w14:textId="77777777" w:rsidR="005979B0" w:rsidRDefault="00116867">
      <w:pPr>
        <w:pStyle w:val="Heading1"/>
        <w:jc w:val="both"/>
        <w:rPr>
          <w:rFonts w:ascii="Times New Roman" w:eastAsia="Cambria" w:hAnsi="Times New Roman" w:cs="Times New Roman"/>
          <w:b w:val="0"/>
          <w:caps/>
          <w:color w:val="4F81BD" w:themeColor="accent1"/>
          <w:sz w:val="24"/>
          <w:szCs w:val="24"/>
          <w:lang w:val="en-US"/>
        </w:rPr>
      </w:pPr>
      <w:r>
        <w:rPr>
          <w:rFonts w:ascii="Times New Roman" w:eastAsia="Cambria" w:hAnsi="Times New Roman" w:cs="Times New Roman"/>
          <w:b w:val="0"/>
          <w:caps/>
          <w:color w:val="4F81BD" w:themeColor="accent1"/>
          <w:sz w:val="24"/>
          <w:szCs w:val="24"/>
          <w:lang w:val="en-US"/>
        </w:rPr>
        <w:t>Module Name: ERP-MANAGED MODULES</w:t>
      </w:r>
      <w:ins w:id="447" w:author="Manoj V Menon" w:date="2025-09-25T10:07:00Z">
        <w:r>
          <w:rPr>
            <w:rFonts w:ascii="Times New Roman" w:eastAsia="Cambria" w:hAnsi="Times New Roman" w:cs="Times New Roman"/>
            <w:b w:val="0"/>
            <w:caps/>
            <w:color w:val="4F81BD" w:themeColor="accent1"/>
            <w:sz w:val="24"/>
            <w:szCs w:val="24"/>
            <w:lang w:val="en-US"/>
          </w:rPr>
          <w:t xml:space="preserve"> (changes as per all earlier modules)</w:t>
        </w:r>
      </w:ins>
    </w:p>
    <w:p w14:paraId="53A6BED8" w14:textId="77777777" w:rsidR="005979B0" w:rsidRDefault="00116867">
      <w:pPr>
        <w:pStyle w:val="Heading3"/>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Scope</w:t>
      </w:r>
    </w:p>
    <w:p w14:paraId="108AD2F5" w14:textId="77777777" w:rsidR="005979B0" w:rsidRDefault="00116867">
      <w:pPr>
        <w:pStyle w:val="NormalWeb"/>
        <w:jc w:val="both"/>
        <w:rPr>
          <w:rFonts w:eastAsia="Times New Roman"/>
        </w:rPr>
      </w:pPr>
      <w:r>
        <w:rPr>
          <w:rFonts w:eastAsia="Times New Roman"/>
        </w:rPr>
        <w:t xml:space="preserve">The following business processes are managed </w:t>
      </w:r>
      <w:r>
        <w:rPr>
          <w:rStyle w:val="Strong"/>
          <w:rFonts w:eastAsia="Times New Roman"/>
          <w:b w:val="0"/>
          <w:bCs w:val="0"/>
        </w:rPr>
        <w:t>completely in ERP</w:t>
      </w:r>
      <w:r>
        <w:rPr>
          <w:rFonts w:eastAsia="Times New Roman"/>
        </w:rPr>
        <w:t xml:space="preserve">. Salesforce CRM will only </w:t>
      </w:r>
      <w:r>
        <w:rPr>
          <w:rStyle w:val="Strong"/>
          <w:rFonts w:eastAsia="Times New Roman"/>
          <w:b w:val="0"/>
          <w:bCs w:val="0"/>
        </w:rPr>
        <w:t>sync data</w:t>
      </w:r>
      <w:r>
        <w:rPr>
          <w:rFonts w:eastAsia="Times New Roman"/>
        </w:rPr>
        <w:t xml:space="preserve"> from ERP for reporting and visibility under Customer Master and related objects. No create/update actions will happen in Salesforce.</w:t>
      </w:r>
    </w:p>
    <w:p w14:paraId="4F5416F4" w14:textId="77777777" w:rsidR="005979B0" w:rsidRDefault="00116867">
      <w:pPr>
        <w:numPr>
          <w:ilvl w:val="0"/>
          <w:numId w:val="10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Invoices</w:t>
      </w:r>
    </w:p>
    <w:p w14:paraId="3E617370" w14:textId="484BEC10" w:rsidR="005979B0" w:rsidRDefault="00036E30">
      <w:pPr>
        <w:numPr>
          <w:ilvl w:val="0"/>
          <w:numId w:val="10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Payments</w:t>
      </w:r>
    </w:p>
    <w:p w14:paraId="349C20B5" w14:textId="77777777" w:rsidR="005979B0" w:rsidRDefault="00116867">
      <w:pPr>
        <w:numPr>
          <w:ilvl w:val="0"/>
          <w:numId w:val="10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Outstanding</w:t>
      </w:r>
    </w:p>
    <w:p w14:paraId="1365B088" w14:textId="427276D6" w:rsidR="005979B0" w:rsidRDefault="00116867">
      <w:pPr>
        <w:numPr>
          <w:ilvl w:val="0"/>
          <w:numId w:val="10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Order Cancellations</w:t>
      </w:r>
    </w:p>
    <w:p w14:paraId="7A3A6D0B" w14:textId="77777777" w:rsidR="005979B0" w:rsidRDefault="00116867">
      <w:pPr>
        <w:numPr>
          <w:ilvl w:val="0"/>
          <w:numId w:val="105"/>
        </w:numPr>
        <w:spacing w:beforeAutospacing="1" w:afterAutospacing="1"/>
        <w:jc w:val="both"/>
        <w:rPr>
          <w:rFonts w:ascii="Times New Roman" w:eastAsia="Times New Roman" w:hAnsi="Times New Roman" w:cs="Times New Roman"/>
          <w:b/>
          <w:bCs/>
          <w:color w:val="000000" w:themeColor="text1"/>
          <w:sz w:val="27"/>
          <w:szCs w:val="27"/>
        </w:rPr>
      </w:pPr>
      <w:r>
        <w:rPr>
          <w:rFonts w:ascii="Times New Roman" w:eastAsia="Times New Roman" w:hAnsi="Times New Roman" w:cs="Times New Roman"/>
          <w:b/>
          <w:bCs/>
          <w:color w:val="000000" w:themeColor="text1"/>
          <w:sz w:val="27"/>
          <w:szCs w:val="27"/>
        </w:rPr>
        <w:t>Functional Flow</w:t>
      </w:r>
    </w:p>
    <w:p w14:paraId="72D6371B" w14:textId="77777777" w:rsidR="005979B0" w:rsidRDefault="00116867">
      <w:pPr>
        <w:numPr>
          <w:ilvl w:val="0"/>
          <w:numId w:val="106"/>
        </w:numPr>
        <w:spacing w:beforeAutospacing="1" w:afterAutospacing="1"/>
        <w:jc w:val="both"/>
        <w:rPr>
          <w:rStyle w:val="Strong"/>
          <w:rFonts w:ascii="Times New Roman" w:eastAsia="Times New Roman" w:hAnsi="Times New Roman" w:cs="Times New Roman"/>
        </w:rPr>
      </w:pPr>
      <w:r>
        <w:rPr>
          <w:rStyle w:val="Strong"/>
          <w:rFonts w:ascii="Times New Roman" w:eastAsia="Times New Roman" w:hAnsi="Times New Roman" w:cs="Times New Roman"/>
        </w:rPr>
        <w:t>ERP as Source of Truth</w:t>
      </w:r>
    </w:p>
    <w:p w14:paraId="47D74C59" w14:textId="77777777" w:rsidR="005979B0" w:rsidRDefault="00116867">
      <w:pPr>
        <w:numPr>
          <w:ilvl w:val="1"/>
          <w:numId w:val="10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All transactions (Invoice, Receipts, </w:t>
      </w:r>
      <w:proofErr w:type="gramStart"/>
      <w:r>
        <w:rPr>
          <w:rFonts w:ascii="Times New Roman" w:eastAsia="Times New Roman" w:hAnsi="Times New Roman" w:cs="Times New Roman"/>
        </w:rPr>
        <w:t>Cancellations</w:t>
      </w:r>
      <w:proofErr w:type="gramEnd"/>
      <w:r>
        <w:rPr>
          <w:rFonts w:ascii="Times New Roman" w:eastAsia="Times New Roman" w:hAnsi="Times New Roman" w:cs="Times New Roman"/>
        </w:rPr>
        <w:t>) are generated and updated in ERP.</w:t>
      </w:r>
    </w:p>
    <w:p w14:paraId="7715C6B3" w14:textId="09B656A7" w:rsidR="005979B0" w:rsidRPr="00036E30" w:rsidRDefault="00116867" w:rsidP="00036E30">
      <w:pPr>
        <w:numPr>
          <w:ilvl w:val="1"/>
          <w:numId w:val="104"/>
        </w:numPr>
        <w:spacing w:beforeAutospacing="1" w:afterAutospacing="1"/>
        <w:jc w:val="both"/>
        <w:rPr>
          <w:rStyle w:val="Strong"/>
          <w:rFonts w:ascii="Times New Roman" w:eastAsia="Times New Roman" w:hAnsi="Times New Roman" w:cs="Times New Roman"/>
        </w:rPr>
      </w:pPr>
      <w:r w:rsidRPr="00036E30">
        <w:rPr>
          <w:rFonts w:ascii="Times New Roman" w:eastAsia="Times New Roman" w:hAnsi="Times New Roman" w:cs="Times New Roman"/>
        </w:rPr>
        <w:t xml:space="preserve">Salesforce receives a </w:t>
      </w:r>
      <w:r w:rsidR="00036E30">
        <w:rPr>
          <w:rFonts w:ascii="Times New Roman" w:eastAsia="Times New Roman" w:hAnsi="Times New Roman" w:cs="Times New Roman"/>
        </w:rPr>
        <w:t>real time sync</w:t>
      </w:r>
    </w:p>
    <w:p w14:paraId="254237F1" w14:textId="77777777" w:rsidR="005979B0" w:rsidRDefault="00116867">
      <w:pPr>
        <w:numPr>
          <w:ilvl w:val="0"/>
          <w:numId w:val="106"/>
        </w:numPr>
        <w:spacing w:beforeAutospacing="1" w:afterAutospacing="1"/>
        <w:jc w:val="both"/>
        <w:rPr>
          <w:rStyle w:val="Strong"/>
          <w:rFonts w:ascii="Times New Roman" w:eastAsia="Times New Roman" w:hAnsi="Times New Roman" w:cs="Times New Roman"/>
        </w:rPr>
      </w:pPr>
      <w:r>
        <w:rPr>
          <w:rStyle w:val="Strong"/>
          <w:rFonts w:ascii="Times New Roman" w:eastAsia="Times New Roman" w:hAnsi="Times New Roman" w:cs="Times New Roman"/>
          <w:lang w:val="en-US"/>
        </w:rPr>
        <w:t>Sales force</w:t>
      </w:r>
      <w:r>
        <w:rPr>
          <w:rStyle w:val="Strong"/>
          <w:rFonts w:ascii="Times New Roman" w:eastAsia="Times New Roman" w:hAnsi="Times New Roman" w:cs="Times New Roman"/>
        </w:rPr>
        <w:t xml:space="preserve"> Display</w:t>
      </w:r>
    </w:p>
    <w:p w14:paraId="0EDAE341" w14:textId="77777777" w:rsidR="005979B0" w:rsidRDefault="00116867">
      <w:pPr>
        <w:numPr>
          <w:ilvl w:val="1"/>
          <w:numId w:val="107"/>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Synced records displayed under </w:t>
      </w:r>
      <w:r>
        <w:rPr>
          <w:rStyle w:val="Strong"/>
          <w:rFonts w:ascii="Times New Roman" w:eastAsia="Times New Roman" w:hAnsi="Times New Roman" w:cs="Times New Roman"/>
          <w:lang w:val="en-US"/>
        </w:rPr>
        <w:t>Customer Master</w:t>
      </w:r>
      <w:r>
        <w:rPr>
          <w:rFonts w:ascii="Times New Roman" w:eastAsia="Times New Roman" w:hAnsi="Times New Roman" w:cs="Times New Roman"/>
          <w:lang w:val="en-US"/>
        </w:rPr>
        <w:t xml:space="preserve"> in Salesforce.</w:t>
      </w:r>
    </w:p>
    <w:p w14:paraId="1ED6F61E" w14:textId="7EE106EE" w:rsidR="005979B0" w:rsidRDefault="00116867">
      <w:pPr>
        <w:numPr>
          <w:ilvl w:val="1"/>
          <w:numId w:val="107"/>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Related lists: Invoices, </w:t>
      </w:r>
      <w:r w:rsidR="003641B2">
        <w:rPr>
          <w:rFonts w:ascii="Times New Roman" w:eastAsia="Times New Roman" w:hAnsi="Times New Roman" w:cs="Times New Roman"/>
        </w:rPr>
        <w:t>Payment</w:t>
      </w:r>
      <w:r>
        <w:rPr>
          <w:rFonts w:ascii="Times New Roman" w:eastAsia="Times New Roman" w:hAnsi="Times New Roman" w:cs="Times New Roman"/>
        </w:rPr>
        <w:t>, Outstanding.</w:t>
      </w:r>
    </w:p>
    <w:p w14:paraId="1E01A602" w14:textId="77777777" w:rsidR="005979B0" w:rsidRDefault="00116867">
      <w:pPr>
        <w:numPr>
          <w:ilvl w:val="1"/>
          <w:numId w:val="107"/>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Order Cancellation also visible against the respective Order record in Salesforce.</w:t>
      </w:r>
    </w:p>
    <w:p w14:paraId="7E801D4F" w14:textId="77777777" w:rsidR="005979B0" w:rsidRDefault="00116867">
      <w:pPr>
        <w:numPr>
          <w:ilvl w:val="0"/>
          <w:numId w:val="106"/>
        </w:numPr>
        <w:spacing w:beforeAutospacing="1" w:afterAutospacing="1"/>
        <w:jc w:val="both"/>
        <w:rPr>
          <w:rStyle w:val="Strong"/>
          <w:rFonts w:ascii="Times New Roman" w:eastAsia="Times New Roman" w:hAnsi="Times New Roman" w:cs="Times New Roman"/>
        </w:rPr>
      </w:pPr>
      <w:r>
        <w:rPr>
          <w:rStyle w:val="Strong"/>
          <w:rFonts w:ascii="Times New Roman" w:eastAsia="Times New Roman" w:hAnsi="Times New Roman" w:cs="Times New Roman"/>
        </w:rPr>
        <w:t>Outstanding Calculation</w:t>
      </w:r>
    </w:p>
    <w:p w14:paraId="134F9DC0" w14:textId="77777777" w:rsidR="005979B0" w:rsidRDefault="00116867">
      <w:pPr>
        <w:numPr>
          <w:ilvl w:val="1"/>
          <w:numId w:val="108"/>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ERP will calculate Outstanding</w:t>
      </w:r>
      <w:r>
        <w:rPr>
          <w:rFonts w:ascii="Times New Roman" w:eastAsia="Times New Roman" w:hAnsi="Times New Roman" w:cs="Times New Roman"/>
        </w:rPr>
        <w:t xml:space="preserve"> and send it to Salesforce. No calculations in Salesforce.</w:t>
      </w:r>
    </w:p>
    <w:p w14:paraId="0319B4B5" w14:textId="77777777" w:rsidR="005979B0" w:rsidRDefault="00116867">
      <w:pPr>
        <w:numPr>
          <w:ilvl w:val="0"/>
          <w:numId w:val="106"/>
        </w:numPr>
        <w:spacing w:beforeAutospacing="1" w:afterAutospacing="1"/>
        <w:jc w:val="both"/>
        <w:rPr>
          <w:rStyle w:val="Strong"/>
          <w:rFonts w:ascii="Times New Roman" w:eastAsia="Times New Roman" w:hAnsi="Times New Roman" w:cs="Times New Roman"/>
        </w:rPr>
      </w:pPr>
      <w:r>
        <w:rPr>
          <w:rStyle w:val="Strong"/>
          <w:rFonts w:ascii="Times New Roman" w:eastAsia="Times New Roman" w:hAnsi="Times New Roman" w:cs="Times New Roman"/>
        </w:rPr>
        <w:t>Order Cancellation</w:t>
      </w:r>
    </w:p>
    <w:p w14:paraId="4A8DB239" w14:textId="77777777" w:rsidR="005979B0" w:rsidRDefault="00116867">
      <w:pPr>
        <w:numPr>
          <w:ilvl w:val="1"/>
          <w:numId w:val="109"/>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Orders created in Salesforce → pushed to ERP.</w:t>
      </w:r>
    </w:p>
    <w:p w14:paraId="0C8BD2BC" w14:textId="77777777" w:rsidR="005979B0" w:rsidRPr="00EE2876" w:rsidRDefault="00116867">
      <w:pPr>
        <w:numPr>
          <w:ilvl w:val="1"/>
          <w:numId w:val="109"/>
        </w:numPr>
        <w:spacing w:beforeAutospacing="1" w:afterAutospacing="1"/>
        <w:jc w:val="both"/>
        <w:rPr>
          <w:rFonts w:ascii="Times New Roman" w:hAnsi="Times New Roman" w:cs="Times New Roman"/>
          <w:caps/>
          <w:color w:val="4F81BD" w:themeColor="accent1"/>
          <w:lang w:val="en-US"/>
        </w:rPr>
      </w:pPr>
      <w:r>
        <w:rPr>
          <w:rFonts w:ascii="Times New Roman" w:eastAsia="Times New Roman" w:hAnsi="Times New Roman" w:cs="Times New Roman"/>
        </w:rPr>
        <w:t>If cancelled in ERP → updated status pushed back to Salesforce.</w:t>
      </w:r>
    </w:p>
    <w:p w14:paraId="355B560C" w14:textId="2414386B" w:rsidR="00EE2876" w:rsidRDefault="00EE2876" w:rsidP="00EE2876">
      <w:pPr>
        <w:tabs>
          <w:tab w:val="left" w:pos="720"/>
          <w:tab w:val="left" w:pos="1440"/>
        </w:tabs>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ERP integration details are mentioned on spread sheet and reference to the meeting on 06/03/</w:t>
      </w:r>
      <w:commentRangeStart w:id="448"/>
      <w:r>
        <w:rPr>
          <w:rFonts w:ascii="Times New Roman" w:eastAsia="Times New Roman" w:hAnsi="Times New Roman" w:cs="Times New Roman"/>
        </w:rPr>
        <w:t>2026</w:t>
      </w:r>
      <w:commentRangeEnd w:id="448"/>
      <w:r>
        <w:rPr>
          <w:rStyle w:val="CommentReference"/>
          <w:rFonts w:ascii="Times New Roman" w:eastAsia="Times New Roman" w:hAnsi="Times New Roman" w:cs="Times New Roman"/>
          <w:sz w:val="22"/>
          <w:szCs w:val="22"/>
        </w:rPr>
        <w:commentReference w:id="448"/>
      </w:r>
      <w:r>
        <w:rPr>
          <w:rFonts w:ascii="Times New Roman" w:eastAsia="Times New Roman" w:hAnsi="Times New Roman" w:cs="Times New Roman"/>
        </w:rPr>
        <w:t>. Use below link to access the spread sheet</w:t>
      </w:r>
    </w:p>
    <w:p w14:paraId="36C52FEC" w14:textId="7D6AE368" w:rsidR="00EE2876" w:rsidRDefault="00FB7FE2" w:rsidP="00EE2876">
      <w:pPr>
        <w:tabs>
          <w:tab w:val="left" w:pos="720"/>
          <w:tab w:val="left" w:pos="1440"/>
        </w:tabs>
        <w:spacing w:beforeAutospacing="1" w:afterAutospacing="1"/>
        <w:jc w:val="both"/>
        <w:rPr>
          <w:rFonts w:ascii="Times New Roman" w:eastAsia="Times New Roman" w:hAnsi="Times New Roman" w:cs="Times New Roman"/>
        </w:rPr>
      </w:pPr>
      <w:hyperlink r:id="rId15" w:history="1">
        <w:r w:rsidR="00EE2876">
          <w:rPr>
            <w:rStyle w:val="Hyperlink"/>
          </w:rPr>
          <w:t>CYRIX Project Status Plan Updated.xlsx</w:t>
        </w:r>
      </w:hyperlink>
    </w:p>
    <w:p w14:paraId="50CBD0B9" w14:textId="0C00CC26" w:rsidR="00EE2876" w:rsidRDefault="00EE2876" w:rsidP="00EE2876">
      <w:pPr>
        <w:tabs>
          <w:tab w:val="left" w:pos="720"/>
          <w:tab w:val="left" w:pos="1440"/>
        </w:tabs>
        <w:spacing w:beforeAutospacing="1" w:afterAutospacing="1"/>
        <w:jc w:val="both"/>
        <w:rPr>
          <w:rFonts w:ascii="Times New Roman" w:hAnsi="Times New Roman" w:cs="Times New Roman"/>
          <w:caps/>
          <w:color w:val="4F81BD" w:themeColor="accent1"/>
          <w:lang w:val="en-US"/>
        </w:rPr>
      </w:pPr>
      <w:r>
        <w:rPr>
          <w:rFonts w:ascii="Times New Roman" w:eastAsia="Times New Roman" w:hAnsi="Times New Roman" w:cs="Times New Roman"/>
        </w:rPr>
        <w:t xml:space="preserve"> </w:t>
      </w:r>
    </w:p>
    <w:p w14:paraId="5D3B0A92" w14:textId="5071152B" w:rsidR="005979B0" w:rsidRDefault="00116867">
      <w:pPr>
        <w:pStyle w:val="Heading1"/>
        <w:jc w:val="both"/>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Next Steps – Integration Workshops</w:t>
      </w:r>
      <w:r w:rsidR="00BD57D5">
        <w:rPr>
          <w:rFonts w:ascii="Times New Roman" w:eastAsia="Times New Roman" w:hAnsi="Times New Roman" w:cs="Times New Roman"/>
          <w:sz w:val="34"/>
          <w:szCs w:val="34"/>
        </w:rPr>
        <w:t xml:space="preserve"> </w:t>
      </w:r>
    </w:p>
    <w:p w14:paraId="2DF347BA" w14:textId="77777777" w:rsidR="005979B0" w:rsidRDefault="00116867">
      <w:pPr>
        <w:pStyle w:val="Heading3"/>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1. ERP Integration</w:t>
      </w:r>
    </w:p>
    <w:p w14:paraId="6DC4A3E9" w14:textId="4A25DF2B" w:rsidR="005979B0" w:rsidRDefault="00116867">
      <w:pPr>
        <w:numPr>
          <w:ilvl w:val="0"/>
          <w:numId w:val="110"/>
        </w:numPr>
        <w:spacing w:beforeAutospacing="1" w:afterAutospacing="1"/>
        <w:rPr>
          <w:rFonts w:ascii="Times New Roman" w:eastAsia="Times New Roman" w:hAnsi="Times New Roman" w:cs="Times New Roman"/>
        </w:rPr>
      </w:pPr>
      <w:r>
        <w:rPr>
          <w:rStyle w:val="Strong"/>
          <w:rFonts w:ascii="Times New Roman" w:eastAsia="Times New Roman" w:hAnsi="Times New Roman" w:cs="Times New Roman"/>
        </w:rPr>
        <w:t>Purpose</w:t>
      </w:r>
      <w:r>
        <w:rPr>
          <w:rFonts w:ascii="Times New Roman" w:eastAsia="Times New Roman" w:hAnsi="Times New Roman" w:cs="Times New Roman"/>
        </w:rPr>
        <w:t xml:space="preserve">: Understand data exchange for Invoices, </w:t>
      </w:r>
      <w:r w:rsidR="003641B2">
        <w:rPr>
          <w:rFonts w:ascii="Times New Roman" w:eastAsia="Times New Roman" w:hAnsi="Times New Roman" w:cs="Times New Roman"/>
        </w:rPr>
        <w:t>Payment</w:t>
      </w:r>
      <w:r>
        <w:rPr>
          <w:rFonts w:ascii="Times New Roman" w:eastAsia="Times New Roman" w:hAnsi="Times New Roman" w:cs="Times New Roman"/>
        </w:rPr>
        <w:t xml:space="preserve">, Outstanding, </w:t>
      </w:r>
      <w:proofErr w:type="gramStart"/>
      <w:r>
        <w:rPr>
          <w:rFonts w:ascii="Times New Roman" w:eastAsia="Times New Roman" w:hAnsi="Times New Roman" w:cs="Times New Roman"/>
        </w:rPr>
        <w:t>Order</w:t>
      </w:r>
      <w:proofErr w:type="gramEnd"/>
      <w:r>
        <w:rPr>
          <w:rFonts w:ascii="Times New Roman" w:eastAsia="Times New Roman" w:hAnsi="Times New Roman" w:cs="Times New Roman"/>
        </w:rPr>
        <w:t xml:space="preserve"> Cancellation.</w:t>
      </w:r>
    </w:p>
    <w:p w14:paraId="3F7AD796" w14:textId="77777777" w:rsidR="005979B0" w:rsidRDefault="00116867">
      <w:pPr>
        <w:numPr>
          <w:ilvl w:val="0"/>
          <w:numId w:val="110"/>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Discussion Points</w:t>
      </w:r>
      <w:r>
        <w:rPr>
          <w:rFonts w:ascii="Times New Roman" w:eastAsia="Times New Roman" w:hAnsi="Times New Roman" w:cs="Times New Roman"/>
        </w:rPr>
        <w:t>:</w:t>
      </w:r>
    </w:p>
    <w:p w14:paraId="4B6E5901" w14:textId="77777777" w:rsidR="005979B0" w:rsidRDefault="00116867">
      <w:pPr>
        <w:numPr>
          <w:ilvl w:val="1"/>
          <w:numId w:val="110"/>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Data points/fields required in Salesforce (per object).</w:t>
      </w:r>
    </w:p>
    <w:p w14:paraId="505E0E9B" w14:textId="6BFD44AB" w:rsidR="005979B0" w:rsidRPr="003641B2" w:rsidRDefault="00116867">
      <w:pPr>
        <w:numPr>
          <w:ilvl w:val="1"/>
          <w:numId w:val="110"/>
        </w:numPr>
        <w:spacing w:beforeAutospacing="1" w:afterAutospacing="1"/>
        <w:jc w:val="both"/>
        <w:rPr>
          <w:rFonts w:ascii="Times New Roman" w:eastAsia="Times New Roman" w:hAnsi="Times New Roman" w:cs="Times New Roman"/>
          <w:b/>
          <w:lang w:val="en-US"/>
        </w:rPr>
      </w:pPr>
      <w:r>
        <w:rPr>
          <w:rFonts w:ascii="Times New Roman" w:eastAsia="Times New Roman" w:hAnsi="Times New Roman" w:cs="Times New Roman"/>
          <w:lang w:val="en-US"/>
        </w:rPr>
        <w:t>Sync frequency (Daily, Hourly, Real-time).</w:t>
      </w:r>
      <w:r w:rsidR="003641B2">
        <w:rPr>
          <w:rFonts w:ascii="Times New Roman" w:eastAsia="Times New Roman" w:hAnsi="Times New Roman" w:cs="Times New Roman"/>
          <w:lang w:val="en-US"/>
        </w:rPr>
        <w:t xml:space="preserve"> </w:t>
      </w:r>
      <w:r w:rsidR="003641B2" w:rsidRPr="003641B2">
        <w:rPr>
          <w:rFonts w:ascii="Times New Roman" w:eastAsia="Times New Roman" w:hAnsi="Times New Roman" w:cs="Times New Roman"/>
          <w:lang w:val="en-US"/>
        </w:rPr>
        <w:sym w:font="Wingdings" w:char="F0E0"/>
      </w:r>
      <w:r w:rsidR="003641B2">
        <w:rPr>
          <w:rFonts w:ascii="Times New Roman" w:eastAsia="Times New Roman" w:hAnsi="Times New Roman" w:cs="Times New Roman"/>
          <w:lang w:val="en-US"/>
        </w:rPr>
        <w:t xml:space="preserve"> </w:t>
      </w:r>
      <w:proofErr w:type="spellStart"/>
      <w:r w:rsidR="003641B2" w:rsidRPr="003641B2">
        <w:rPr>
          <w:rFonts w:ascii="Times New Roman" w:eastAsia="Times New Roman" w:hAnsi="Times New Roman" w:cs="Times New Roman"/>
          <w:b/>
          <w:lang w:val="en-US"/>
        </w:rPr>
        <w:t>Confirmd</w:t>
      </w:r>
      <w:proofErr w:type="spellEnd"/>
      <w:r w:rsidR="003641B2" w:rsidRPr="003641B2">
        <w:rPr>
          <w:rFonts w:ascii="Times New Roman" w:eastAsia="Times New Roman" w:hAnsi="Times New Roman" w:cs="Times New Roman"/>
          <w:b/>
          <w:lang w:val="en-US"/>
        </w:rPr>
        <w:t xml:space="preserve"> by Cyrix time that this will be real time sync</w:t>
      </w:r>
    </w:p>
    <w:p w14:paraId="25AEE8A9" w14:textId="6E405751" w:rsidR="005979B0" w:rsidRDefault="00116867">
      <w:pPr>
        <w:numPr>
          <w:ilvl w:val="1"/>
          <w:numId w:val="110"/>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API type (REST).</w:t>
      </w:r>
    </w:p>
    <w:p w14:paraId="2844543B" w14:textId="77777777" w:rsidR="005979B0" w:rsidRDefault="00116867">
      <w:pPr>
        <w:numPr>
          <w:ilvl w:val="1"/>
          <w:numId w:val="110"/>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Volume of records &amp; data retention in Salesforce.</w:t>
      </w:r>
    </w:p>
    <w:p w14:paraId="7D587553" w14:textId="77777777" w:rsidR="005979B0" w:rsidRDefault="00116867">
      <w:pPr>
        <w:numPr>
          <w:ilvl w:val="0"/>
          <w:numId w:val="110"/>
        </w:numPr>
        <w:spacing w:beforeAutospacing="1" w:afterAutospacing="1"/>
        <w:jc w:val="both"/>
        <w:rPr>
          <w:rFonts w:ascii="Times New Roman" w:eastAsia="Times New Roman" w:hAnsi="Times New Roman" w:cs="Times New Roman"/>
        </w:rPr>
      </w:pPr>
      <w:commentRangeStart w:id="449"/>
      <w:r>
        <w:rPr>
          <w:rStyle w:val="Strong"/>
          <w:rFonts w:ascii="Times New Roman" w:eastAsia="Times New Roman" w:hAnsi="Times New Roman" w:cs="Times New Roman"/>
        </w:rPr>
        <w:t>Stakeholders</w:t>
      </w:r>
      <w:commentRangeEnd w:id="449"/>
      <w:r>
        <w:rPr>
          <w:rStyle w:val="CommentReference"/>
          <w:rFonts w:ascii="Times New Roman" w:eastAsia="Times New Roman" w:hAnsi="Times New Roman" w:cs="Times New Roman"/>
          <w:sz w:val="22"/>
          <w:szCs w:val="22"/>
        </w:rPr>
        <w:commentReference w:id="449"/>
      </w:r>
      <w:r>
        <w:rPr>
          <w:rFonts w:ascii="Times New Roman" w:eastAsia="Times New Roman" w:hAnsi="Times New Roman" w:cs="Times New Roman"/>
        </w:rPr>
        <w:t>: ERP Technical Team, Salesforce Integration Consultant, Cyrix IT.</w:t>
      </w:r>
    </w:p>
    <w:p w14:paraId="5EB0D7D9" w14:textId="77777777" w:rsidR="005979B0" w:rsidRDefault="00116867">
      <w:pPr>
        <w:pStyle w:val="Heading3"/>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2. Telephony Integration</w:t>
      </w:r>
    </w:p>
    <w:p w14:paraId="69224DF2" w14:textId="77777777" w:rsidR="005979B0" w:rsidRDefault="00116867">
      <w:pPr>
        <w:numPr>
          <w:ilvl w:val="0"/>
          <w:numId w:val="111"/>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Purpose</w:t>
      </w:r>
      <w:r>
        <w:rPr>
          <w:rFonts w:ascii="Times New Roman" w:eastAsia="Times New Roman" w:hAnsi="Times New Roman" w:cs="Times New Roman"/>
        </w:rPr>
        <w:t>: Define call routing and lead creation logic.</w:t>
      </w:r>
    </w:p>
    <w:p w14:paraId="5756915A" w14:textId="77777777" w:rsidR="005979B0" w:rsidRDefault="00116867">
      <w:pPr>
        <w:numPr>
          <w:ilvl w:val="0"/>
          <w:numId w:val="111"/>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Discussion Points</w:t>
      </w:r>
      <w:r>
        <w:rPr>
          <w:rFonts w:ascii="Times New Roman" w:eastAsia="Times New Roman" w:hAnsi="Times New Roman" w:cs="Times New Roman"/>
        </w:rPr>
        <w:t>:</w:t>
      </w:r>
    </w:p>
    <w:p w14:paraId="73812AB9" w14:textId="77777777" w:rsidR="005979B0" w:rsidRDefault="00116867">
      <w:pPr>
        <w:numPr>
          <w:ilvl w:val="1"/>
          <w:numId w:val="11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Does vendor have Salesforce plugin or open API?</w:t>
      </w:r>
    </w:p>
    <w:p w14:paraId="039E3F05" w14:textId="77777777" w:rsidR="005979B0" w:rsidRDefault="00116867">
      <w:pPr>
        <w:numPr>
          <w:ilvl w:val="1"/>
          <w:numId w:val="11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Which call routing rules apply (Telephony portal vs CRM)?</w:t>
      </w:r>
    </w:p>
    <w:p w14:paraId="0319C378" w14:textId="77777777" w:rsidR="005979B0" w:rsidRDefault="00116867">
      <w:pPr>
        <w:numPr>
          <w:ilvl w:val="1"/>
          <w:numId w:val="11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Handling multiple executives per customer.</w:t>
      </w:r>
    </w:p>
    <w:p w14:paraId="0C31241A" w14:textId="77777777" w:rsidR="005979B0" w:rsidRDefault="00116867">
      <w:pPr>
        <w:numPr>
          <w:ilvl w:val="1"/>
          <w:numId w:val="111"/>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Rules for new leads, existing leads, and HR/Service-related calls.</w:t>
      </w:r>
    </w:p>
    <w:p w14:paraId="2A30F22B" w14:textId="77777777" w:rsidR="005979B0" w:rsidRDefault="00116867">
      <w:pPr>
        <w:numPr>
          <w:ilvl w:val="1"/>
          <w:numId w:val="111"/>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Call logs &amp; recording availability.</w:t>
      </w:r>
    </w:p>
    <w:p w14:paraId="5CB91164" w14:textId="77777777" w:rsidR="005979B0" w:rsidRDefault="00116867">
      <w:pPr>
        <w:numPr>
          <w:ilvl w:val="0"/>
          <w:numId w:val="111"/>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Stakeholders</w:t>
      </w:r>
      <w:r>
        <w:rPr>
          <w:rFonts w:ascii="Times New Roman" w:eastAsia="Times New Roman" w:hAnsi="Times New Roman" w:cs="Times New Roman"/>
        </w:rPr>
        <w:t>: Telephony Vendor, Salesforce Integration Consultant, Sales Ops.</w:t>
      </w:r>
    </w:p>
    <w:p w14:paraId="6379154A" w14:textId="77777777" w:rsidR="005979B0" w:rsidRDefault="00116867">
      <w:pPr>
        <w:pStyle w:val="Heading3"/>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3. WhatsApp Integration</w:t>
      </w:r>
    </w:p>
    <w:p w14:paraId="40DB49CC" w14:textId="77777777" w:rsidR="005979B0" w:rsidRDefault="00116867">
      <w:pPr>
        <w:numPr>
          <w:ilvl w:val="0"/>
          <w:numId w:val="112"/>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Purpose</w:t>
      </w:r>
      <w:r>
        <w:rPr>
          <w:rFonts w:ascii="Times New Roman" w:eastAsia="Times New Roman" w:hAnsi="Times New Roman" w:cs="Times New Roman"/>
        </w:rPr>
        <w:t>: Capture leads, send quotes/orders details.</w:t>
      </w:r>
    </w:p>
    <w:p w14:paraId="72CF2F3D" w14:textId="77777777" w:rsidR="005979B0" w:rsidRDefault="00116867">
      <w:pPr>
        <w:numPr>
          <w:ilvl w:val="0"/>
          <w:numId w:val="112"/>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Discussion Points</w:t>
      </w:r>
      <w:r>
        <w:rPr>
          <w:rFonts w:ascii="Times New Roman" w:eastAsia="Times New Roman" w:hAnsi="Times New Roman" w:cs="Times New Roman"/>
        </w:rPr>
        <w:t>:</w:t>
      </w:r>
    </w:p>
    <w:p w14:paraId="6A04A3CF" w14:textId="77777777" w:rsidR="005979B0" w:rsidRDefault="00116867">
      <w:pPr>
        <w:numPr>
          <w:ilvl w:val="1"/>
          <w:numId w:val="112"/>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Vendor selection (</w:t>
      </w:r>
      <w:proofErr w:type="spellStart"/>
      <w:r>
        <w:rPr>
          <w:rFonts w:ascii="Times New Roman" w:eastAsia="Times New Roman" w:hAnsi="Times New Roman" w:cs="Times New Roman"/>
          <w:lang w:val="en-US"/>
        </w:rPr>
        <w:t>Twilio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Gupshup</w:t>
      </w:r>
      <w:proofErr w:type="spellEnd"/>
      <w:r>
        <w:rPr>
          <w:rFonts w:ascii="Times New Roman" w:eastAsia="Times New Roman" w:hAnsi="Times New Roman" w:cs="Times New Roman"/>
          <w:lang w:val="en-US"/>
        </w:rPr>
        <w:t>, WATI, etc.).</w:t>
      </w:r>
    </w:p>
    <w:p w14:paraId="469B7292" w14:textId="77777777" w:rsidR="005979B0" w:rsidRDefault="00116867">
      <w:pPr>
        <w:numPr>
          <w:ilvl w:val="1"/>
          <w:numId w:val="11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API type (REST / </w:t>
      </w:r>
      <w:proofErr w:type="spellStart"/>
      <w:r>
        <w:rPr>
          <w:rFonts w:ascii="Times New Roman" w:eastAsia="Times New Roman" w:hAnsi="Times New Roman" w:cs="Times New Roman"/>
        </w:rPr>
        <w:t>Webhooks</w:t>
      </w:r>
      <w:proofErr w:type="spellEnd"/>
      <w:r>
        <w:rPr>
          <w:rFonts w:ascii="Times New Roman" w:eastAsia="Times New Roman" w:hAnsi="Times New Roman" w:cs="Times New Roman"/>
        </w:rPr>
        <w:t>).</w:t>
      </w:r>
    </w:p>
    <w:p w14:paraId="55FDE72F" w14:textId="77777777" w:rsidR="005979B0" w:rsidRDefault="00116867">
      <w:pPr>
        <w:numPr>
          <w:ilvl w:val="1"/>
          <w:numId w:val="11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Approved WhatsApp templates for outbound messaging.</w:t>
      </w:r>
    </w:p>
    <w:p w14:paraId="276AB179" w14:textId="77777777" w:rsidR="005979B0" w:rsidRDefault="00116867">
      <w:pPr>
        <w:numPr>
          <w:ilvl w:val="1"/>
          <w:numId w:val="11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Campaign </w:t>
      </w:r>
      <w:proofErr w:type="gramStart"/>
      <w:r>
        <w:rPr>
          <w:rFonts w:ascii="Times New Roman" w:eastAsia="Times New Roman" w:hAnsi="Times New Roman" w:cs="Times New Roman"/>
        </w:rPr>
        <w:t>response(</w:t>
      </w:r>
      <w:proofErr w:type="gramEnd"/>
      <w:r>
        <w:rPr>
          <w:rFonts w:ascii="Times New Roman" w:eastAsia="Times New Roman" w:hAnsi="Times New Roman" w:cs="Times New Roman"/>
        </w:rPr>
        <w:t>leads) logging in Salesforce.</w:t>
      </w:r>
    </w:p>
    <w:p w14:paraId="0F0BB362" w14:textId="77777777" w:rsidR="005979B0" w:rsidRDefault="00116867">
      <w:pPr>
        <w:numPr>
          <w:ilvl w:val="1"/>
          <w:numId w:val="112"/>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File/PDF support for Quotes.</w:t>
      </w:r>
    </w:p>
    <w:p w14:paraId="645C7E65" w14:textId="77777777" w:rsidR="005979B0" w:rsidRDefault="00116867">
      <w:pPr>
        <w:numPr>
          <w:ilvl w:val="0"/>
          <w:numId w:val="112"/>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Stakeholders</w:t>
      </w:r>
      <w:r>
        <w:rPr>
          <w:rFonts w:ascii="Times New Roman" w:eastAsia="Times New Roman" w:hAnsi="Times New Roman" w:cs="Times New Roman"/>
        </w:rPr>
        <w:t>: WhatsApp Vendor, Salesforce Integration Consultant, Marketing Team.</w:t>
      </w:r>
    </w:p>
    <w:p w14:paraId="6890658A" w14:textId="77777777" w:rsidR="005979B0" w:rsidRDefault="00116867">
      <w:pPr>
        <w:pStyle w:val="Heading3"/>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t>4. Service Application Integration</w:t>
      </w:r>
    </w:p>
    <w:p w14:paraId="1473C0AF" w14:textId="77777777" w:rsidR="005979B0" w:rsidRDefault="00116867">
      <w:pPr>
        <w:numPr>
          <w:ilvl w:val="0"/>
          <w:numId w:val="113"/>
        </w:numPr>
        <w:spacing w:beforeAutospacing="1" w:afterAutospacing="1"/>
        <w:jc w:val="both"/>
        <w:rPr>
          <w:rFonts w:ascii="Times New Roman" w:eastAsia="Times New Roman" w:hAnsi="Times New Roman" w:cs="Times New Roman"/>
          <w:lang w:val="en-US"/>
        </w:rPr>
      </w:pPr>
      <w:r>
        <w:rPr>
          <w:rStyle w:val="Strong"/>
          <w:rFonts w:ascii="Times New Roman" w:eastAsia="Times New Roman" w:hAnsi="Times New Roman" w:cs="Times New Roman"/>
          <w:lang w:val="en-US"/>
        </w:rPr>
        <w:t>Purpose</w:t>
      </w:r>
      <w:r>
        <w:rPr>
          <w:rFonts w:ascii="Times New Roman" w:eastAsia="Times New Roman" w:hAnsi="Times New Roman" w:cs="Times New Roman"/>
          <w:lang w:val="en-US"/>
        </w:rPr>
        <w:t>: Sync installation tickets and service tickets.</w:t>
      </w:r>
    </w:p>
    <w:p w14:paraId="6FE77596" w14:textId="77777777" w:rsidR="005979B0" w:rsidRDefault="00116867">
      <w:pPr>
        <w:numPr>
          <w:ilvl w:val="0"/>
          <w:numId w:val="113"/>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Discussion Points</w:t>
      </w:r>
      <w:r>
        <w:rPr>
          <w:rFonts w:ascii="Times New Roman" w:eastAsia="Times New Roman" w:hAnsi="Times New Roman" w:cs="Times New Roman"/>
        </w:rPr>
        <w:t>:</w:t>
      </w:r>
    </w:p>
    <w:p w14:paraId="76FB76D4" w14:textId="77777777" w:rsidR="005979B0" w:rsidRDefault="00116867">
      <w:pPr>
        <w:numPr>
          <w:ilvl w:val="1"/>
          <w:numId w:val="113"/>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API specifications from Service App.</w:t>
      </w:r>
    </w:p>
    <w:p w14:paraId="13814175" w14:textId="77777777" w:rsidR="005979B0" w:rsidRDefault="00116867">
      <w:pPr>
        <w:numPr>
          <w:ilvl w:val="1"/>
          <w:numId w:val="113"/>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Ticket payload fields (Installation Ticket).</w:t>
      </w:r>
    </w:p>
    <w:p w14:paraId="6A617747" w14:textId="77777777" w:rsidR="005979B0" w:rsidRDefault="00116867">
      <w:pPr>
        <w:numPr>
          <w:ilvl w:val="1"/>
          <w:numId w:val="113"/>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Status update push-back frequency.</w:t>
      </w:r>
    </w:p>
    <w:p w14:paraId="44DDAE8B" w14:textId="77777777" w:rsidR="005979B0" w:rsidRDefault="00116867">
      <w:pPr>
        <w:numPr>
          <w:ilvl w:val="1"/>
          <w:numId w:val="113"/>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Linking tickets under Customer Master in Salesforce.</w:t>
      </w:r>
    </w:p>
    <w:p w14:paraId="7199FCA4" w14:textId="77777777" w:rsidR="005979B0" w:rsidRDefault="00116867">
      <w:pPr>
        <w:numPr>
          <w:ilvl w:val="0"/>
          <w:numId w:val="113"/>
        </w:numPr>
        <w:spacing w:beforeAutospacing="1" w:afterAutospacing="1"/>
        <w:jc w:val="both"/>
        <w:rPr>
          <w:rFonts w:ascii="Times New Roman" w:eastAsia="Times New Roman" w:hAnsi="Times New Roman" w:cs="Times New Roman"/>
        </w:rPr>
      </w:pPr>
      <w:r>
        <w:rPr>
          <w:rStyle w:val="Strong"/>
          <w:rFonts w:ascii="Times New Roman" w:eastAsia="Times New Roman" w:hAnsi="Times New Roman" w:cs="Times New Roman"/>
        </w:rPr>
        <w:t>Stakeholders</w:t>
      </w:r>
      <w:r>
        <w:rPr>
          <w:rFonts w:ascii="Times New Roman" w:eastAsia="Times New Roman" w:hAnsi="Times New Roman" w:cs="Times New Roman"/>
        </w:rPr>
        <w:t>: Service App Vendor, Salesforce Integration Consultant, Cyrix Service Team.</w:t>
      </w:r>
    </w:p>
    <w:p w14:paraId="3EBB3FE4" w14:textId="77777777" w:rsidR="005979B0" w:rsidRDefault="00116867">
      <w:pPr>
        <w:pStyle w:val="Heading3"/>
        <w:jc w:val="both"/>
        <w:rPr>
          <w:rFonts w:ascii="Times New Roman" w:eastAsia="Times New Roman" w:hAnsi="Times New Roman" w:cs="Times New Roman"/>
          <w:color w:val="000000" w:themeColor="text1"/>
          <w:sz w:val="27"/>
          <w:szCs w:val="27"/>
        </w:rPr>
      </w:pPr>
      <w:r>
        <w:rPr>
          <w:rFonts w:ascii="Times New Roman" w:eastAsia="Times New Roman" w:hAnsi="Times New Roman" w:cs="Times New Roman"/>
          <w:color w:val="000000" w:themeColor="text1"/>
          <w:sz w:val="27"/>
          <w:szCs w:val="27"/>
        </w:rPr>
        <w:lastRenderedPageBreak/>
        <w:t>Common Integration Considerations</w:t>
      </w:r>
    </w:p>
    <w:p w14:paraId="6D495AA0" w14:textId="77777777" w:rsidR="005979B0" w:rsidRDefault="00116867">
      <w:pPr>
        <w:numPr>
          <w:ilvl w:val="0"/>
          <w:numId w:val="11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 xml:space="preserve">API authentication (OAuth, Basic </w:t>
      </w:r>
      <w:proofErr w:type="spellStart"/>
      <w:r>
        <w:rPr>
          <w:rFonts w:ascii="Times New Roman" w:eastAsia="Times New Roman" w:hAnsi="Times New Roman" w:cs="Times New Roman"/>
        </w:rPr>
        <w:t>Auth</w:t>
      </w:r>
      <w:proofErr w:type="spellEnd"/>
      <w:r>
        <w:rPr>
          <w:rFonts w:ascii="Times New Roman" w:eastAsia="Times New Roman" w:hAnsi="Times New Roman" w:cs="Times New Roman"/>
        </w:rPr>
        <w:t>, Key-based).</w:t>
      </w:r>
    </w:p>
    <w:p w14:paraId="4EDEA402" w14:textId="77777777" w:rsidR="005979B0" w:rsidRDefault="00116867">
      <w:pPr>
        <w:numPr>
          <w:ilvl w:val="0"/>
          <w:numId w:val="11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Error handling &amp; retry logic.</w:t>
      </w:r>
    </w:p>
    <w:p w14:paraId="517602F6" w14:textId="77777777" w:rsidR="005979B0" w:rsidRDefault="00116867">
      <w:pPr>
        <w:numPr>
          <w:ilvl w:val="0"/>
          <w:numId w:val="114"/>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Data ownership (which system is source of truth).</w:t>
      </w:r>
    </w:p>
    <w:p w14:paraId="28A006DC" w14:textId="77777777" w:rsidR="005979B0" w:rsidRDefault="00116867">
      <w:pPr>
        <w:numPr>
          <w:ilvl w:val="0"/>
          <w:numId w:val="114"/>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Logging &amp; monitoring of integrations.</w:t>
      </w:r>
    </w:p>
    <w:p w14:paraId="2FCBEBFE" w14:textId="77777777" w:rsidR="005979B0" w:rsidRDefault="00116867">
      <w:pPr>
        <w:numPr>
          <w:ilvl w:val="0"/>
          <w:numId w:val="114"/>
        </w:numPr>
        <w:spacing w:beforeAutospacing="1" w:afterAutospacing="1"/>
        <w:jc w:val="both"/>
        <w:rPr>
          <w:rFonts w:ascii="Times New Roman" w:eastAsia="Times New Roman" w:hAnsi="Times New Roman" w:cs="Times New Roman"/>
          <w:lang w:val="en-US"/>
        </w:rPr>
      </w:pPr>
      <w:r>
        <w:rPr>
          <w:rFonts w:ascii="Times New Roman" w:eastAsia="Times New Roman" w:hAnsi="Times New Roman" w:cs="Times New Roman"/>
          <w:lang w:val="en-US"/>
        </w:rPr>
        <w:t>Sync frequency (Daily, Hourly, Real-time).</w:t>
      </w:r>
    </w:p>
    <w:p w14:paraId="24472B30" w14:textId="77777777" w:rsidR="005979B0" w:rsidRDefault="00116867">
      <w:pPr>
        <w:numPr>
          <w:ilvl w:val="0"/>
          <w:numId w:val="114"/>
        </w:numPr>
        <w:spacing w:beforeAutospacing="1" w:afterAutospacing="1"/>
        <w:jc w:val="both"/>
        <w:rPr>
          <w:rFonts w:ascii="Times New Roman" w:eastAsia="Times New Roman" w:hAnsi="Times New Roman" w:cs="Times New Roman"/>
        </w:rPr>
      </w:pPr>
      <w:r>
        <w:rPr>
          <w:rFonts w:ascii="Times New Roman" w:eastAsia="Times New Roman" w:hAnsi="Times New Roman" w:cs="Times New Roman"/>
        </w:rPr>
        <w:t>Data Format (JSON, XML, etc.)</w:t>
      </w:r>
    </w:p>
    <w:p w14:paraId="2FA2804C" w14:textId="77777777" w:rsidR="005979B0" w:rsidRDefault="005979B0">
      <w:pPr>
        <w:rPr>
          <w:rFonts w:ascii="Times New Roman" w:hAnsi="Times New Roman" w:cs="Times New Roman"/>
          <w:b/>
          <w:u w:val="single"/>
        </w:rPr>
      </w:pPr>
    </w:p>
    <w:p w14:paraId="3A5C2434" w14:textId="77777777" w:rsidR="005979B0" w:rsidRDefault="00116867">
      <w:pPr>
        <w:rPr>
          <w:rFonts w:ascii="Times New Roman" w:hAnsi="Times New Roman" w:cs="Times New Roman"/>
          <w:b/>
          <w:u w:val="single"/>
          <w:lang w:val="en-US"/>
        </w:rPr>
      </w:pPr>
      <w:r>
        <w:rPr>
          <w:rFonts w:ascii="Times New Roman" w:hAnsi="Times New Roman" w:cs="Times New Roman"/>
          <w:b/>
          <w:u w:val="single"/>
        </w:rPr>
        <w:t>Note:</w:t>
      </w:r>
    </w:p>
    <w:p w14:paraId="5067A5CD" w14:textId="77777777" w:rsidR="005979B0" w:rsidRDefault="00116867">
      <w:pPr>
        <w:pStyle w:val="ListParagraph"/>
        <w:numPr>
          <w:ilvl w:val="0"/>
          <w:numId w:val="115"/>
        </w:numPr>
        <w:rPr>
          <w:rFonts w:ascii="Times New Roman" w:hAnsi="Times New Roman" w:cs="Times New Roman"/>
          <w:lang w:val="en-US"/>
        </w:rPr>
      </w:pPr>
      <w:r>
        <w:rPr>
          <w:rFonts w:ascii="Times New Roman" w:hAnsi="Times New Roman" w:cs="Times New Roman"/>
          <w:lang w:val="en-US"/>
        </w:rPr>
        <w:t>Cyrix team to specify if any other fields are missed out mention or if any fields needs to be made as mandatory/ optional before starting with the implementations.</w:t>
      </w:r>
    </w:p>
    <w:p w14:paraId="5922D95C" w14:textId="77777777" w:rsidR="005979B0" w:rsidRDefault="005979B0">
      <w:pPr>
        <w:pStyle w:val="ListParagraph"/>
        <w:ind w:left="0"/>
        <w:rPr>
          <w:rFonts w:ascii="Times New Roman" w:hAnsi="Times New Roman" w:cs="Times New Roman"/>
        </w:rPr>
      </w:pPr>
    </w:p>
    <w:p w14:paraId="280065B6" w14:textId="77777777" w:rsidR="005979B0" w:rsidRDefault="005979B0">
      <w:pPr>
        <w:pStyle w:val="ListParagraph"/>
        <w:ind w:left="0"/>
        <w:rPr>
          <w:rFonts w:ascii="Times New Roman" w:hAnsi="Times New Roman" w:cs="Times New Roman"/>
        </w:rPr>
      </w:pPr>
    </w:p>
    <w:p w14:paraId="1F6E5095" w14:textId="77777777" w:rsidR="005979B0" w:rsidRDefault="00116867">
      <w:pPr>
        <w:pStyle w:val="ListParagraph"/>
        <w:ind w:left="0"/>
        <w:rPr>
          <w:rFonts w:ascii="Times New Roman" w:hAnsi="Times New Roman" w:cs="Times New Roman"/>
        </w:rPr>
      </w:pPr>
      <w:ins w:id="450" w:author="Manoj V Menon" w:date="2025-09-25T10:10:00Z">
        <w:r>
          <w:rPr>
            <w:rFonts w:ascii="Times New Roman" w:hAnsi="Times New Roman" w:cs="Times New Roman"/>
          </w:rPr>
          <w:t xml:space="preserve">KPI &amp; INCENTIVE MODULES TO BE </w:t>
        </w:r>
        <w:commentRangeStart w:id="451"/>
        <w:r>
          <w:rPr>
            <w:rFonts w:ascii="Times New Roman" w:hAnsi="Times New Roman" w:cs="Times New Roman"/>
          </w:rPr>
          <w:t>CREATED</w:t>
        </w:r>
      </w:ins>
      <w:commentRangeEnd w:id="451"/>
      <w:r w:rsidR="009D1C79">
        <w:rPr>
          <w:rStyle w:val="CommentReference"/>
          <w:rFonts w:ascii="Times New Roman" w:hAnsi="Times New Roman" w:cs="Times New Roman"/>
          <w:sz w:val="22"/>
          <w:szCs w:val="22"/>
        </w:rPr>
        <w:commentReference w:id="451"/>
      </w:r>
      <w:ins w:id="452" w:author="Manoj V Menon" w:date="2025-09-25T10:10:00Z">
        <w:r>
          <w:rPr>
            <w:rFonts w:ascii="Times New Roman" w:hAnsi="Times New Roman" w:cs="Times New Roman"/>
          </w:rPr>
          <w:t>.</w:t>
        </w:r>
      </w:ins>
    </w:p>
    <w:p w14:paraId="226BB26E" w14:textId="77777777" w:rsidR="001F39BF" w:rsidRDefault="001F39BF">
      <w:pPr>
        <w:jc w:val="center"/>
        <w:rPr>
          <w:rFonts w:ascii="Times New Roman" w:hAnsi="Times New Roman" w:cs="Times New Roman"/>
          <w:color w:val="FF0000"/>
        </w:rPr>
      </w:pPr>
    </w:p>
    <w:p w14:paraId="18A8DF49" w14:textId="77777777" w:rsidR="001F39BF" w:rsidRDefault="001F39BF">
      <w:pPr>
        <w:jc w:val="center"/>
        <w:rPr>
          <w:rFonts w:ascii="Times New Roman" w:hAnsi="Times New Roman" w:cs="Times New Roman"/>
          <w:color w:val="FF0000"/>
        </w:rPr>
      </w:pPr>
    </w:p>
    <w:p w14:paraId="3F9FAE31" w14:textId="77777777" w:rsidR="005979B0" w:rsidRDefault="00116867">
      <w:pPr>
        <w:jc w:val="center"/>
        <w:rPr>
          <w:rFonts w:ascii="Times New Roman" w:hAnsi="Times New Roman" w:cs="Times New Roman"/>
          <w:color w:val="FF0000"/>
        </w:rPr>
      </w:pPr>
      <w:r>
        <w:rPr>
          <w:rFonts w:ascii="Times New Roman" w:hAnsi="Times New Roman" w:cs="Times New Roman"/>
          <w:color w:val="FF0000"/>
        </w:rPr>
        <w:t>**End of the document**</w:t>
      </w:r>
    </w:p>
    <w:sectPr w:rsidR="005979B0">
      <w:headerReference w:type="default" r:id="rId16"/>
      <w:pgSz w:w="11906" w:h="16838"/>
      <w:pgMar w:top="1440" w:right="1800" w:bottom="1440" w:left="1800" w:header="720" w:footer="720" w:gutter="0"/>
      <w:pgNumType w:start="0"/>
      <w:cols w:space="720"/>
      <w:titlePg/>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5" w:author="User" w:date="2026-03-11T17:27:00Z" w:initials="U">
    <w:p w14:paraId="6C300741" w14:textId="0E003E3A" w:rsidR="00FB7FE2" w:rsidRDefault="00FB7FE2">
      <w:pPr>
        <w:pStyle w:val="CommentText"/>
      </w:pPr>
      <w:r>
        <w:rPr>
          <w:rStyle w:val="CommentReference"/>
        </w:rPr>
        <w:annotationRef/>
      </w:r>
      <w:r>
        <w:t>Opportunity type is a picklist field and no change in the flow based on the type selected</w:t>
      </w:r>
    </w:p>
  </w:comment>
  <w:comment w:id="36" w:author="Jeevan Joy Pious" w:date="2026-03-19T11:56:00Z" w:initials="JJ">
    <w:p w14:paraId="28643DED" w14:textId="77777777" w:rsidR="00FB7FE2" w:rsidRDefault="00FB7FE2" w:rsidP="00DB7553">
      <w:pPr>
        <w:pStyle w:val="CommentText"/>
      </w:pPr>
      <w:r>
        <w:rPr>
          <w:rStyle w:val="CommentReference"/>
        </w:rPr>
        <w:annotationRef/>
      </w:r>
      <w:r>
        <w:rPr>
          <w:lang w:val="en-IN"/>
        </w:rPr>
        <w:t>Flow may be change based on the product/ vertical</w:t>
      </w:r>
    </w:p>
  </w:comment>
  <w:comment w:id="37" w:author="User" w:date="2026-03-23T12:10:00Z" w:initials="U">
    <w:p w14:paraId="745B4793" w14:textId="2E8F5508" w:rsidR="00FB7FE2" w:rsidRDefault="00FB7FE2">
      <w:pPr>
        <w:pStyle w:val="CommentText"/>
      </w:pPr>
      <w:r>
        <w:rPr>
          <w:rStyle w:val="CommentReference"/>
        </w:rPr>
        <w:annotationRef/>
      </w:r>
      <w:r>
        <w:t>Flow changes means?</w:t>
      </w:r>
    </w:p>
    <w:p w14:paraId="4BBDE235" w14:textId="5B319AA7" w:rsidR="00FB7FE2" w:rsidRDefault="00FB7FE2">
      <w:pPr>
        <w:pStyle w:val="CommentText"/>
      </w:pPr>
      <w:r>
        <w:t>Fields will change or what exactly it is need clarification before starting with implementation?</w:t>
      </w:r>
    </w:p>
  </w:comment>
  <w:comment w:id="43" w:author="User" w:date="2026-03-11T17:31:00Z" w:initials="U">
    <w:p w14:paraId="0FD11DCF" w14:textId="43707AFE" w:rsidR="00FB7FE2" w:rsidRDefault="00FB7FE2">
      <w:pPr>
        <w:pStyle w:val="CommentText"/>
      </w:pPr>
      <w:r>
        <w:rPr>
          <w:rStyle w:val="CommentReference"/>
        </w:rPr>
        <w:annotationRef/>
      </w:r>
      <w:r>
        <w:t>Provide/ enter list of document name, so same names will be added on the screen</w:t>
      </w:r>
    </w:p>
  </w:comment>
  <w:comment w:id="44" w:author="Jeevan Joy Pious" w:date="2026-03-19T11:59:00Z" w:initials="JJ">
    <w:p w14:paraId="40731B1B" w14:textId="77777777" w:rsidR="00FB7FE2" w:rsidRDefault="00FB7FE2" w:rsidP="00E16A53">
      <w:pPr>
        <w:pStyle w:val="CommentText"/>
      </w:pPr>
      <w:r>
        <w:rPr>
          <w:rStyle w:val="CommentReference"/>
        </w:rPr>
        <w:annotationRef/>
      </w:r>
      <w:r>
        <w:rPr>
          <w:lang w:val="en-IN"/>
        </w:rPr>
        <w:t xml:space="preserve">Document of WO, PO; Cheque, DD, Cash, UPI </w:t>
      </w:r>
      <w:proofErr w:type="spellStart"/>
      <w:r>
        <w:rPr>
          <w:lang w:val="en-IN"/>
        </w:rPr>
        <w:t>etc</w:t>
      </w:r>
      <w:proofErr w:type="spellEnd"/>
      <w:r>
        <w:rPr>
          <w:lang w:val="en-IN"/>
        </w:rPr>
        <w:t xml:space="preserve">; </w:t>
      </w:r>
    </w:p>
  </w:comment>
  <w:comment w:id="51" w:author="User" w:date="2025-11-27T18:17:00Z" w:initials="U">
    <w:p w14:paraId="7E3CD4AF" w14:textId="437B80AE" w:rsidR="00FB7FE2" w:rsidRDefault="00FB7FE2">
      <w:pPr>
        <w:pStyle w:val="CommentText"/>
      </w:pPr>
      <w:r>
        <w:rPr>
          <w:rStyle w:val="CommentReference"/>
        </w:rPr>
        <w:annotationRef/>
      </w:r>
      <w:r>
        <w:t>Can be added but need to discuss, need more details. ON scenario it should be sent to CFO?</w:t>
      </w:r>
    </w:p>
  </w:comment>
  <w:comment w:id="52" w:author="Jeevan Joy Pious" w:date="2026-03-19T12:06:00Z" w:initials="JJ">
    <w:p w14:paraId="3A1411A2" w14:textId="2FD4F0A1" w:rsidR="00FB7FE2" w:rsidRDefault="00FB7FE2" w:rsidP="00713AD5">
      <w:pPr>
        <w:pStyle w:val="CommentText"/>
      </w:pPr>
      <w:r>
        <w:rPr>
          <w:rStyle w:val="CommentReference"/>
        </w:rPr>
        <w:annotationRef/>
      </w:r>
      <w:r>
        <w:rPr>
          <w:lang w:val="en-IN"/>
        </w:rPr>
        <w:t xml:space="preserve">Exceptional case,  </w:t>
      </w:r>
    </w:p>
  </w:comment>
  <w:comment w:id="60" w:author="User" w:date="2026-03-11T17:40:00Z" w:initials="U">
    <w:p w14:paraId="534F278B" w14:textId="77777777" w:rsidR="00FB7FE2" w:rsidRDefault="00FB7FE2" w:rsidP="0026613D">
      <w:pPr>
        <w:pStyle w:val="CommentText"/>
      </w:pPr>
      <w:r>
        <w:rPr>
          <w:rStyle w:val="CommentReference"/>
        </w:rPr>
        <w:annotationRef/>
      </w:r>
      <w:r>
        <w:t xml:space="preserve">Here requirement field is not there on lead and vertical will be more </w:t>
      </w:r>
      <w:proofErr w:type="spellStart"/>
      <w:r>
        <w:t>revelent</w:t>
      </w:r>
      <w:proofErr w:type="spellEnd"/>
    </w:p>
  </w:comment>
  <w:comment w:id="61" w:author="Jeevan Joy Pious" w:date="2026-03-19T10:56:00Z" w:initials="JJ">
    <w:p w14:paraId="407C0F04" w14:textId="77777777" w:rsidR="00FB7FE2" w:rsidRDefault="00FB7FE2" w:rsidP="0067332A">
      <w:pPr>
        <w:pStyle w:val="CommentText"/>
      </w:pPr>
      <w:r>
        <w:rPr>
          <w:rStyle w:val="CommentReference"/>
        </w:rPr>
        <w:annotationRef/>
      </w:r>
      <w:r>
        <w:rPr>
          <w:lang w:val="en-IN"/>
        </w:rPr>
        <w:t xml:space="preserve">Company Name + Vertical + Product </w:t>
      </w:r>
      <w:proofErr w:type="spellStart"/>
      <w:r>
        <w:rPr>
          <w:lang w:val="en-IN"/>
        </w:rPr>
        <w:t>Eg</w:t>
      </w:r>
      <w:proofErr w:type="spellEnd"/>
      <w:r>
        <w:rPr>
          <w:lang w:val="en-IN"/>
        </w:rPr>
        <w:t xml:space="preserve">: Aster </w:t>
      </w:r>
      <w:proofErr w:type="spellStart"/>
      <w:r>
        <w:rPr>
          <w:lang w:val="en-IN"/>
        </w:rPr>
        <w:t>Medicity</w:t>
      </w:r>
      <w:proofErr w:type="spellEnd"/>
      <w:r>
        <w:rPr>
          <w:lang w:val="en-IN"/>
        </w:rPr>
        <w:t xml:space="preserve"> </w:t>
      </w:r>
      <w:proofErr w:type="spellStart"/>
      <w:r>
        <w:rPr>
          <w:lang w:val="en-IN"/>
        </w:rPr>
        <w:t>Aurum</w:t>
      </w:r>
      <w:proofErr w:type="spellEnd"/>
      <w:r>
        <w:rPr>
          <w:lang w:val="en-IN"/>
        </w:rPr>
        <w:t xml:space="preserve"> MRI</w:t>
      </w:r>
    </w:p>
  </w:comment>
  <w:comment w:id="92" w:author="User" w:date="2025-11-27T18:29:00Z" w:initials="U">
    <w:p w14:paraId="445EEA82" w14:textId="1C929891" w:rsidR="00FB7FE2" w:rsidRDefault="00FB7FE2">
      <w:pPr>
        <w:pStyle w:val="CommentText"/>
      </w:pPr>
      <w:r>
        <w:rPr>
          <w:rStyle w:val="CommentReference"/>
        </w:rPr>
        <w:annotationRef/>
      </w:r>
      <w:r>
        <w:t>If SAP can pass these values we can create these fields and store on Salesforce</w:t>
      </w:r>
    </w:p>
  </w:comment>
  <w:comment w:id="93" w:author="Jeevan Joy Pious" w:date="2026-03-19T16:00:00Z" w:initials="JJ">
    <w:p w14:paraId="0EDAEE6B" w14:textId="77777777" w:rsidR="00FB7FE2" w:rsidRDefault="00FB7FE2" w:rsidP="00C72A00">
      <w:pPr>
        <w:pStyle w:val="CommentText"/>
      </w:pPr>
      <w:r>
        <w:rPr>
          <w:rStyle w:val="CommentReference"/>
        </w:rPr>
        <w:annotationRef/>
      </w:r>
      <w:r>
        <w:rPr>
          <w:lang w:val="en-IN"/>
        </w:rPr>
        <w:t>OK</w:t>
      </w:r>
    </w:p>
  </w:comment>
  <w:comment w:id="95" w:author="User" w:date="2026-03-11T17:51:00Z" w:initials="U">
    <w:p w14:paraId="7F26605A" w14:textId="3A597217" w:rsidR="00FB7FE2" w:rsidRDefault="00FB7FE2">
      <w:pPr>
        <w:pStyle w:val="CommentText"/>
      </w:pPr>
      <w:r>
        <w:rPr>
          <w:rStyle w:val="CommentReference"/>
        </w:rPr>
        <w:annotationRef/>
      </w:r>
      <w:r>
        <w:t xml:space="preserve">Picklist is not required as the data flows from ERP to SFDC, if it is picklist in case new picklist is created on ERP, same need </w:t>
      </w:r>
      <w:proofErr w:type="spellStart"/>
      <w:r>
        <w:t>sto</w:t>
      </w:r>
      <w:proofErr w:type="spellEnd"/>
      <w:r>
        <w:t xml:space="preserve"> be created to SFDC also. Which will manual effort. So not required for picklist text is suggested.</w:t>
      </w:r>
    </w:p>
  </w:comment>
  <w:comment w:id="96" w:author="Jeevan Joy Pious" w:date="2026-03-19T17:20:00Z" w:initials="JJ">
    <w:p w14:paraId="06E3FBAB" w14:textId="77777777" w:rsidR="00FB7FE2" w:rsidRDefault="00FB7FE2" w:rsidP="004651B6">
      <w:pPr>
        <w:pStyle w:val="CommentText"/>
      </w:pPr>
      <w:r>
        <w:rPr>
          <w:rStyle w:val="CommentReference"/>
        </w:rPr>
        <w:annotationRef/>
      </w:r>
      <w:r>
        <w:rPr>
          <w:lang w:val="en-IN"/>
        </w:rPr>
        <w:t>Vertical is available in SAP</w:t>
      </w:r>
    </w:p>
  </w:comment>
  <w:comment w:id="102" w:author="User" w:date="2026-03-11T17:53:00Z" w:initials="U">
    <w:p w14:paraId="147AA3EA" w14:textId="31EA7156" w:rsidR="00FB7FE2" w:rsidRDefault="00FB7FE2">
      <w:pPr>
        <w:pStyle w:val="CommentText"/>
      </w:pPr>
      <w:r>
        <w:rPr>
          <w:rStyle w:val="CommentReference"/>
        </w:rPr>
        <w:annotationRef/>
      </w:r>
      <w:r>
        <w:t xml:space="preserve">Values of UOM will be </w:t>
      </w:r>
      <w:proofErr w:type="spellStart"/>
      <w:r>
        <w:t>feteched</w:t>
      </w:r>
      <w:proofErr w:type="spellEnd"/>
      <w:r>
        <w:t xml:space="preserve"> from ERP to SFDC. </w:t>
      </w:r>
    </w:p>
  </w:comment>
  <w:comment w:id="103" w:author="Jeevan Joy Pious" w:date="2026-03-19T12:25:00Z" w:initials="JJ">
    <w:p w14:paraId="47206906" w14:textId="77777777" w:rsidR="00FB7FE2" w:rsidRDefault="00FB7FE2" w:rsidP="00DE3E5C">
      <w:pPr>
        <w:pStyle w:val="CommentText"/>
      </w:pPr>
      <w:r>
        <w:rPr>
          <w:rStyle w:val="CommentReference"/>
        </w:rPr>
        <w:annotationRef/>
      </w:r>
      <w:r>
        <w:rPr>
          <w:lang w:val="en-IN"/>
        </w:rPr>
        <w:t>Yes</w:t>
      </w:r>
    </w:p>
  </w:comment>
  <w:comment w:id="109" w:author="User" w:date="2026-03-11T18:03:00Z" w:initials="U">
    <w:p w14:paraId="551EDCAE" w14:textId="7E075632" w:rsidR="00FB7FE2" w:rsidRDefault="00FB7FE2">
      <w:pPr>
        <w:pStyle w:val="CommentText"/>
      </w:pPr>
      <w:r>
        <w:rPr>
          <w:rStyle w:val="CommentReference"/>
        </w:rPr>
        <w:annotationRef/>
      </w:r>
      <w:r>
        <w:t>Need confirmation, instead we can show both active and inactive products on salesforce with status, because if the quote is created with active products and later product marked as “Inactive” in that scenario quotes history will still intact</w:t>
      </w:r>
    </w:p>
  </w:comment>
  <w:comment w:id="110" w:author="Jeevan Joy Pious" w:date="2026-03-19T12:28:00Z" w:initials="JJ">
    <w:p w14:paraId="64FBC824" w14:textId="77777777" w:rsidR="00FB7FE2" w:rsidRDefault="00FB7FE2" w:rsidP="00E94943">
      <w:pPr>
        <w:pStyle w:val="CommentText"/>
      </w:pPr>
      <w:r>
        <w:rPr>
          <w:rStyle w:val="CommentReference"/>
        </w:rPr>
        <w:annotationRef/>
      </w:r>
      <w:r>
        <w:rPr>
          <w:lang w:val="en-IN"/>
        </w:rPr>
        <w:t>What is Active and Inactive Products? If Stock, Non Stock product must visible.</w:t>
      </w:r>
    </w:p>
  </w:comment>
  <w:comment w:id="131" w:author="User" w:date="2026-03-11T18:05:00Z" w:initials="U">
    <w:p w14:paraId="7387E5A6" w14:textId="612CA797" w:rsidR="00FB7FE2" w:rsidRDefault="00FB7FE2">
      <w:pPr>
        <w:pStyle w:val="CommentText"/>
      </w:pPr>
      <w:r>
        <w:rPr>
          <w:rStyle w:val="CommentReference"/>
        </w:rPr>
        <w:annotationRef/>
      </w:r>
      <w:r>
        <w:t>During the SAP discussion it is confirmed that HSN code will be sent along with product, so need clarity will TAX% also will be sent along with product pay load??</w:t>
      </w:r>
    </w:p>
  </w:comment>
  <w:comment w:id="132" w:author="Jeevan Joy Pious" w:date="2026-03-19T12:28:00Z" w:initials="JJ">
    <w:p w14:paraId="73EC35A4" w14:textId="77777777" w:rsidR="00FB7FE2" w:rsidRDefault="00FB7FE2" w:rsidP="003766B8">
      <w:pPr>
        <w:pStyle w:val="CommentText"/>
      </w:pPr>
      <w:r>
        <w:rPr>
          <w:rStyle w:val="CommentReference"/>
        </w:rPr>
        <w:annotationRef/>
      </w:r>
      <w:r>
        <w:rPr>
          <w:lang w:val="en-IN"/>
        </w:rPr>
        <w:t>Tax available in item master</w:t>
      </w:r>
    </w:p>
  </w:comment>
  <w:comment w:id="138" w:author="User" w:date="2026-03-11T18:21:00Z" w:initials="U">
    <w:p w14:paraId="483DC218" w14:textId="554E5F08" w:rsidR="00FB7FE2" w:rsidRDefault="00FB7FE2">
      <w:pPr>
        <w:pStyle w:val="CommentText"/>
      </w:pPr>
      <w:r>
        <w:rPr>
          <w:rStyle w:val="CommentReference"/>
        </w:rPr>
        <w:annotationRef/>
      </w:r>
      <w:r>
        <w:t xml:space="preserve">Need confirmation, is this approval required? </w:t>
      </w:r>
    </w:p>
  </w:comment>
  <w:comment w:id="139" w:author="Jeevan Joy Pious" w:date="2026-03-19T12:30:00Z" w:initials="JJ">
    <w:p w14:paraId="33303BA6" w14:textId="77777777" w:rsidR="00FB7FE2" w:rsidRDefault="00FB7FE2" w:rsidP="003A29DD">
      <w:pPr>
        <w:pStyle w:val="CommentText"/>
      </w:pPr>
      <w:r>
        <w:rPr>
          <w:rStyle w:val="CommentReference"/>
        </w:rPr>
        <w:annotationRef/>
      </w:r>
      <w:r>
        <w:rPr>
          <w:lang w:val="en-IN"/>
        </w:rPr>
        <w:t>Need clarification for this point. If product is not available so required approval for purchase?</w:t>
      </w:r>
    </w:p>
  </w:comment>
  <w:comment w:id="164" w:author="User" w:date="2026-03-11T18:23:00Z" w:initials="U">
    <w:p w14:paraId="4B46FA15" w14:textId="2237AB31" w:rsidR="00FB7FE2" w:rsidRDefault="00FB7FE2">
      <w:pPr>
        <w:pStyle w:val="CommentText"/>
      </w:pPr>
      <w:r>
        <w:rPr>
          <w:rStyle w:val="CommentReference"/>
        </w:rPr>
        <w:annotationRef/>
      </w:r>
      <w:r>
        <w:t xml:space="preserve">HSN Master separate </w:t>
      </w:r>
      <w:proofErr w:type="spellStart"/>
      <w:r>
        <w:t>intgeration</w:t>
      </w:r>
      <w:proofErr w:type="spellEnd"/>
      <w:r>
        <w:t xml:space="preserve"> is not there, please confirm about tax</w:t>
      </w:r>
    </w:p>
  </w:comment>
  <w:comment w:id="165" w:author="Jeevan Joy Pious" w:date="2026-03-19T12:31:00Z" w:initials="JJ">
    <w:p w14:paraId="181C6A1F" w14:textId="77777777" w:rsidR="00FB7FE2" w:rsidRDefault="00FB7FE2" w:rsidP="00D46FC5">
      <w:pPr>
        <w:pStyle w:val="CommentText"/>
      </w:pPr>
      <w:r>
        <w:rPr>
          <w:rStyle w:val="CommentReference"/>
        </w:rPr>
        <w:annotationRef/>
      </w:r>
      <w:r>
        <w:rPr>
          <w:lang w:val="en-IN"/>
        </w:rPr>
        <w:t>Not required</w:t>
      </w:r>
    </w:p>
  </w:comment>
  <w:comment w:id="185" w:author="User" w:date="2026-02-03T19:38:00Z" w:initials="U">
    <w:p w14:paraId="31FCC8C4" w14:textId="72926304" w:rsidR="00FB7FE2" w:rsidRDefault="00FB7FE2">
      <w:pPr>
        <w:pStyle w:val="CommentText"/>
      </w:pPr>
      <w:r>
        <w:rPr>
          <w:rStyle w:val="CommentReference"/>
        </w:rPr>
        <w:annotationRef/>
      </w:r>
      <w:r>
        <w:t>Need explanation</w:t>
      </w:r>
    </w:p>
  </w:comment>
  <w:comment w:id="186" w:author="Jeevan Joy Pious" w:date="2026-03-19T12:32:00Z" w:initials="JJ">
    <w:p w14:paraId="16DB6884" w14:textId="77777777" w:rsidR="00FB7FE2" w:rsidRDefault="00FB7FE2" w:rsidP="00D307D5">
      <w:pPr>
        <w:pStyle w:val="CommentText"/>
      </w:pPr>
      <w:r>
        <w:rPr>
          <w:rStyle w:val="CommentReference"/>
        </w:rPr>
        <w:annotationRef/>
      </w:r>
      <w:r>
        <w:rPr>
          <w:lang w:val="en-IN"/>
        </w:rPr>
        <w:t>In a single price book different vertical will come</w:t>
      </w:r>
    </w:p>
  </w:comment>
  <w:comment w:id="212" w:author="User" w:date="2026-02-26T12:58:00Z" w:initials="U">
    <w:p w14:paraId="704CA53A" w14:textId="476B9815" w:rsidR="00FB7FE2" w:rsidRDefault="00FB7FE2">
      <w:pPr>
        <w:pStyle w:val="CommentText"/>
      </w:pPr>
      <w:r>
        <w:rPr>
          <w:rStyle w:val="CommentReference"/>
        </w:rPr>
        <w:annotationRef/>
      </w:r>
    </w:p>
  </w:comment>
  <w:comment w:id="243" w:author="User" w:date="2026-02-07T09:43:00Z" w:initials="U">
    <w:p w14:paraId="32C426CC" w14:textId="61716B8F" w:rsidR="00FB7FE2" w:rsidRDefault="00FB7FE2">
      <w:pPr>
        <w:pStyle w:val="CommentText"/>
      </w:pPr>
      <w:r>
        <w:rPr>
          <w:rStyle w:val="CommentReference"/>
        </w:rPr>
        <w:annotationRef/>
      </w:r>
      <w:r>
        <w:t xml:space="preserve">Need confirmation from client for all the </w:t>
      </w:r>
      <w:proofErr w:type="spellStart"/>
      <w:r>
        <w:t>fileds</w:t>
      </w:r>
      <w:proofErr w:type="spellEnd"/>
      <w:r>
        <w:t xml:space="preserve"> highlighted in red, whether it will be </w:t>
      </w:r>
      <w:proofErr w:type="spellStart"/>
      <w:r>
        <w:t>enetred</w:t>
      </w:r>
      <w:proofErr w:type="spellEnd"/>
      <w:r>
        <w:t xml:space="preserve"> </w:t>
      </w:r>
      <w:proofErr w:type="spellStart"/>
      <w:r>
        <w:t>maually</w:t>
      </w:r>
      <w:proofErr w:type="spellEnd"/>
      <w:r>
        <w:t xml:space="preserve"> against the text or should we pick them from any other object?</w:t>
      </w:r>
    </w:p>
  </w:comment>
  <w:comment w:id="244" w:author="Jeevan Joy Pious" w:date="2026-03-19T12:45:00Z" w:initials="JJ">
    <w:p w14:paraId="59D13163" w14:textId="77777777" w:rsidR="00FB7FE2" w:rsidRDefault="00FB7FE2" w:rsidP="0051299B">
      <w:pPr>
        <w:pStyle w:val="CommentText"/>
      </w:pPr>
      <w:r>
        <w:rPr>
          <w:rStyle w:val="CommentReference"/>
        </w:rPr>
        <w:annotationRef/>
      </w:r>
      <w:r>
        <w:rPr>
          <w:lang w:val="en-IN"/>
        </w:rPr>
        <w:t>Will add this fields in Price book</w:t>
      </w:r>
    </w:p>
  </w:comment>
  <w:comment w:id="245" w:author="User" w:date="2026-03-23T12:55:00Z" w:initials="U">
    <w:p w14:paraId="5B542D9B" w14:textId="0A01973E" w:rsidR="00FF2364" w:rsidRDefault="00FF2364">
      <w:pPr>
        <w:pStyle w:val="CommentText"/>
      </w:pPr>
      <w:r>
        <w:rPr>
          <w:rStyle w:val="CommentReference"/>
        </w:rPr>
        <w:annotationRef/>
      </w:r>
      <w:r>
        <w:t xml:space="preserve">This will be not part of price book generally and sharing the </w:t>
      </w:r>
      <w:r w:rsidR="00A91DB6">
        <w:t>document</w:t>
      </w:r>
      <w:r>
        <w:t xml:space="preserve"> with </w:t>
      </w:r>
      <w:r w:rsidR="00A91DB6">
        <w:t>manual</w:t>
      </w:r>
      <w:r>
        <w:t xml:space="preserve"> entry</w:t>
      </w:r>
      <w:r w:rsidR="00A91DB6">
        <w:t>. For document approval</w:t>
      </w:r>
      <w:r>
        <w:t xml:space="preserve"> </w:t>
      </w:r>
    </w:p>
  </w:comment>
  <w:comment w:id="336" w:author="User" w:date="2026-02-07T10:01:00Z" w:initials="U">
    <w:p w14:paraId="5B173A8B" w14:textId="4CD938C8" w:rsidR="00FB7FE2" w:rsidRDefault="00FB7FE2">
      <w:pPr>
        <w:pStyle w:val="CommentText"/>
      </w:pPr>
      <w:r>
        <w:rPr>
          <w:rStyle w:val="CommentReference"/>
        </w:rPr>
        <w:annotationRef/>
      </w:r>
      <w:r>
        <w:t>FIT need to discuss internally and confirm the pointer, item wise also needs to be checked and approval needs to be triggered</w:t>
      </w:r>
    </w:p>
  </w:comment>
  <w:comment w:id="385" w:author="User" w:date="2026-02-03T18:41:00Z" w:initials="U">
    <w:p w14:paraId="4F673E46" w14:textId="24FD0F07" w:rsidR="00FB7FE2" w:rsidRDefault="00FB7FE2">
      <w:pPr>
        <w:pStyle w:val="CommentText"/>
      </w:pPr>
      <w:r>
        <w:rPr>
          <w:rStyle w:val="CommentReference"/>
        </w:rPr>
        <w:annotationRef/>
      </w:r>
      <w:r>
        <w:t>Above 3 pointers needs to be discussed will there be any fields to trigger notifications?</w:t>
      </w:r>
    </w:p>
  </w:comment>
  <w:comment w:id="386" w:author="Jeevan Joy Pious" w:date="2026-03-19T12:49:00Z" w:initials="JJ">
    <w:p w14:paraId="2E5183A6" w14:textId="77777777" w:rsidR="00FB7FE2" w:rsidRDefault="00FB7FE2" w:rsidP="00F13D73">
      <w:pPr>
        <w:pStyle w:val="CommentText"/>
      </w:pPr>
      <w:r>
        <w:rPr>
          <w:rStyle w:val="CommentReference"/>
        </w:rPr>
        <w:annotationRef/>
      </w:r>
      <w:r>
        <w:rPr>
          <w:lang w:val="en-IN"/>
        </w:rPr>
        <w:t>Notification required</w:t>
      </w:r>
    </w:p>
  </w:comment>
  <w:comment w:id="388" w:author="User" w:date="2026-02-27T13:27:00Z" w:initials="U">
    <w:p w14:paraId="52B88DA8" w14:textId="2BC45E28" w:rsidR="00FB7FE2" w:rsidRDefault="00FB7FE2">
      <w:pPr>
        <w:pStyle w:val="CommentText"/>
      </w:pPr>
      <w:r>
        <w:rPr>
          <w:rStyle w:val="CommentReference"/>
        </w:rPr>
        <w:annotationRef/>
      </w:r>
      <w:r>
        <w:t xml:space="preserve">Need to confirm with </w:t>
      </w:r>
      <w:proofErr w:type="spellStart"/>
      <w:r>
        <w:t>rakesh</w:t>
      </w:r>
      <w:proofErr w:type="spellEnd"/>
      <w:r>
        <w:t xml:space="preserve"> before this point is concluded. Rakesh confirmed if not there on document it is not there</w:t>
      </w:r>
    </w:p>
  </w:comment>
  <w:comment w:id="391" w:author="Sandhya Govind" w:date="2025-09-18T12:01:00Z" w:initials="SG">
    <w:p w14:paraId="7A2CC088" w14:textId="77777777" w:rsidR="00FB7FE2" w:rsidRDefault="00FB7FE2">
      <w:pPr>
        <w:pStyle w:val="CommentText"/>
      </w:pPr>
      <w:r>
        <w:rPr>
          <w:rStyle w:val="CommentReference"/>
        </w:rPr>
        <w:annotationRef/>
      </w:r>
      <w:proofErr w:type="gramStart"/>
      <w:r>
        <w:t>placing</w:t>
      </w:r>
      <w:proofErr w:type="gramEnd"/>
      <w:r>
        <w:t xml:space="preserve"> purchase request in case product not available</w:t>
      </w:r>
    </w:p>
  </w:comment>
  <w:comment w:id="389" w:author="Microsoft account" w:date="2025-10-16T17:35:00Z" w:initials="">
    <w:p w14:paraId="21E31878" w14:textId="77777777" w:rsidR="00FB7FE2" w:rsidRDefault="00FB7FE2">
      <w:pPr>
        <w:pStyle w:val="CommentText"/>
      </w:pPr>
      <w:r>
        <w:rPr>
          <w:rStyle w:val="CommentReference"/>
        </w:rPr>
        <w:annotationRef/>
      </w:r>
      <w:r>
        <w:t>Purchase Request is not part of scope of work</w:t>
      </w:r>
    </w:p>
  </w:comment>
  <w:comment w:id="390" w:author="Jeevan Joy Pious" w:date="2026-03-19T12:51:00Z" w:initials="JJ">
    <w:p w14:paraId="1B26432C" w14:textId="77777777" w:rsidR="00FB7FE2" w:rsidRDefault="00FB7FE2" w:rsidP="00AC30D5">
      <w:pPr>
        <w:pStyle w:val="CommentText"/>
      </w:pPr>
      <w:r>
        <w:rPr>
          <w:rStyle w:val="CommentReference"/>
        </w:rPr>
        <w:annotationRef/>
      </w:r>
      <w:r>
        <w:rPr>
          <w:lang w:val="en-IN"/>
        </w:rPr>
        <w:t>If not available, required option to notify sales coordinator from Sales Executive</w:t>
      </w:r>
    </w:p>
  </w:comment>
  <w:comment w:id="392" w:author="Microsoft account" w:date="2025-10-16T17:35:00Z" w:initials="">
    <w:p w14:paraId="033D9737" w14:textId="77777777" w:rsidR="00FB7FE2" w:rsidRDefault="00FB7FE2">
      <w:pPr>
        <w:pStyle w:val="CommentText"/>
      </w:pPr>
      <w:r>
        <w:rPr>
          <w:rStyle w:val="CommentReference"/>
        </w:rPr>
        <w:annotationRef/>
      </w:r>
      <w:r>
        <w:t>This integration is explaining about only Account/ Customer integration. Remaining objects integration is mentioned in the respective modules</w:t>
      </w:r>
    </w:p>
  </w:comment>
  <w:comment w:id="411" w:author="User" w:date="2026-02-03T18:41:00Z" w:initials="U">
    <w:p w14:paraId="554954BC" w14:textId="77777777" w:rsidR="00344C61" w:rsidRDefault="00344C61" w:rsidP="00344C61">
      <w:pPr>
        <w:pStyle w:val="CommentText"/>
      </w:pPr>
      <w:r>
        <w:rPr>
          <w:rStyle w:val="CommentReference"/>
        </w:rPr>
        <w:annotationRef/>
      </w:r>
      <w:r>
        <w:t>Above 3 pointers needs to be discussed will there be any fields to trigger notifications?</w:t>
      </w:r>
    </w:p>
  </w:comment>
  <w:comment w:id="412" w:author="Jeevan Joy Pious" w:date="2026-03-19T12:49:00Z" w:initials="JJ">
    <w:p w14:paraId="79448856" w14:textId="77777777" w:rsidR="00344C61" w:rsidRDefault="00344C61" w:rsidP="00344C61">
      <w:pPr>
        <w:pStyle w:val="CommentText"/>
      </w:pPr>
      <w:r>
        <w:rPr>
          <w:rStyle w:val="CommentReference"/>
        </w:rPr>
        <w:annotationRef/>
      </w:r>
      <w:r>
        <w:rPr>
          <w:lang w:val="en-IN"/>
        </w:rPr>
        <w:t>Notification required</w:t>
      </w:r>
    </w:p>
  </w:comment>
  <w:comment w:id="448" w:author="User" w:date="2026-03-16T13:32:00Z" w:initials="U">
    <w:p w14:paraId="6DFCC222" w14:textId="159E44BF" w:rsidR="00FB7FE2" w:rsidRDefault="00FB7FE2">
      <w:pPr>
        <w:pStyle w:val="CommentText"/>
      </w:pPr>
      <w:r>
        <w:rPr>
          <w:rStyle w:val="CommentReference"/>
        </w:rPr>
        <w:annotationRef/>
      </w:r>
      <w:r>
        <w:t>Pointers highlighted in yellow need confirmation from SAP Team/ Cyrix Team</w:t>
      </w:r>
    </w:p>
  </w:comment>
  <w:comment w:id="449" w:author="Adrian Sebastian" w:date="2025-09-18T17:06:00Z" w:initials="AS">
    <w:p w14:paraId="48BD3391" w14:textId="77777777" w:rsidR="00FB7FE2" w:rsidRDefault="00FB7FE2">
      <w:pPr>
        <w:pStyle w:val="CommentText"/>
      </w:pPr>
      <w:r>
        <w:rPr>
          <w:rStyle w:val="CommentReference"/>
        </w:rPr>
        <w:annotationRef/>
      </w:r>
      <w:r>
        <w:t xml:space="preserve">Should we add Accounts Team as </w:t>
      </w:r>
      <w:proofErr w:type="gramStart"/>
      <w:r>
        <w:t>well ?</w:t>
      </w:r>
      <w:proofErr w:type="gramEnd"/>
    </w:p>
  </w:comment>
  <w:comment w:id="451" w:author="User" w:date="2026-01-07T18:59:00Z" w:initials="U">
    <w:p w14:paraId="1252AC12" w14:textId="790DD32F" w:rsidR="00FB7FE2" w:rsidRDefault="00FB7FE2">
      <w:pPr>
        <w:pStyle w:val="CommentText"/>
      </w:pPr>
      <w:r>
        <w:rPr>
          <w:rStyle w:val="CommentReference"/>
        </w:rPr>
        <w:annotationRef/>
      </w:r>
      <w:r>
        <w:t xml:space="preserve">Only simple incentive calculation is scope of work, </w:t>
      </w:r>
      <w:proofErr w:type="spellStart"/>
      <w:r>
        <w:t>cyrix</w:t>
      </w:r>
      <w:proofErr w:type="spellEnd"/>
      <w:r>
        <w:t xml:space="preserve"> team can provide the </w:t>
      </w:r>
      <w:proofErr w:type="spellStart"/>
      <w:r>
        <w:t>calcluation</w:t>
      </w:r>
      <w:proofErr w:type="spellEnd"/>
      <w:r>
        <w:t>. Incentive is not separate module, it is part of the Target Vs actual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C300741" w15:done="0"/>
  <w15:commentEx w15:paraId="28643DED" w15:paraIdParent="6C300741" w15:done="0"/>
  <w15:commentEx w15:paraId="4BBDE235" w15:paraIdParent="6C300741" w15:done="0"/>
  <w15:commentEx w15:paraId="0FD11DCF" w15:done="0"/>
  <w15:commentEx w15:paraId="40731B1B" w15:paraIdParent="0FD11DCF" w15:done="0"/>
  <w15:commentEx w15:paraId="7E3CD4AF" w15:done="0"/>
  <w15:commentEx w15:paraId="3A1411A2" w15:paraIdParent="7E3CD4AF" w15:done="0"/>
  <w15:commentEx w15:paraId="534F278B" w15:done="0"/>
  <w15:commentEx w15:paraId="407C0F04" w15:paraIdParent="534F278B" w15:done="0"/>
  <w15:commentEx w15:paraId="445EEA82" w15:done="0"/>
  <w15:commentEx w15:paraId="0EDAEE6B" w15:paraIdParent="445EEA82" w15:done="0"/>
  <w15:commentEx w15:paraId="7F26605A" w15:done="0"/>
  <w15:commentEx w15:paraId="06E3FBAB" w15:paraIdParent="7F26605A" w15:done="0"/>
  <w15:commentEx w15:paraId="147AA3EA" w15:done="0"/>
  <w15:commentEx w15:paraId="47206906" w15:paraIdParent="147AA3EA" w15:done="0"/>
  <w15:commentEx w15:paraId="551EDCAE" w15:done="0"/>
  <w15:commentEx w15:paraId="64FBC824" w15:paraIdParent="551EDCAE" w15:done="0"/>
  <w15:commentEx w15:paraId="7387E5A6" w15:done="0"/>
  <w15:commentEx w15:paraId="73EC35A4" w15:paraIdParent="7387E5A6" w15:done="0"/>
  <w15:commentEx w15:paraId="483DC218" w15:done="0"/>
  <w15:commentEx w15:paraId="33303BA6" w15:paraIdParent="483DC218" w15:done="0"/>
  <w15:commentEx w15:paraId="4B46FA15" w15:done="0"/>
  <w15:commentEx w15:paraId="181C6A1F" w15:paraIdParent="4B46FA15" w15:done="0"/>
  <w15:commentEx w15:paraId="31FCC8C4" w15:done="0"/>
  <w15:commentEx w15:paraId="16DB6884" w15:paraIdParent="31FCC8C4" w15:done="0"/>
  <w15:commentEx w15:paraId="704CA53A" w15:done="0"/>
  <w15:commentEx w15:paraId="32C426CC" w15:done="0"/>
  <w15:commentEx w15:paraId="59D13163" w15:paraIdParent="32C426CC" w15:done="0"/>
  <w15:commentEx w15:paraId="5B542D9B" w15:paraIdParent="32C426CC" w15:done="0"/>
  <w15:commentEx w15:paraId="5B173A8B" w15:done="0"/>
  <w15:commentEx w15:paraId="4F673E46" w15:done="0"/>
  <w15:commentEx w15:paraId="2E5183A6" w15:paraIdParent="4F673E46" w15:done="0"/>
  <w15:commentEx w15:paraId="52B88DA8" w15:done="0"/>
  <w15:commentEx w15:paraId="7A2CC088" w15:done="0"/>
  <w15:commentEx w15:paraId="21E31878" w15:done="0"/>
  <w15:commentEx w15:paraId="1B26432C" w15:paraIdParent="21E31878" w15:done="0"/>
  <w15:commentEx w15:paraId="033D9737" w15:done="0"/>
  <w15:commentEx w15:paraId="554954BC" w15:done="0"/>
  <w15:commentEx w15:paraId="79448856" w15:paraIdParent="554954BC" w15:done="0"/>
  <w15:commentEx w15:paraId="6DFCC222" w15:done="0"/>
  <w15:commentEx w15:paraId="48BD3391" w15:done="0"/>
  <w15:commentEx w15:paraId="1252AC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8A22A" w16cex:dateUtc="2026-03-19T06:26:00Z"/>
  <w16cex:commentExtensible w16cex:durableId="07BDD806" w16cex:dateUtc="2026-03-19T06:29:00Z"/>
  <w16cex:commentExtensible w16cex:durableId="12E20F1F" w16cex:dateUtc="2026-03-19T06:36:00Z"/>
  <w16cex:commentExtensible w16cex:durableId="2CFE0C1F" w16cex:dateUtc="2026-03-19T05:26:00Z"/>
  <w16cex:commentExtensible w16cex:durableId="076C5E46" w16cex:dateUtc="2026-03-19T10:30:00Z"/>
  <w16cex:commentExtensible w16cex:durableId="6666DAF1" w16cex:dateUtc="2026-03-19T11:50:00Z"/>
  <w16cex:commentExtensible w16cex:durableId="59733324" w16cex:dateUtc="2026-03-19T06:55:00Z"/>
  <w16cex:commentExtensible w16cex:durableId="05F04BBB" w16cex:dateUtc="2026-03-19T06:58:00Z"/>
  <w16cex:commentExtensible w16cex:durableId="3D859532" w16cex:dateUtc="2026-03-19T06:58:00Z"/>
  <w16cex:commentExtensible w16cex:durableId="30DCF828" w16cex:dateUtc="2026-03-19T07:00:00Z"/>
  <w16cex:commentExtensible w16cex:durableId="692FE1CF" w16cex:dateUtc="2026-03-19T07:01:00Z"/>
  <w16cex:commentExtensible w16cex:durableId="5AB62A1C" w16cex:dateUtc="2026-03-19T07:02:00Z"/>
  <w16cex:commentExtensible w16cex:durableId="05D11C12" w16cex:dateUtc="2026-03-19T07:15:00Z"/>
  <w16cex:commentExtensible w16cex:durableId="4A429636" w16cex:dateUtc="2026-03-19T07:19:00Z"/>
  <w16cex:commentExtensible w16cex:durableId="05B68A3E" w16cex:dateUtc="2026-03-19T07: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300741" w16cid:durableId="6C300741"/>
  <w16cid:commentId w16cid:paraId="28643DED" w16cid:durableId="4DA8A22A"/>
  <w16cid:commentId w16cid:paraId="0FD11DCF" w16cid:durableId="0FD11DCF"/>
  <w16cid:commentId w16cid:paraId="40731B1B" w16cid:durableId="07BDD806"/>
  <w16cid:commentId w16cid:paraId="7E3CD4AF" w16cid:durableId="7E3CD4AF"/>
  <w16cid:commentId w16cid:paraId="3A1411A2" w16cid:durableId="12E20F1F"/>
  <w16cid:commentId w16cid:paraId="534F278B" w16cid:durableId="534F278B"/>
  <w16cid:commentId w16cid:paraId="407C0F04" w16cid:durableId="2CFE0C1F"/>
  <w16cid:commentId w16cid:paraId="445EEA82" w16cid:durableId="445EEA82"/>
  <w16cid:commentId w16cid:paraId="0EDAEE6B" w16cid:durableId="076C5E46"/>
  <w16cid:commentId w16cid:paraId="7F26605A" w16cid:durableId="7F26605A"/>
  <w16cid:commentId w16cid:paraId="06E3FBAB" w16cid:durableId="6666DAF1"/>
  <w16cid:commentId w16cid:paraId="147AA3EA" w16cid:durableId="147AA3EA"/>
  <w16cid:commentId w16cid:paraId="47206906" w16cid:durableId="59733324"/>
  <w16cid:commentId w16cid:paraId="551EDCAE" w16cid:durableId="551EDCAE"/>
  <w16cid:commentId w16cid:paraId="64FBC824" w16cid:durableId="05F04BBB"/>
  <w16cid:commentId w16cid:paraId="7387E5A6" w16cid:durableId="7387E5A6"/>
  <w16cid:commentId w16cid:paraId="73EC35A4" w16cid:durableId="3D859532"/>
  <w16cid:commentId w16cid:paraId="483DC218" w16cid:durableId="483DC218"/>
  <w16cid:commentId w16cid:paraId="33303BA6" w16cid:durableId="30DCF828"/>
  <w16cid:commentId w16cid:paraId="4B46FA15" w16cid:durableId="4B46FA15"/>
  <w16cid:commentId w16cid:paraId="181C6A1F" w16cid:durableId="692FE1CF"/>
  <w16cid:commentId w16cid:paraId="31FCC8C4" w16cid:durableId="31FCC8C4"/>
  <w16cid:commentId w16cid:paraId="16DB6884" w16cid:durableId="5AB62A1C"/>
  <w16cid:commentId w16cid:paraId="704CA53A" w16cid:durableId="704CA53A"/>
  <w16cid:commentId w16cid:paraId="32C426CC" w16cid:durableId="32C426CC"/>
  <w16cid:commentId w16cid:paraId="59D13163" w16cid:durableId="05D11C12"/>
  <w16cid:commentId w16cid:paraId="5B173A8B" w16cid:durableId="5B173A8B"/>
  <w16cid:commentId w16cid:paraId="4F673E46" w16cid:durableId="4F673E46"/>
  <w16cid:commentId w16cid:paraId="2E5183A6" w16cid:durableId="4A429636"/>
  <w16cid:commentId w16cid:paraId="52B88DA8" w16cid:durableId="52B88DA8"/>
  <w16cid:commentId w16cid:paraId="7A2CC088" w16cid:durableId="7A2CC088"/>
  <w16cid:commentId w16cid:paraId="21E31878" w16cid:durableId="21E31878"/>
  <w16cid:commentId w16cid:paraId="1B26432C" w16cid:durableId="05B68A3E"/>
  <w16cid:commentId w16cid:paraId="033D9737" w16cid:durableId="033D9737"/>
  <w16cid:commentId w16cid:paraId="6DFCC222" w16cid:durableId="6DFCC222"/>
  <w16cid:commentId w16cid:paraId="48BD3391" w16cid:durableId="48BD3391"/>
  <w16cid:commentId w16cid:paraId="1252AC12" w16cid:durableId="1252AC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DA6732" w14:textId="77777777" w:rsidR="002F239C" w:rsidRDefault="002F239C">
      <w:pPr>
        <w:spacing w:line="240" w:lineRule="auto"/>
      </w:pPr>
      <w:r>
        <w:separator/>
      </w:r>
    </w:p>
  </w:endnote>
  <w:endnote w:type="continuationSeparator" w:id="0">
    <w:p w14:paraId="7951E2B1" w14:textId="77777777" w:rsidR="002F239C" w:rsidRDefault="002F23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78960B" w14:textId="77777777" w:rsidR="002F239C" w:rsidRDefault="002F239C">
      <w:pPr>
        <w:spacing w:after="0"/>
      </w:pPr>
      <w:r>
        <w:separator/>
      </w:r>
    </w:p>
  </w:footnote>
  <w:footnote w:type="continuationSeparator" w:id="0">
    <w:p w14:paraId="10867125" w14:textId="77777777" w:rsidR="002F239C" w:rsidRDefault="002F239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FE3905" w14:textId="77777777" w:rsidR="00FB7FE2" w:rsidRDefault="00FB7FE2">
    <w:pPr>
      <w:pStyle w:val="Header"/>
      <w:ind w:firstLineChars="350" w:firstLine="703"/>
      <w:jc w:val="both"/>
      <w:rPr>
        <w:rFonts w:ascii="Times New Roman" w:hAnsi="Times New Roman" w:cs="Times New Roman"/>
        <w:b/>
        <w:sz w:val="28"/>
        <w:szCs w:val="28"/>
      </w:rPr>
    </w:pPr>
    <w:r>
      <w:rPr>
        <w:b/>
        <w:noProof/>
        <w:sz w:val="20"/>
        <w:lang w:val="en-IN"/>
      </w:rPr>
      <w:drawing>
        <wp:anchor distT="0" distB="0" distL="0" distR="0" simplePos="0" relativeHeight="251659264" behindDoc="1" locked="0" layoutInCell="1" allowOverlap="1" wp14:anchorId="4BCAF497" wp14:editId="44162969">
          <wp:simplePos x="0" y="0"/>
          <wp:positionH relativeFrom="rightMargin">
            <wp:posOffset>-762000</wp:posOffset>
          </wp:positionH>
          <wp:positionV relativeFrom="page">
            <wp:posOffset>397510</wp:posOffset>
          </wp:positionV>
          <wp:extent cx="882650" cy="237490"/>
          <wp:effectExtent l="0" t="0" r="0" b="0"/>
          <wp:wrapNone/>
          <wp:docPr id="15" name="Image 1"/>
          <wp:cNvGraphicFramePr/>
          <a:graphic xmlns:a="http://schemas.openxmlformats.org/drawingml/2006/main">
            <a:graphicData uri="http://schemas.openxmlformats.org/drawingml/2006/picture">
              <pic:pic xmlns:pic="http://schemas.openxmlformats.org/drawingml/2006/picture">
                <pic:nvPicPr>
                  <pic:cNvPr id="15" name="Image 1"/>
                  <pic:cNvPicPr/>
                </pic:nvPicPr>
                <pic:blipFill>
                  <a:blip r:embed="rId1" cstate="print"/>
                  <a:stretch>
                    <a:fillRect/>
                  </a:stretch>
                </pic:blipFill>
                <pic:spPr>
                  <a:xfrm>
                    <a:off x="0" y="0"/>
                    <a:ext cx="882839" cy="237728"/>
                  </a:xfrm>
                  <a:prstGeom prst="rect">
                    <a:avLst/>
                  </a:prstGeom>
                </pic:spPr>
              </pic:pic>
            </a:graphicData>
          </a:graphic>
        </wp:anchor>
      </w:drawing>
    </w:r>
    <w:r>
      <w:rPr>
        <w:rFonts w:ascii="Times New Roman" w:hAnsi="Times New Roman" w:cs="Times New Roman"/>
        <w:b/>
        <w:sz w:val="28"/>
        <w:szCs w:val="28"/>
      </w:rPr>
      <w:t xml:space="preserve">Cyrix Business Requirement Document                              </w:t>
    </w:r>
  </w:p>
  <w:p w14:paraId="70EDB002" w14:textId="77777777" w:rsidR="00FB7FE2" w:rsidRDefault="00FB7FE2">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0A15C3E"/>
    <w:multiLevelType w:val="multilevel"/>
    <w:tmpl w:val="90A15C3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0B3C074"/>
    <w:multiLevelType w:val="multilevel"/>
    <w:tmpl w:val="90B3C0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B5AAC10"/>
    <w:multiLevelType w:val="multilevel"/>
    <w:tmpl w:val="AB5AAC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F17C9C3"/>
    <w:multiLevelType w:val="singleLevel"/>
    <w:tmpl w:val="AF17C9C3"/>
    <w:lvl w:ilvl="0">
      <w:start w:val="1"/>
      <w:numFmt w:val="decimal"/>
      <w:suff w:val="space"/>
      <w:lvlText w:val="%1."/>
      <w:lvlJc w:val="left"/>
    </w:lvl>
  </w:abstractNum>
  <w:abstractNum w:abstractNumId="4" w15:restartNumberingAfterBreak="0">
    <w:nsid w:val="B3C5382E"/>
    <w:multiLevelType w:val="multilevel"/>
    <w:tmpl w:val="B3C5382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E887AB3"/>
    <w:multiLevelType w:val="multilevel"/>
    <w:tmpl w:val="BE887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3B710D3"/>
    <w:multiLevelType w:val="multilevel"/>
    <w:tmpl w:val="C3B710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CC92360E"/>
    <w:multiLevelType w:val="multilevel"/>
    <w:tmpl w:val="CC9236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ACFB5A0"/>
    <w:multiLevelType w:val="multilevel"/>
    <w:tmpl w:val="DACFB5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DAEC541A"/>
    <w:multiLevelType w:val="multilevel"/>
    <w:tmpl w:val="DAEC54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DC312AB3"/>
    <w:multiLevelType w:val="multilevel"/>
    <w:tmpl w:val="DC312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E8C81ABF"/>
    <w:multiLevelType w:val="multilevel"/>
    <w:tmpl w:val="E8C81AB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EEB8F479"/>
    <w:multiLevelType w:val="multilevel"/>
    <w:tmpl w:val="EEB8F4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F4CB4D4F"/>
    <w:multiLevelType w:val="multilevel"/>
    <w:tmpl w:val="F4CB4D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FB06B21C"/>
    <w:multiLevelType w:val="singleLevel"/>
    <w:tmpl w:val="FB06B21C"/>
    <w:lvl w:ilvl="0">
      <w:start w:val="1"/>
      <w:numFmt w:val="decimal"/>
      <w:suff w:val="space"/>
      <w:lvlText w:val="%1."/>
      <w:lvlJc w:val="left"/>
      <w:pPr>
        <w:ind w:left="525" w:firstLine="0"/>
      </w:pPr>
    </w:lvl>
  </w:abstractNum>
  <w:abstractNum w:abstractNumId="15" w15:restartNumberingAfterBreak="0">
    <w:nsid w:val="00E03529"/>
    <w:multiLevelType w:val="multilevel"/>
    <w:tmpl w:val="00E03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0E45998"/>
    <w:multiLevelType w:val="multilevel"/>
    <w:tmpl w:val="00E4599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2843EBD"/>
    <w:multiLevelType w:val="multilevel"/>
    <w:tmpl w:val="02843EB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5A123DD"/>
    <w:multiLevelType w:val="multilevel"/>
    <w:tmpl w:val="05A123DD"/>
    <w:lvl w:ilvl="0">
      <w:start w:val="1"/>
      <w:numFmt w:val="bullet"/>
      <w:lvlText w:val=""/>
      <w:lvlJc w:val="left"/>
      <w:pPr>
        <w:ind w:left="1020" w:hanging="360"/>
      </w:pPr>
      <w:rPr>
        <w:rFonts w:ascii="Symbol" w:hAnsi="Symbol"/>
      </w:rPr>
    </w:lvl>
    <w:lvl w:ilvl="1">
      <w:start w:val="1"/>
      <w:numFmt w:val="bullet"/>
      <w:lvlText w:val=""/>
      <w:lvlJc w:val="left"/>
      <w:pPr>
        <w:ind w:left="1020" w:hanging="360"/>
      </w:pPr>
      <w:rPr>
        <w:rFonts w:ascii="Symbol" w:hAnsi="Symbol"/>
      </w:rPr>
    </w:lvl>
    <w:lvl w:ilvl="2">
      <w:start w:val="1"/>
      <w:numFmt w:val="bullet"/>
      <w:lvlText w:val=""/>
      <w:lvlJc w:val="left"/>
      <w:pPr>
        <w:ind w:left="1020" w:hanging="360"/>
      </w:pPr>
      <w:rPr>
        <w:rFonts w:ascii="Symbol" w:hAnsi="Symbol"/>
      </w:rPr>
    </w:lvl>
    <w:lvl w:ilvl="3">
      <w:start w:val="1"/>
      <w:numFmt w:val="bullet"/>
      <w:lvlText w:val=""/>
      <w:lvlJc w:val="left"/>
      <w:pPr>
        <w:ind w:left="1020" w:hanging="360"/>
      </w:pPr>
      <w:rPr>
        <w:rFonts w:ascii="Symbol" w:hAnsi="Symbol"/>
      </w:rPr>
    </w:lvl>
    <w:lvl w:ilvl="4">
      <w:start w:val="1"/>
      <w:numFmt w:val="bullet"/>
      <w:lvlText w:val=""/>
      <w:lvlJc w:val="left"/>
      <w:pPr>
        <w:ind w:left="1020" w:hanging="360"/>
      </w:pPr>
      <w:rPr>
        <w:rFonts w:ascii="Symbol" w:hAnsi="Symbol"/>
      </w:rPr>
    </w:lvl>
    <w:lvl w:ilvl="5">
      <w:start w:val="1"/>
      <w:numFmt w:val="bullet"/>
      <w:lvlText w:val=""/>
      <w:lvlJc w:val="left"/>
      <w:pPr>
        <w:ind w:left="1020" w:hanging="360"/>
      </w:pPr>
      <w:rPr>
        <w:rFonts w:ascii="Symbol" w:hAnsi="Symbol"/>
      </w:rPr>
    </w:lvl>
    <w:lvl w:ilvl="6">
      <w:start w:val="1"/>
      <w:numFmt w:val="bullet"/>
      <w:lvlText w:val=""/>
      <w:lvlJc w:val="left"/>
      <w:pPr>
        <w:ind w:left="1020" w:hanging="360"/>
      </w:pPr>
      <w:rPr>
        <w:rFonts w:ascii="Symbol" w:hAnsi="Symbol"/>
      </w:rPr>
    </w:lvl>
    <w:lvl w:ilvl="7">
      <w:start w:val="1"/>
      <w:numFmt w:val="bullet"/>
      <w:lvlText w:val=""/>
      <w:lvlJc w:val="left"/>
      <w:pPr>
        <w:ind w:left="1020" w:hanging="360"/>
      </w:pPr>
      <w:rPr>
        <w:rFonts w:ascii="Symbol" w:hAnsi="Symbol"/>
      </w:rPr>
    </w:lvl>
    <w:lvl w:ilvl="8">
      <w:start w:val="1"/>
      <w:numFmt w:val="bullet"/>
      <w:lvlText w:val=""/>
      <w:lvlJc w:val="left"/>
      <w:pPr>
        <w:ind w:left="1020" w:hanging="360"/>
      </w:pPr>
      <w:rPr>
        <w:rFonts w:ascii="Symbol" w:hAnsi="Symbol"/>
      </w:rPr>
    </w:lvl>
  </w:abstractNum>
  <w:abstractNum w:abstractNumId="19" w15:restartNumberingAfterBreak="0">
    <w:nsid w:val="078A79BB"/>
    <w:multiLevelType w:val="multilevel"/>
    <w:tmpl w:val="078A79B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8EB0246"/>
    <w:multiLevelType w:val="singleLevel"/>
    <w:tmpl w:val="08EB0246"/>
    <w:lvl w:ilvl="0">
      <w:start w:val="1"/>
      <w:numFmt w:val="decimal"/>
      <w:suff w:val="space"/>
      <w:lvlText w:val="%1."/>
      <w:lvlJc w:val="left"/>
    </w:lvl>
  </w:abstractNum>
  <w:abstractNum w:abstractNumId="21" w15:restartNumberingAfterBreak="0">
    <w:nsid w:val="09D42FE6"/>
    <w:multiLevelType w:val="multilevel"/>
    <w:tmpl w:val="09D42F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0A7D7F87"/>
    <w:multiLevelType w:val="multilevel"/>
    <w:tmpl w:val="0A7D7F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BEDC325"/>
    <w:multiLevelType w:val="multilevel"/>
    <w:tmpl w:val="0BEDC3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D743F9F"/>
    <w:multiLevelType w:val="multilevel"/>
    <w:tmpl w:val="0D743F9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FE611FB"/>
    <w:multiLevelType w:val="multilevel"/>
    <w:tmpl w:val="0FE611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04B5105"/>
    <w:multiLevelType w:val="multilevel"/>
    <w:tmpl w:val="104B510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10566375"/>
    <w:multiLevelType w:val="multilevel"/>
    <w:tmpl w:val="105663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44B4425"/>
    <w:multiLevelType w:val="multilevel"/>
    <w:tmpl w:val="144B4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E42533"/>
    <w:multiLevelType w:val="multilevel"/>
    <w:tmpl w:val="14E42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4FC4943"/>
    <w:multiLevelType w:val="multilevel"/>
    <w:tmpl w:val="14FC4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665A6B1"/>
    <w:multiLevelType w:val="multilevel"/>
    <w:tmpl w:val="1665A6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18C609E6"/>
    <w:multiLevelType w:val="multilevel"/>
    <w:tmpl w:val="18C609E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19160976"/>
    <w:multiLevelType w:val="multilevel"/>
    <w:tmpl w:val="19160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B5248D7"/>
    <w:multiLevelType w:val="multilevel"/>
    <w:tmpl w:val="1B5248D7"/>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F017B1"/>
    <w:multiLevelType w:val="multilevel"/>
    <w:tmpl w:val="22F017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6F413B5"/>
    <w:multiLevelType w:val="multilevel"/>
    <w:tmpl w:val="26F413B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7F3446B"/>
    <w:multiLevelType w:val="multilevel"/>
    <w:tmpl w:val="27F3446B"/>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29514208"/>
    <w:multiLevelType w:val="multilevel"/>
    <w:tmpl w:val="29514208"/>
    <w:lvl w:ilvl="0">
      <w:start w:val="1"/>
      <w:numFmt w:val="bullet"/>
      <w:lvlText w:val=""/>
      <w:lvlJc w:val="left"/>
      <w:pPr>
        <w:ind w:left="1020" w:hanging="360"/>
      </w:pPr>
      <w:rPr>
        <w:rFonts w:ascii="Symbol" w:hAnsi="Symbol"/>
      </w:rPr>
    </w:lvl>
    <w:lvl w:ilvl="1">
      <w:start w:val="1"/>
      <w:numFmt w:val="bullet"/>
      <w:lvlText w:val=""/>
      <w:lvlJc w:val="left"/>
      <w:pPr>
        <w:ind w:left="1020" w:hanging="360"/>
      </w:pPr>
      <w:rPr>
        <w:rFonts w:ascii="Symbol" w:hAnsi="Symbol"/>
      </w:rPr>
    </w:lvl>
    <w:lvl w:ilvl="2">
      <w:start w:val="1"/>
      <w:numFmt w:val="bullet"/>
      <w:lvlText w:val=""/>
      <w:lvlJc w:val="left"/>
      <w:pPr>
        <w:ind w:left="1020" w:hanging="360"/>
      </w:pPr>
      <w:rPr>
        <w:rFonts w:ascii="Symbol" w:hAnsi="Symbol"/>
      </w:rPr>
    </w:lvl>
    <w:lvl w:ilvl="3">
      <w:start w:val="1"/>
      <w:numFmt w:val="bullet"/>
      <w:lvlText w:val=""/>
      <w:lvlJc w:val="left"/>
      <w:pPr>
        <w:ind w:left="1020" w:hanging="360"/>
      </w:pPr>
      <w:rPr>
        <w:rFonts w:ascii="Symbol" w:hAnsi="Symbol"/>
      </w:rPr>
    </w:lvl>
    <w:lvl w:ilvl="4">
      <w:start w:val="1"/>
      <w:numFmt w:val="bullet"/>
      <w:lvlText w:val=""/>
      <w:lvlJc w:val="left"/>
      <w:pPr>
        <w:ind w:left="1020" w:hanging="360"/>
      </w:pPr>
      <w:rPr>
        <w:rFonts w:ascii="Symbol" w:hAnsi="Symbol"/>
      </w:rPr>
    </w:lvl>
    <w:lvl w:ilvl="5">
      <w:start w:val="1"/>
      <w:numFmt w:val="bullet"/>
      <w:lvlText w:val=""/>
      <w:lvlJc w:val="left"/>
      <w:pPr>
        <w:ind w:left="1020" w:hanging="360"/>
      </w:pPr>
      <w:rPr>
        <w:rFonts w:ascii="Symbol" w:hAnsi="Symbol"/>
      </w:rPr>
    </w:lvl>
    <w:lvl w:ilvl="6">
      <w:start w:val="1"/>
      <w:numFmt w:val="bullet"/>
      <w:lvlText w:val=""/>
      <w:lvlJc w:val="left"/>
      <w:pPr>
        <w:ind w:left="1020" w:hanging="360"/>
      </w:pPr>
      <w:rPr>
        <w:rFonts w:ascii="Symbol" w:hAnsi="Symbol"/>
      </w:rPr>
    </w:lvl>
    <w:lvl w:ilvl="7">
      <w:start w:val="1"/>
      <w:numFmt w:val="bullet"/>
      <w:lvlText w:val=""/>
      <w:lvlJc w:val="left"/>
      <w:pPr>
        <w:ind w:left="1020" w:hanging="360"/>
      </w:pPr>
      <w:rPr>
        <w:rFonts w:ascii="Symbol" w:hAnsi="Symbol"/>
      </w:rPr>
    </w:lvl>
    <w:lvl w:ilvl="8">
      <w:start w:val="1"/>
      <w:numFmt w:val="bullet"/>
      <w:lvlText w:val=""/>
      <w:lvlJc w:val="left"/>
      <w:pPr>
        <w:ind w:left="1020" w:hanging="360"/>
      </w:pPr>
      <w:rPr>
        <w:rFonts w:ascii="Symbol" w:hAnsi="Symbol"/>
      </w:rPr>
    </w:lvl>
  </w:abstractNum>
  <w:abstractNum w:abstractNumId="39" w15:restartNumberingAfterBreak="0">
    <w:nsid w:val="29822043"/>
    <w:multiLevelType w:val="multilevel"/>
    <w:tmpl w:val="29822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A4C6457"/>
    <w:multiLevelType w:val="multilevel"/>
    <w:tmpl w:val="2A4C6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DCC2CEC"/>
    <w:multiLevelType w:val="multilevel"/>
    <w:tmpl w:val="2DCC2CE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F300796"/>
    <w:multiLevelType w:val="multilevel"/>
    <w:tmpl w:val="2F300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0D9330B"/>
    <w:multiLevelType w:val="multilevel"/>
    <w:tmpl w:val="30D933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2B336C9"/>
    <w:multiLevelType w:val="multilevel"/>
    <w:tmpl w:val="32B336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4B24503"/>
    <w:multiLevelType w:val="multilevel"/>
    <w:tmpl w:val="34B24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4F85E19"/>
    <w:multiLevelType w:val="multilevel"/>
    <w:tmpl w:val="34F85E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37068AE9"/>
    <w:multiLevelType w:val="singleLevel"/>
    <w:tmpl w:val="37068AE9"/>
    <w:lvl w:ilvl="0">
      <w:start w:val="1"/>
      <w:numFmt w:val="decimal"/>
      <w:suff w:val="space"/>
      <w:lvlText w:val="%1."/>
      <w:lvlJc w:val="left"/>
    </w:lvl>
  </w:abstractNum>
  <w:abstractNum w:abstractNumId="48" w15:restartNumberingAfterBreak="0">
    <w:nsid w:val="37B42448"/>
    <w:multiLevelType w:val="multilevel"/>
    <w:tmpl w:val="37B424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3A4A79A7"/>
    <w:multiLevelType w:val="multilevel"/>
    <w:tmpl w:val="3A4A79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A7F5A70"/>
    <w:multiLevelType w:val="multilevel"/>
    <w:tmpl w:val="3A7F5A70"/>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DE07523"/>
    <w:multiLevelType w:val="hybridMultilevel"/>
    <w:tmpl w:val="03067F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3F445294"/>
    <w:multiLevelType w:val="multilevel"/>
    <w:tmpl w:val="3F445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23417DB"/>
    <w:multiLevelType w:val="multilevel"/>
    <w:tmpl w:val="423417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42B5631C"/>
    <w:multiLevelType w:val="multilevel"/>
    <w:tmpl w:val="42B56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4985001"/>
    <w:multiLevelType w:val="multilevel"/>
    <w:tmpl w:val="44985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67A6AAA"/>
    <w:multiLevelType w:val="multilevel"/>
    <w:tmpl w:val="467A6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79138DF"/>
    <w:multiLevelType w:val="multilevel"/>
    <w:tmpl w:val="479138D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8762AE1"/>
    <w:multiLevelType w:val="multilevel"/>
    <w:tmpl w:val="48762A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4E18EA0A"/>
    <w:multiLevelType w:val="multilevel"/>
    <w:tmpl w:val="4E18EA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4F2F7D7A"/>
    <w:multiLevelType w:val="multilevel"/>
    <w:tmpl w:val="4F2F7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0E65C73"/>
    <w:multiLevelType w:val="multilevel"/>
    <w:tmpl w:val="50E65C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1004308"/>
    <w:multiLevelType w:val="multilevel"/>
    <w:tmpl w:val="51004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153222E"/>
    <w:multiLevelType w:val="multilevel"/>
    <w:tmpl w:val="515322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51777A2B"/>
    <w:multiLevelType w:val="multilevel"/>
    <w:tmpl w:val="51777A2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2C642BA"/>
    <w:multiLevelType w:val="multilevel"/>
    <w:tmpl w:val="52C642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53746182"/>
    <w:multiLevelType w:val="multilevel"/>
    <w:tmpl w:val="5374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C01540F"/>
    <w:multiLevelType w:val="multilevel"/>
    <w:tmpl w:val="5C01540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C3F2F3D"/>
    <w:multiLevelType w:val="multilevel"/>
    <w:tmpl w:val="5C3F2F3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C950C07"/>
    <w:multiLevelType w:val="multilevel"/>
    <w:tmpl w:val="5C950C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EB57E5D"/>
    <w:multiLevelType w:val="multilevel"/>
    <w:tmpl w:val="5EB57E5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0531ECD"/>
    <w:multiLevelType w:val="multilevel"/>
    <w:tmpl w:val="60531EC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18201B0"/>
    <w:multiLevelType w:val="multilevel"/>
    <w:tmpl w:val="618201B0"/>
    <w:lvl w:ilvl="0">
      <w:start w:val="1"/>
      <w:numFmt w:val="decimal"/>
      <w:pStyle w:val="ListNumb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63F92456"/>
    <w:multiLevelType w:val="multilevel"/>
    <w:tmpl w:val="63F924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64B01385"/>
    <w:multiLevelType w:val="multilevel"/>
    <w:tmpl w:val="64B01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4F426B7"/>
    <w:multiLevelType w:val="multilevel"/>
    <w:tmpl w:val="64F426B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87E65CD"/>
    <w:multiLevelType w:val="multilevel"/>
    <w:tmpl w:val="687E65C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8D5853B"/>
    <w:multiLevelType w:val="multilevel"/>
    <w:tmpl w:val="68D585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68E56663"/>
    <w:multiLevelType w:val="multilevel"/>
    <w:tmpl w:val="68E56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9092556"/>
    <w:multiLevelType w:val="multilevel"/>
    <w:tmpl w:val="6909255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C460155"/>
    <w:multiLevelType w:val="multilevel"/>
    <w:tmpl w:val="6C460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D51045B"/>
    <w:multiLevelType w:val="multilevel"/>
    <w:tmpl w:val="6D5104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07450D9"/>
    <w:multiLevelType w:val="multilevel"/>
    <w:tmpl w:val="707450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CE59C5"/>
    <w:multiLevelType w:val="multilevel"/>
    <w:tmpl w:val="70CE59C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4" w15:restartNumberingAfterBreak="0">
    <w:nsid w:val="70F2DC8C"/>
    <w:multiLevelType w:val="multilevel"/>
    <w:tmpl w:val="70F2DC8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rFonts w:ascii="Times New Roman" w:eastAsia="Times New Roman" w:hAnsi="Times New Roman" w:cs="Times New Roman"/>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5" w15:restartNumberingAfterBreak="0">
    <w:nsid w:val="7387620B"/>
    <w:multiLevelType w:val="multilevel"/>
    <w:tmpl w:val="7387620B"/>
    <w:lvl w:ilvl="0">
      <w:start w:val="1"/>
      <w:numFmt w:val="decimal"/>
      <w:pStyle w:val="ListNumber2"/>
      <w:lvlText w:val="%1."/>
      <w:lvlJc w:val="left"/>
      <w:pPr>
        <w:ind w:left="720" w:hanging="360"/>
      </w:pPr>
      <w:rPr>
        <w:rFonts w:ascii="Times New Roman" w:eastAsia="Calibri" w:hAnsi="Times New Roman" w:cs="Times New Roman"/>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7579775D"/>
    <w:multiLevelType w:val="multilevel"/>
    <w:tmpl w:val="7579775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6446924"/>
    <w:multiLevelType w:val="multilevel"/>
    <w:tmpl w:val="76446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6AC7C92"/>
    <w:multiLevelType w:val="multilevel"/>
    <w:tmpl w:val="76AC7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7415BE6"/>
    <w:multiLevelType w:val="multilevel"/>
    <w:tmpl w:val="77415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7FC49E8"/>
    <w:multiLevelType w:val="multilevel"/>
    <w:tmpl w:val="77FC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8094D0E"/>
    <w:multiLevelType w:val="multilevel"/>
    <w:tmpl w:val="78094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A6963EC"/>
    <w:multiLevelType w:val="multilevel"/>
    <w:tmpl w:val="7A6963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7A72329E"/>
    <w:multiLevelType w:val="singleLevel"/>
    <w:tmpl w:val="7A72329E"/>
    <w:lvl w:ilvl="0">
      <w:start w:val="1"/>
      <w:numFmt w:val="decimal"/>
      <w:suff w:val="space"/>
      <w:lvlText w:val="%1."/>
      <w:lvlJc w:val="left"/>
    </w:lvl>
  </w:abstractNum>
  <w:abstractNum w:abstractNumId="94" w15:restartNumberingAfterBreak="0">
    <w:nsid w:val="7B40065A"/>
    <w:multiLevelType w:val="multilevel"/>
    <w:tmpl w:val="7B40065A"/>
    <w:lvl w:ilvl="0">
      <w:start w:val="1"/>
      <w:numFmt w:val="decimal"/>
      <w:pStyle w:val="ListBullet3"/>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7B6D4B24"/>
    <w:multiLevelType w:val="multilevel"/>
    <w:tmpl w:val="7B6D4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CA46F8C"/>
    <w:multiLevelType w:val="multilevel"/>
    <w:tmpl w:val="7CA46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D3F28A2"/>
    <w:multiLevelType w:val="multilevel"/>
    <w:tmpl w:val="7D3F2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EEF6E81"/>
    <w:multiLevelType w:val="multilevel"/>
    <w:tmpl w:val="7EEF6E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F3E4C81"/>
    <w:multiLevelType w:val="multilevel"/>
    <w:tmpl w:val="7F3E4C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FB47520"/>
    <w:multiLevelType w:val="multilevel"/>
    <w:tmpl w:val="7FB47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0"/>
  </w:num>
  <w:num w:numId="2">
    <w:abstractNumId w:val="16"/>
  </w:num>
  <w:num w:numId="3">
    <w:abstractNumId w:val="94"/>
  </w:num>
  <w:num w:numId="4">
    <w:abstractNumId w:val="72"/>
  </w:num>
  <w:num w:numId="5">
    <w:abstractNumId w:val="85"/>
  </w:num>
  <w:num w:numId="6">
    <w:abstractNumId w:val="34"/>
  </w:num>
  <w:num w:numId="7">
    <w:abstractNumId w:val="38"/>
  </w:num>
  <w:num w:numId="8">
    <w:abstractNumId w:val="18"/>
  </w:num>
  <w:num w:numId="9">
    <w:abstractNumId w:val="65"/>
  </w:num>
  <w:num w:numId="10">
    <w:abstractNumId w:val="92"/>
  </w:num>
  <w:num w:numId="11">
    <w:abstractNumId w:val="21"/>
  </w:num>
  <w:num w:numId="12">
    <w:abstractNumId w:val="55"/>
  </w:num>
  <w:num w:numId="13">
    <w:abstractNumId w:val="71"/>
  </w:num>
  <w:num w:numId="14">
    <w:abstractNumId w:val="56"/>
  </w:num>
  <w:num w:numId="15">
    <w:abstractNumId w:val="74"/>
  </w:num>
  <w:num w:numId="16">
    <w:abstractNumId w:val="80"/>
  </w:num>
  <w:num w:numId="17">
    <w:abstractNumId w:val="95"/>
  </w:num>
  <w:num w:numId="18">
    <w:abstractNumId w:val="52"/>
  </w:num>
  <w:num w:numId="19">
    <w:abstractNumId w:val="17"/>
  </w:num>
  <w:num w:numId="20">
    <w:abstractNumId w:val="99"/>
  </w:num>
  <w:num w:numId="21">
    <w:abstractNumId w:val="100"/>
  </w:num>
  <w:num w:numId="22">
    <w:abstractNumId w:val="37"/>
  </w:num>
  <w:num w:numId="23">
    <w:abstractNumId w:val="33"/>
  </w:num>
  <w:num w:numId="24">
    <w:abstractNumId w:val="42"/>
  </w:num>
  <w:num w:numId="25">
    <w:abstractNumId w:val="30"/>
  </w:num>
  <w:num w:numId="26">
    <w:abstractNumId w:val="24"/>
  </w:num>
  <w:num w:numId="27">
    <w:abstractNumId w:val="19"/>
  </w:num>
  <w:num w:numId="28">
    <w:abstractNumId w:val="22"/>
  </w:num>
  <w:num w:numId="29">
    <w:abstractNumId w:val="90"/>
  </w:num>
  <w:num w:numId="30">
    <w:abstractNumId w:val="45"/>
  </w:num>
  <w:num w:numId="31">
    <w:abstractNumId w:val="60"/>
  </w:num>
  <w:num w:numId="32">
    <w:abstractNumId w:val="88"/>
  </w:num>
  <w:num w:numId="33">
    <w:abstractNumId w:val="57"/>
  </w:num>
  <w:num w:numId="34">
    <w:abstractNumId w:val="46"/>
  </w:num>
  <w:num w:numId="35">
    <w:abstractNumId w:val="86"/>
  </w:num>
  <w:num w:numId="36">
    <w:abstractNumId w:val="41"/>
  </w:num>
  <w:num w:numId="37">
    <w:abstractNumId w:val="78"/>
  </w:num>
  <w:num w:numId="38">
    <w:abstractNumId w:val="62"/>
  </w:num>
  <w:num w:numId="39">
    <w:abstractNumId w:val="40"/>
  </w:num>
  <w:num w:numId="40">
    <w:abstractNumId w:val="28"/>
  </w:num>
  <w:num w:numId="41">
    <w:abstractNumId w:val="68"/>
  </w:num>
  <w:num w:numId="42">
    <w:abstractNumId w:val="49"/>
  </w:num>
  <w:num w:numId="43">
    <w:abstractNumId w:val="64"/>
  </w:num>
  <w:num w:numId="44">
    <w:abstractNumId w:val="97"/>
  </w:num>
  <w:num w:numId="45">
    <w:abstractNumId w:val="44"/>
  </w:num>
  <w:num w:numId="46">
    <w:abstractNumId w:val="27"/>
  </w:num>
  <w:num w:numId="47">
    <w:abstractNumId w:val="81"/>
  </w:num>
  <w:num w:numId="48">
    <w:abstractNumId w:val="70"/>
  </w:num>
  <w:num w:numId="49">
    <w:abstractNumId w:val="91"/>
  </w:num>
  <w:num w:numId="50">
    <w:abstractNumId w:val="29"/>
  </w:num>
  <w:num w:numId="51">
    <w:abstractNumId w:val="25"/>
  </w:num>
  <w:num w:numId="52">
    <w:abstractNumId w:val="76"/>
  </w:num>
  <w:num w:numId="53">
    <w:abstractNumId w:val="69"/>
  </w:num>
  <w:num w:numId="54">
    <w:abstractNumId w:val="54"/>
  </w:num>
  <w:num w:numId="55">
    <w:abstractNumId w:val="63"/>
  </w:num>
  <w:num w:numId="56">
    <w:abstractNumId w:val="43"/>
  </w:num>
  <w:num w:numId="57">
    <w:abstractNumId w:val="73"/>
  </w:num>
  <w:num w:numId="58">
    <w:abstractNumId w:val="75"/>
  </w:num>
  <w:num w:numId="59">
    <w:abstractNumId w:val="87"/>
  </w:num>
  <w:num w:numId="60">
    <w:abstractNumId w:val="96"/>
  </w:num>
  <w:num w:numId="61">
    <w:abstractNumId w:val="61"/>
  </w:num>
  <w:num w:numId="62">
    <w:abstractNumId w:val="82"/>
  </w:num>
  <w:num w:numId="63">
    <w:abstractNumId w:val="15"/>
  </w:num>
  <w:num w:numId="64">
    <w:abstractNumId w:val="67"/>
  </w:num>
  <w:num w:numId="65">
    <w:abstractNumId w:val="39"/>
  </w:num>
  <w:num w:numId="66">
    <w:abstractNumId w:val="98"/>
  </w:num>
  <w:num w:numId="67">
    <w:abstractNumId w:val="66"/>
  </w:num>
  <w:num w:numId="68">
    <w:abstractNumId w:val="36"/>
  </w:num>
  <w:num w:numId="69">
    <w:abstractNumId w:val="35"/>
  </w:num>
  <w:num w:numId="70">
    <w:abstractNumId w:val="47"/>
  </w:num>
  <w:num w:numId="71">
    <w:abstractNumId w:val="0"/>
  </w:num>
  <w:num w:numId="7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
  </w:num>
  <w:num w:numId="79">
    <w:abstractNumId w:val="8"/>
  </w:num>
  <w:num w:numId="80">
    <w:abstractNumId w:val="59"/>
  </w:num>
  <w:num w:numId="81">
    <w:abstractNumId w:val="9"/>
  </w:num>
  <w:num w:numId="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26"/>
  </w:num>
  <w:num w:numId="84">
    <w:abstractNumId w:val="32"/>
  </w:num>
  <w:num w:numId="85">
    <w:abstractNumId w:val="58"/>
  </w:num>
  <w:num w:numId="86">
    <w:abstractNumId w:val="31"/>
  </w:num>
  <w:num w:numId="87">
    <w:abstractNumId w:val="13"/>
  </w:num>
  <w:num w:numId="88">
    <w:abstractNumId w:val="11"/>
  </w:num>
  <w:num w:numId="89">
    <w:abstractNumId w:val="48"/>
  </w:num>
  <w:num w:numId="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2"/>
  </w:num>
  <w:num w:numId="92">
    <w:abstractNumId w:val="93"/>
  </w:num>
  <w:num w:numId="93">
    <w:abstractNumId w:val="84"/>
  </w:num>
  <w:num w:numId="94">
    <w:abstractNumId w:val="83"/>
  </w:num>
  <w:num w:numId="95">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7"/>
  </w:num>
  <w:num w:numId="99">
    <w:abstractNumId w:val="3"/>
  </w:num>
  <w:num w:numId="100">
    <w:abstractNumId w:val="4"/>
  </w:num>
  <w:num w:numId="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
  </w:num>
  <w:num w:numId="104">
    <w:abstractNumId w:val="23"/>
  </w:num>
  <w:num w:numId="105">
    <w:abstractNumId w:val="20"/>
  </w:num>
  <w:num w:numId="106">
    <w:abstractNumId w:val="14"/>
  </w:num>
  <w:num w:numId="1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0"/>
  </w:num>
  <w:num w:numId="111">
    <w:abstractNumId w:val="12"/>
  </w:num>
  <w:num w:numId="112">
    <w:abstractNumId w:val="77"/>
  </w:num>
  <w:num w:numId="113">
    <w:abstractNumId w:val="6"/>
  </w:num>
  <w:num w:numId="114">
    <w:abstractNumId w:val="53"/>
  </w:num>
  <w:num w:numId="115">
    <w:abstractNumId w:val="89"/>
  </w:num>
  <w:num w:numId="116">
    <w:abstractNumId w:val="51"/>
  </w:num>
  <w:num w:numId="11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eevan Joy Pious">
    <w15:presenceInfo w15:providerId="AD" w15:userId="S::jeevan.pious@cyrix.in::84eb8caa-51f6-441f-b237-a9080957e572"/>
  </w15:person>
  <w15:person w15:author="User">
    <w15:presenceInfo w15:providerId="None" w15:userId="User"/>
  </w15:person>
  <w15:person w15:author="Sandhya Govind">
    <w15:presenceInfo w15:providerId="AD" w15:userId="S::ciyan@cyrix.in::f44138d3-78d2-4d2a-a6d3-ba7034bd4ed0"/>
  </w15:person>
  <w15:person w15:author="Adrian Sebastian">
    <w15:presenceInfo w15:providerId="None" w15:userId="Adrian Sebasti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F8C"/>
    <w:rsid w:val="000007C8"/>
    <w:rsid w:val="000009DE"/>
    <w:rsid w:val="00000E65"/>
    <w:rsid w:val="00001155"/>
    <w:rsid w:val="00001660"/>
    <w:rsid w:val="0000173F"/>
    <w:rsid w:val="00001BF8"/>
    <w:rsid w:val="000034C0"/>
    <w:rsid w:val="0000394E"/>
    <w:rsid w:val="00003A36"/>
    <w:rsid w:val="00003F8A"/>
    <w:rsid w:val="00004317"/>
    <w:rsid w:val="00004A28"/>
    <w:rsid w:val="00005082"/>
    <w:rsid w:val="00005D72"/>
    <w:rsid w:val="00005DAF"/>
    <w:rsid w:val="00005E31"/>
    <w:rsid w:val="00006101"/>
    <w:rsid w:val="00006837"/>
    <w:rsid w:val="00007A0A"/>
    <w:rsid w:val="00010092"/>
    <w:rsid w:val="000101CF"/>
    <w:rsid w:val="000106A7"/>
    <w:rsid w:val="00011607"/>
    <w:rsid w:val="00012235"/>
    <w:rsid w:val="00012A60"/>
    <w:rsid w:val="00012E91"/>
    <w:rsid w:val="00013261"/>
    <w:rsid w:val="0001356A"/>
    <w:rsid w:val="00013887"/>
    <w:rsid w:val="000148D8"/>
    <w:rsid w:val="00014A92"/>
    <w:rsid w:val="000150C3"/>
    <w:rsid w:val="00015768"/>
    <w:rsid w:val="00015CA1"/>
    <w:rsid w:val="0001664A"/>
    <w:rsid w:val="00016E8F"/>
    <w:rsid w:val="00017DB1"/>
    <w:rsid w:val="00017E6E"/>
    <w:rsid w:val="000200F6"/>
    <w:rsid w:val="0002042E"/>
    <w:rsid w:val="00020E6F"/>
    <w:rsid w:val="0002122A"/>
    <w:rsid w:val="00021604"/>
    <w:rsid w:val="00021726"/>
    <w:rsid w:val="00021F03"/>
    <w:rsid w:val="000228D1"/>
    <w:rsid w:val="00022AEC"/>
    <w:rsid w:val="00022BB5"/>
    <w:rsid w:val="00022D7B"/>
    <w:rsid w:val="00022FC2"/>
    <w:rsid w:val="000239BE"/>
    <w:rsid w:val="00023E8F"/>
    <w:rsid w:val="00024974"/>
    <w:rsid w:val="00025D89"/>
    <w:rsid w:val="00026181"/>
    <w:rsid w:val="0002738D"/>
    <w:rsid w:val="00027466"/>
    <w:rsid w:val="00027CB9"/>
    <w:rsid w:val="00030929"/>
    <w:rsid w:val="00031A38"/>
    <w:rsid w:val="00031D5A"/>
    <w:rsid w:val="000329BE"/>
    <w:rsid w:val="00032F43"/>
    <w:rsid w:val="0003375F"/>
    <w:rsid w:val="00034E1D"/>
    <w:rsid w:val="00035825"/>
    <w:rsid w:val="0003685A"/>
    <w:rsid w:val="00036E30"/>
    <w:rsid w:val="000375F1"/>
    <w:rsid w:val="00037A39"/>
    <w:rsid w:val="00040140"/>
    <w:rsid w:val="00040572"/>
    <w:rsid w:val="00040D3E"/>
    <w:rsid w:val="00040E42"/>
    <w:rsid w:val="000415C2"/>
    <w:rsid w:val="000415FD"/>
    <w:rsid w:val="00041692"/>
    <w:rsid w:val="000423B3"/>
    <w:rsid w:val="00042899"/>
    <w:rsid w:val="00042C3A"/>
    <w:rsid w:val="00042E40"/>
    <w:rsid w:val="00042F6F"/>
    <w:rsid w:val="00043CEA"/>
    <w:rsid w:val="00044407"/>
    <w:rsid w:val="00044F36"/>
    <w:rsid w:val="0004537D"/>
    <w:rsid w:val="00045D14"/>
    <w:rsid w:val="00045E4B"/>
    <w:rsid w:val="000464DB"/>
    <w:rsid w:val="00046B26"/>
    <w:rsid w:val="000473B5"/>
    <w:rsid w:val="00047564"/>
    <w:rsid w:val="00051371"/>
    <w:rsid w:val="000517CE"/>
    <w:rsid w:val="000521A7"/>
    <w:rsid w:val="00052400"/>
    <w:rsid w:val="00052CD6"/>
    <w:rsid w:val="0005371E"/>
    <w:rsid w:val="00054FC4"/>
    <w:rsid w:val="000556C2"/>
    <w:rsid w:val="000559A5"/>
    <w:rsid w:val="00056A0C"/>
    <w:rsid w:val="00057D17"/>
    <w:rsid w:val="00057DC2"/>
    <w:rsid w:val="00060299"/>
    <w:rsid w:val="00060702"/>
    <w:rsid w:val="00060F17"/>
    <w:rsid w:val="000610BD"/>
    <w:rsid w:val="0006147D"/>
    <w:rsid w:val="0006215B"/>
    <w:rsid w:val="00065205"/>
    <w:rsid w:val="00065811"/>
    <w:rsid w:val="00065C33"/>
    <w:rsid w:val="00065D2B"/>
    <w:rsid w:val="00065DFD"/>
    <w:rsid w:val="00066189"/>
    <w:rsid w:val="000665F9"/>
    <w:rsid w:val="00070413"/>
    <w:rsid w:val="000704F2"/>
    <w:rsid w:val="00070B16"/>
    <w:rsid w:val="000729F7"/>
    <w:rsid w:val="000734A1"/>
    <w:rsid w:val="000735D6"/>
    <w:rsid w:val="00073841"/>
    <w:rsid w:val="00073A42"/>
    <w:rsid w:val="00074253"/>
    <w:rsid w:val="00074A64"/>
    <w:rsid w:val="00075480"/>
    <w:rsid w:val="000768B5"/>
    <w:rsid w:val="000769B9"/>
    <w:rsid w:val="00076BCC"/>
    <w:rsid w:val="00077148"/>
    <w:rsid w:val="000779DA"/>
    <w:rsid w:val="0008169A"/>
    <w:rsid w:val="00081B2B"/>
    <w:rsid w:val="00083589"/>
    <w:rsid w:val="00083E3E"/>
    <w:rsid w:val="00084199"/>
    <w:rsid w:val="0008424A"/>
    <w:rsid w:val="0008466E"/>
    <w:rsid w:val="00084F66"/>
    <w:rsid w:val="0008513F"/>
    <w:rsid w:val="00085842"/>
    <w:rsid w:val="00085DEC"/>
    <w:rsid w:val="0008633A"/>
    <w:rsid w:val="0008646F"/>
    <w:rsid w:val="00090C70"/>
    <w:rsid w:val="00091970"/>
    <w:rsid w:val="00091EA9"/>
    <w:rsid w:val="000926B1"/>
    <w:rsid w:val="00092813"/>
    <w:rsid w:val="00092925"/>
    <w:rsid w:val="000948BD"/>
    <w:rsid w:val="00094C6E"/>
    <w:rsid w:val="00095106"/>
    <w:rsid w:val="00095DBF"/>
    <w:rsid w:val="00095F84"/>
    <w:rsid w:val="000961D2"/>
    <w:rsid w:val="000969AD"/>
    <w:rsid w:val="00097F09"/>
    <w:rsid w:val="000A0171"/>
    <w:rsid w:val="000A089E"/>
    <w:rsid w:val="000A1294"/>
    <w:rsid w:val="000A1470"/>
    <w:rsid w:val="000A28F3"/>
    <w:rsid w:val="000A2979"/>
    <w:rsid w:val="000A2D40"/>
    <w:rsid w:val="000A3794"/>
    <w:rsid w:val="000A3B45"/>
    <w:rsid w:val="000A43D2"/>
    <w:rsid w:val="000A4F31"/>
    <w:rsid w:val="000A615B"/>
    <w:rsid w:val="000A62AD"/>
    <w:rsid w:val="000A6E1C"/>
    <w:rsid w:val="000A7401"/>
    <w:rsid w:val="000A7415"/>
    <w:rsid w:val="000B0B2E"/>
    <w:rsid w:val="000B16E0"/>
    <w:rsid w:val="000B1E7E"/>
    <w:rsid w:val="000B250E"/>
    <w:rsid w:val="000B27A6"/>
    <w:rsid w:val="000B2D20"/>
    <w:rsid w:val="000B362A"/>
    <w:rsid w:val="000B3B1F"/>
    <w:rsid w:val="000B454E"/>
    <w:rsid w:val="000B46C8"/>
    <w:rsid w:val="000B6C14"/>
    <w:rsid w:val="000C0852"/>
    <w:rsid w:val="000C2392"/>
    <w:rsid w:val="000C2E22"/>
    <w:rsid w:val="000C3060"/>
    <w:rsid w:val="000C49D5"/>
    <w:rsid w:val="000C5B27"/>
    <w:rsid w:val="000C5D19"/>
    <w:rsid w:val="000C6024"/>
    <w:rsid w:val="000D29F2"/>
    <w:rsid w:val="000D2DD8"/>
    <w:rsid w:val="000D382A"/>
    <w:rsid w:val="000D3D8E"/>
    <w:rsid w:val="000D3DE3"/>
    <w:rsid w:val="000D3F1D"/>
    <w:rsid w:val="000D4F43"/>
    <w:rsid w:val="000D500E"/>
    <w:rsid w:val="000D53F0"/>
    <w:rsid w:val="000D603F"/>
    <w:rsid w:val="000D6074"/>
    <w:rsid w:val="000D63FE"/>
    <w:rsid w:val="000D6A8B"/>
    <w:rsid w:val="000D7A5F"/>
    <w:rsid w:val="000E05C8"/>
    <w:rsid w:val="000E0E6B"/>
    <w:rsid w:val="000E127A"/>
    <w:rsid w:val="000E2EC8"/>
    <w:rsid w:val="000E3274"/>
    <w:rsid w:val="000E32F8"/>
    <w:rsid w:val="000E350A"/>
    <w:rsid w:val="000E3FED"/>
    <w:rsid w:val="000E4FFA"/>
    <w:rsid w:val="000E54A9"/>
    <w:rsid w:val="000E55A9"/>
    <w:rsid w:val="000E5A7F"/>
    <w:rsid w:val="000E5EE5"/>
    <w:rsid w:val="000E6352"/>
    <w:rsid w:val="000E6E9B"/>
    <w:rsid w:val="000E7659"/>
    <w:rsid w:val="000E7664"/>
    <w:rsid w:val="000F0CD0"/>
    <w:rsid w:val="000F1044"/>
    <w:rsid w:val="000F4022"/>
    <w:rsid w:val="000F443C"/>
    <w:rsid w:val="000F467B"/>
    <w:rsid w:val="000F55B4"/>
    <w:rsid w:val="000F7144"/>
    <w:rsid w:val="000F7F98"/>
    <w:rsid w:val="001001B5"/>
    <w:rsid w:val="001016BA"/>
    <w:rsid w:val="001028B7"/>
    <w:rsid w:val="001031CD"/>
    <w:rsid w:val="00103894"/>
    <w:rsid w:val="00103B9F"/>
    <w:rsid w:val="0010460C"/>
    <w:rsid w:val="00104751"/>
    <w:rsid w:val="00104AC5"/>
    <w:rsid w:val="00104EE1"/>
    <w:rsid w:val="00106A05"/>
    <w:rsid w:val="001074D5"/>
    <w:rsid w:val="00107773"/>
    <w:rsid w:val="00110351"/>
    <w:rsid w:val="00112CCB"/>
    <w:rsid w:val="0011329E"/>
    <w:rsid w:val="001135E5"/>
    <w:rsid w:val="00113B81"/>
    <w:rsid w:val="00114E95"/>
    <w:rsid w:val="001158A3"/>
    <w:rsid w:val="00115E5E"/>
    <w:rsid w:val="001160EA"/>
    <w:rsid w:val="00116587"/>
    <w:rsid w:val="00116867"/>
    <w:rsid w:val="001168E7"/>
    <w:rsid w:val="00117CFB"/>
    <w:rsid w:val="0012025D"/>
    <w:rsid w:val="00120404"/>
    <w:rsid w:val="001205EA"/>
    <w:rsid w:val="00120F5D"/>
    <w:rsid w:val="001217B5"/>
    <w:rsid w:val="001218E2"/>
    <w:rsid w:val="00121951"/>
    <w:rsid w:val="00121A7F"/>
    <w:rsid w:val="00121C01"/>
    <w:rsid w:val="001226A8"/>
    <w:rsid w:val="001228FB"/>
    <w:rsid w:val="0012374D"/>
    <w:rsid w:val="00126285"/>
    <w:rsid w:val="00126798"/>
    <w:rsid w:val="00126B03"/>
    <w:rsid w:val="00131380"/>
    <w:rsid w:val="001317DB"/>
    <w:rsid w:val="0013241E"/>
    <w:rsid w:val="00132508"/>
    <w:rsid w:val="001335A0"/>
    <w:rsid w:val="00133BE7"/>
    <w:rsid w:val="00134EDD"/>
    <w:rsid w:val="00134FEF"/>
    <w:rsid w:val="00135131"/>
    <w:rsid w:val="00135684"/>
    <w:rsid w:val="001358F8"/>
    <w:rsid w:val="0013620F"/>
    <w:rsid w:val="0013622E"/>
    <w:rsid w:val="001371E5"/>
    <w:rsid w:val="0013725C"/>
    <w:rsid w:val="00141933"/>
    <w:rsid w:val="00141B1E"/>
    <w:rsid w:val="00142431"/>
    <w:rsid w:val="001425EA"/>
    <w:rsid w:val="00142688"/>
    <w:rsid w:val="0014281C"/>
    <w:rsid w:val="0014284A"/>
    <w:rsid w:val="00143D00"/>
    <w:rsid w:val="00145AE8"/>
    <w:rsid w:val="001467A8"/>
    <w:rsid w:val="00146814"/>
    <w:rsid w:val="00146B87"/>
    <w:rsid w:val="00151980"/>
    <w:rsid w:val="001519A9"/>
    <w:rsid w:val="00152028"/>
    <w:rsid w:val="001529D3"/>
    <w:rsid w:val="001537A5"/>
    <w:rsid w:val="00154A42"/>
    <w:rsid w:val="00155254"/>
    <w:rsid w:val="0015542C"/>
    <w:rsid w:val="00155524"/>
    <w:rsid w:val="00155D4B"/>
    <w:rsid w:val="00157C12"/>
    <w:rsid w:val="0016032C"/>
    <w:rsid w:val="00161D25"/>
    <w:rsid w:val="00162DA9"/>
    <w:rsid w:val="00163C82"/>
    <w:rsid w:val="00164513"/>
    <w:rsid w:val="00164D96"/>
    <w:rsid w:val="00165252"/>
    <w:rsid w:val="00167F05"/>
    <w:rsid w:val="001700FC"/>
    <w:rsid w:val="00170336"/>
    <w:rsid w:val="001708F0"/>
    <w:rsid w:val="00170FFF"/>
    <w:rsid w:val="00171360"/>
    <w:rsid w:val="00172A68"/>
    <w:rsid w:val="0017485C"/>
    <w:rsid w:val="00175720"/>
    <w:rsid w:val="001757EB"/>
    <w:rsid w:val="00176820"/>
    <w:rsid w:val="00176952"/>
    <w:rsid w:val="00176984"/>
    <w:rsid w:val="00177165"/>
    <w:rsid w:val="00177511"/>
    <w:rsid w:val="00177A9B"/>
    <w:rsid w:val="00177B46"/>
    <w:rsid w:val="00180283"/>
    <w:rsid w:val="001805DA"/>
    <w:rsid w:val="00180960"/>
    <w:rsid w:val="00181D06"/>
    <w:rsid w:val="0018234B"/>
    <w:rsid w:val="00182C39"/>
    <w:rsid w:val="00183FFA"/>
    <w:rsid w:val="001855C9"/>
    <w:rsid w:val="00185AE7"/>
    <w:rsid w:val="001860B9"/>
    <w:rsid w:val="00186650"/>
    <w:rsid w:val="00186D3F"/>
    <w:rsid w:val="001902A9"/>
    <w:rsid w:val="0019037A"/>
    <w:rsid w:val="00190407"/>
    <w:rsid w:val="00190DCD"/>
    <w:rsid w:val="0019118C"/>
    <w:rsid w:val="0019225D"/>
    <w:rsid w:val="00192725"/>
    <w:rsid w:val="00192E02"/>
    <w:rsid w:val="0019309A"/>
    <w:rsid w:val="00193814"/>
    <w:rsid w:val="00193F62"/>
    <w:rsid w:val="001946B0"/>
    <w:rsid w:val="00195C91"/>
    <w:rsid w:val="00195E51"/>
    <w:rsid w:val="001A13A6"/>
    <w:rsid w:val="001A1E1D"/>
    <w:rsid w:val="001A1E83"/>
    <w:rsid w:val="001A2BE3"/>
    <w:rsid w:val="001A3DBD"/>
    <w:rsid w:val="001A4D77"/>
    <w:rsid w:val="001A571A"/>
    <w:rsid w:val="001A6049"/>
    <w:rsid w:val="001A6124"/>
    <w:rsid w:val="001A6CD3"/>
    <w:rsid w:val="001A7450"/>
    <w:rsid w:val="001B0447"/>
    <w:rsid w:val="001B1944"/>
    <w:rsid w:val="001B1F94"/>
    <w:rsid w:val="001B27FF"/>
    <w:rsid w:val="001B2D0D"/>
    <w:rsid w:val="001B3EF0"/>
    <w:rsid w:val="001B42AC"/>
    <w:rsid w:val="001B59F4"/>
    <w:rsid w:val="001B5FD6"/>
    <w:rsid w:val="001B6124"/>
    <w:rsid w:val="001B6F44"/>
    <w:rsid w:val="001B7FE5"/>
    <w:rsid w:val="001C09F9"/>
    <w:rsid w:val="001C107A"/>
    <w:rsid w:val="001C1357"/>
    <w:rsid w:val="001C2A26"/>
    <w:rsid w:val="001C33C4"/>
    <w:rsid w:val="001C363C"/>
    <w:rsid w:val="001C38DC"/>
    <w:rsid w:val="001C4283"/>
    <w:rsid w:val="001C46DD"/>
    <w:rsid w:val="001C4E5C"/>
    <w:rsid w:val="001C50E3"/>
    <w:rsid w:val="001C78CB"/>
    <w:rsid w:val="001D0356"/>
    <w:rsid w:val="001D060B"/>
    <w:rsid w:val="001D217F"/>
    <w:rsid w:val="001D43A3"/>
    <w:rsid w:val="001D50A3"/>
    <w:rsid w:val="001D54D3"/>
    <w:rsid w:val="001D6122"/>
    <w:rsid w:val="001D6AB2"/>
    <w:rsid w:val="001E0198"/>
    <w:rsid w:val="001E03F1"/>
    <w:rsid w:val="001E178D"/>
    <w:rsid w:val="001E1C52"/>
    <w:rsid w:val="001E2391"/>
    <w:rsid w:val="001E2BAA"/>
    <w:rsid w:val="001E2C23"/>
    <w:rsid w:val="001E3881"/>
    <w:rsid w:val="001E3CC4"/>
    <w:rsid w:val="001E3CF7"/>
    <w:rsid w:val="001E55DD"/>
    <w:rsid w:val="001E597C"/>
    <w:rsid w:val="001E5D91"/>
    <w:rsid w:val="001E5F45"/>
    <w:rsid w:val="001E6446"/>
    <w:rsid w:val="001E6840"/>
    <w:rsid w:val="001E7E08"/>
    <w:rsid w:val="001F057F"/>
    <w:rsid w:val="001F05C9"/>
    <w:rsid w:val="001F10BF"/>
    <w:rsid w:val="001F190A"/>
    <w:rsid w:val="001F1AC6"/>
    <w:rsid w:val="001F1EB0"/>
    <w:rsid w:val="001F39BF"/>
    <w:rsid w:val="001F4942"/>
    <w:rsid w:val="001F4B04"/>
    <w:rsid w:val="001F4BD3"/>
    <w:rsid w:val="001F4CCB"/>
    <w:rsid w:val="001F4DC9"/>
    <w:rsid w:val="001F500B"/>
    <w:rsid w:val="001F5172"/>
    <w:rsid w:val="001F532E"/>
    <w:rsid w:val="001F5787"/>
    <w:rsid w:val="001F672F"/>
    <w:rsid w:val="001F68F8"/>
    <w:rsid w:val="0020120F"/>
    <w:rsid w:val="0020129E"/>
    <w:rsid w:val="0020206D"/>
    <w:rsid w:val="002022EC"/>
    <w:rsid w:val="0020379D"/>
    <w:rsid w:val="00204B54"/>
    <w:rsid w:val="0020572D"/>
    <w:rsid w:val="00205DDF"/>
    <w:rsid w:val="0020692A"/>
    <w:rsid w:val="00207078"/>
    <w:rsid w:val="002102CF"/>
    <w:rsid w:val="00210CA9"/>
    <w:rsid w:val="0021339E"/>
    <w:rsid w:val="0021371F"/>
    <w:rsid w:val="00213956"/>
    <w:rsid w:val="00214365"/>
    <w:rsid w:val="00214687"/>
    <w:rsid w:val="00214CAD"/>
    <w:rsid w:val="002154A9"/>
    <w:rsid w:val="00216236"/>
    <w:rsid w:val="00216734"/>
    <w:rsid w:val="002179B9"/>
    <w:rsid w:val="0022052E"/>
    <w:rsid w:val="00220711"/>
    <w:rsid w:val="00220CA3"/>
    <w:rsid w:val="00221069"/>
    <w:rsid w:val="002210BA"/>
    <w:rsid w:val="00221990"/>
    <w:rsid w:val="00221AA3"/>
    <w:rsid w:val="00221CCE"/>
    <w:rsid w:val="002228BA"/>
    <w:rsid w:val="00223B57"/>
    <w:rsid w:val="00226125"/>
    <w:rsid w:val="00226962"/>
    <w:rsid w:val="00226B8C"/>
    <w:rsid w:val="002300C3"/>
    <w:rsid w:val="0023083B"/>
    <w:rsid w:val="00230E13"/>
    <w:rsid w:val="00230E8F"/>
    <w:rsid w:val="00231A4F"/>
    <w:rsid w:val="00232797"/>
    <w:rsid w:val="00232A7D"/>
    <w:rsid w:val="00232B55"/>
    <w:rsid w:val="00233744"/>
    <w:rsid w:val="002348F1"/>
    <w:rsid w:val="00234C0C"/>
    <w:rsid w:val="002355AD"/>
    <w:rsid w:val="0023640F"/>
    <w:rsid w:val="00236B8E"/>
    <w:rsid w:val="002374C4"/>
    <w:rsid w:val="002379CF"/>
    <w:rsid w:val="00237C87"/>
    <w:rsid w:val="00237CB7"/>
    <w:rsid w:val="00237F96"/>
    <w:rsid w:val="00240E93"/>
    <w:rsid w:val="0024111C"/>
    <w:rsid w:val="00241663"/>
    <w:rsid w:val="002417AC"/>
    <w:rsid w:val="00241A8A"/>
    <w:rsid w:val="00241FAE"/>
    <w:rsid w:val="00242BED"/>
    <w:rsid w:val="00242E68"/>
    <w:rsid w:val="00243562"/>
    <w:rsid w:val="002436B1"/>
    <w:rsid w:val="002445FC"/>
    <w:rsid w:val="0024490C"/>
    <w:rsid w:val="00244CB3"/>
    <w:rsid w:val="002453E8"/>
    <w:rsid w:val="00246B5E"/>
    <w:rsid w:val="00246D13"/>
    <w:rsid w:val="00247450"/>
    <w:rsid w:val="002477B2"/>
    <w:rsid w:val="00247856"/>
    <w:rsid w:val="00250C68"/>
    <w:rsid w:val="0025109D"/>
    <w:rsid w:val="002513B2"/>
    <w:rsid w:val="00251593"/>
    <w:rsid w:val="00251682"/>
    <w:rsid w:val="002519A3"/>
    <w:rsid w:val="0025211C"/>
    <w:rsid w:val="00252F79"/>
    <w:rsid w:val="00253201"/>
    <w:rsid w:val="002536E9"/>
    <w:rsid w:val="00253DA8"/>
    <w:rsid w:val="002541A8"/>
    <w:rsid w:val="00254615"/>
    <w:rsid w:val="00254C0C"/>
    <w:rsid w:val="0025589E"/>
    <w:rsid w:val="00255ED9"/>
    <w:rsid w:val="00256D40"/>
    <w:rsid w:val="00256FB3"/>
    <w:rsid w:val="002575E8"/>
    <w:rsid w:val="00257E46"/>
    <w:rsid w:val="002606EC"/>
    <w:rsid w:val="00260D68"/>
    <w:rsid w:val="00260F4E"/>
    <w:rsid w:val="002636CF"/>
    <w:rsid w:val="00264113"/>
    <w:rsid w:val="00264C47"/>
    <w:rsid w:val="0026613D"/>
    <w:rsid w:val="00267BB1"/>
    <w:rsid w:val="00267CAA"/>
    <w:rsid w:val="00267D11"/>
    <w:rsid w:val="00267D48"/>
    <w:rsid w:val="00270578"/>
    <w:rsid w:val="00270FC1"/>
    <w:rsid w:val="00271585"/>
    <w:rsid w:val="00271869"/>
    <w:rsid w:val="002722D2"/>
    <w:rsid w:val="0027236A"/>
    <w:rsid w:val="002724F4"/>
    <w:rsid w:val="00272E75"/>
    <w:rsid w:val="00272E94"/>
    <w:rsid w:val="002734DD"/>
    <w:rsid w:val="00273ADD"/>
    <w:rsid w:val="00273B52"/>
    <w:rsid w:val="00275C15"/>
    <w:rsid w:val="0027655C"/>
    <w:rsid w:val="0027767A"/>
    <w:rsid w:val="00280CC2"/>
    <w:rsid w:val="00280F06"/>
    <w:rsid w:val="0028109D"/>
    <w:rsid w:val="00281383"/>
    <w:rsid w:val="0028154D"/>
    <w:rsid w:val="002829B9"/>
    <w:rsid w:val="00282A06"/>
    <w:rsid w:val="00282BB0"/>
    <w:rsid w:val="00283D3E"/>
    <w:rsid w:val="00283D5E"/>
    <w:rsid w:val="00284949"/>
    <w:rsid w:val="00286566"/>
    <w:rsid w:val="002866C4"/>
    <w:rsid w:val="0028689A"/>
    <w:rsid w:val="00286960"/>
    <w:rsid w:val="00286CCB"/>
    <w:rsid w:val="00287CC7"/>
    <w:rsid w:val="00290021"/>
    <w:rsid w:val="00290175"/>
    <w:rsid w:val="002908BB"/>
    <w:rsid w:val="00291E78"/>
    <w:rsid w:val="0029204A"/>
    <w:rsid w:val="002925E5"/>
    <w:rsid w:val="00292A81"/>
    <w:rsid w:val="00292AB8"/>
    <w:rsid w:val="002936F9"/>
    <w:rsid w:val="00293AE9"/>
    <w:rsid w:val="00293BE1"/>
    <w:rsid w:val="0029495D"/>
    <w:rsid w:val="00294D74"/>
    <w:rsid w:val="002953A7"/>
    <w:rsid w:val="00295451"/>
    <w:rsid w:val="002958AD"/>
    <w:rsid w:val="00295A30"/>
    <w:rsid w:val="00296E5E"/>
    <w:rsid w:val="002974F2"/>
    <w:rsid w:val="00297612"/>
    <w:rsid w:val="002976F7"/>
    <w:rsid w:val="00297848"/>
    <w:rsid w:val="002A0774"/>
    <w:rsid w:val="002A0D2A"/>
    <w:rsid w:val="002A1297"/>
    <w:rsid w:val="002A1509"/>
    <w:rsid w:val="002A1C84"/>
    <w:rsid w:val="002A3B30"/>
    <w:rsid w:val="002A3C33"/>
    <w:rsid w:val="002A4142"/>
    <w:rsid w:val="002A453B"/>
    <w:rsid w:val="002A4EDA"/>
    <w:rsid w:val="002A5639"/>
    <w:rsid w:val="002A5C68"/>
    <w:rsid w:val="002A5D4A"/>
    <w:rsid w:val="002A685B"/>
    <w:rsid w:val="002A6A80"/>
    <w:rsid w:val="002A6B5A"/>
    <w:rsid w:val="002A6D74"/>
    <w:rsid w:val="002A729B"/>
    <w:rsid w:val="002A75F9"/>
    <w:rsid w:val="002A78C6"/>
    <w:rsid w:val="002A7A8F"/>
    <w:rsid w:val="002A7BEF"/>
    <w:rsid w:val="002B0D6B"/>
    <w:rsid w:val="002B274A"/>
    <w:rsid w:val="002B2BD3"/>
    <w:rsid w:val="002B3163"/>
    <w:rsid w:val="002B3176"/>
    <w:rsid w:val="002B33CA"/>
    <w:rsid w:val="002B3473"/>
    <w:rsid w:val="002B40C3"/>
    <w:rsid w:val="002B43BB"/>
    <w:rsid w:val="002B4C4D"/>
    <w:rsid w:val="002B577A"/>
    <w:rsid w:val="002B590E"/>
    <w:rsid w:val="002B5E85"/>
    <w:rsid w:val="002B6989"/>
    <w:rsid w:val="002B6D93"/>
    <w:rsid w:val="002B7A9E"/>
    <w:rsid w:val="002C0A0F"/>
    <w:rsid w:val="002C0DBF"/>
    <w:rsid w:val="002C119A"/>
    <w:rsid w:val="002C1DCD"/>
    <w:rsid w:val="002C2910"/>
    <w:rsid w:val="002C3020"/>
    <w:rsid w:val="002C34C9"/>
    <w:rsid w:val="002C3B2F"/>
    <w:rsid w:val="002C456D"/>
    <w:rsid w:val="002C4D3D"/>
    <w:rsid w:val="002C5D13"/>
    <w:rsid w:val="002C5DAE"/>
    <w:rsid w:val="002C6E09"/>
    <w:rsid w:val="002D1F0B"/>
    <w:rsid w:val="002D2240"/>
    <w:rsid w:val="002D28CB"/>
    <w:rsid w:val="002D2D5E"/>
    <w:rsid w:val="002D3038"/>
    <w:rsid w:val="002D3F5E"/>
    <w:rsid w:val="002D4054"/>
    <w:rsid w:val="002D511A"/>
    <w:rsid w:val="002D5682"/>
    <w:rsid w:val="002D6071"/>
    <w:rsid w:val="002D6A5B"/>
    <w:rsid w:val="002D6B34"/>
    <w:rsid w:val="002D75CA"/>
    <w:rsid w:val="002D77F1"/>
    <w:rsid w:val="002E09CB"/>
    <w:rsid w:val="002E0A96"/>
    <w:rsid w:val="002E11A9"/>
    <w:rsid w:val="002E1916"/>
    <w:rsid w:val="002E2601"/>
    <w:rsid w:val="002E48D6"/>
    <w:rsid w:val="002E4F5C"/>
    <w:rsid w:val="002E55D0"/>
    <w:rsid w:val="002E5882"/>
    <w:rsid w:val="002E62CE"/>
    <w:rsid w:val="002E6A38"/>
    <w:rsid w:val="002E7A2B"/>
    <w:rsid w:val="002F0D84"/>
    <w:rsid w:val="002F0ED6"/>
    <w:rsid w:val="002F1945"/>
    <w:rsid w:val="002F239C"/>
    <w:rsid w:val="002F2B3B"/>
    <w:rsid w:val="002F493C"/>
    <w:rsid w:val="002F4E24"/>
    <w:rsid w:val="002F514C"/>
    <w:rsid w:val="002F53BD"/>
    <w:rsid w:val="002F5DE2"/>
    <w:rsid w:val="002F6197"/>
    <w:rsid w:val="002F62E3"/>
    <w:rsid w:val="002F6805"/>
    <w:rsid w:val="00300757"/>
    <w:rsid w:val="0030093B"/>
    <w:rsid w:val="00301143"/>
    <w:rsid w:val="00302339"/>
    <w:rsid w:val="00302D1C"/>
    <w:rsid w:val="00302FED"/>
    <w:rsid w:val="00304A70"/>
    <w:rsid w:val="00304B0A"/>
    <w:rsid w:val="00305B7D"/>
    <w:rsid w:val="00305E6C"/>
    <w:rsid w:val="0030616E"/>
    <w:rsid w:val="00306305"/>
    <w:rsid w:val="00306E0E"/>
    <w:rsid w:val="003073F4"/>
    <w:rsid w:val="003074B9"/>
    <w:rsid w:val="00307B8F"/>
    <w:rsid w:val="00307BA8"/>
    <w:rsid w:val="00310878"/>
    <w:rsid w:val="003113FA"/>
    <w:rsid w:val="003118D7"/>
    <w:rsid w:val="00311A55"/>
    <w:rsid w:val="00312832"/>
    <w:rsid w:val="00312987"/>
    <w:rsid w:val="00313A6F"/>
    <w:rsid w:val="0031412C"/>
    <w:rsid w:val="0031523D"/>
    <w:rsid w:val="00320126"/>
    <w:rsid w:val="003225F2"/>
    <w:rsid w:val="003226D5"/>
    <w:rsid w:val="00323F30"/>
    <w:rsid w:val="0032410B"/>
    <w:rsid w:val="00324A21"/>
    <w:rsid w:val="00324B16"/>
    <w:rsid w:val="0032525C"/>
    <w:rsid w:val="00325A25"/>
    <w:rsid w:val="00325B04"/>
    <w:rsid w:val="00325CC4"/>
    <w:rsid w:val="00326C5F"/>
    <w:rsid w:val="003274AE"/>
    <w:rsid w:val="00330060"/>
    <w:rsid w:val="00330538"/>
    <w:rsid w:val="00330658"/>
    <w:rsid w:val="00330CF1"/>
    <w:rsid w:val="00332A0C"/>
    <w:rsid w:val="00332EBF"/>
    <w:rsid w:val="00332F98"/>
    <w:rsid w:val="00333030"/>
    <w:rsid w:val="0033330A"/>
    <w:rsid w:val="00334C43"/>
    <w:rsid w:val="00335F16"/>
    <w:rsid w:val="003363C0"/>
    <w:rsid w:val="00336AF3"/>
    <w:rsid w:val="00337226"/>
    <w:rsid w:val="003377E1"/>
    <w:rsid w:val="00340F2E"/>
    <w:rsid w:val="00341D67"/>
    <w:rsid w:val="003421D7"/>
    <w:rsid w:val="003425DF"/>
    <w:rsid w:val="003429BC"/>
    <w:rsid w:val="0034354F"/>
    <w:rsid w:val="003447DF"/>
    <w:rsid w:val="00344B17"/>
    <w:rsid w:val="00344C61"/>
    <w:rsid w:val="00344CD5"/>
    <w:rsid w:val="00345630"/>
    <w:rsid w:val="00345933"/>
    <w:rsid w:val="00345CB7"/>
    <w:rsid w:val="0034754E"/>
    <w:rsid w:val="00347A33"/>
    <w:rsid w:val="00350DB7"/>
    <w:rsid w:val="003513FF"/>
    <w:rsid w:val="00352D92"/>
    <w:rsid w:val="0035358E"/>
    <w:rsid w:val="003549D6"/>
    <w:rsid w:val="003558A8"/>
    <w:rsid w:val="00355ED4"/>
    <w:rsid w:val="00356AD3"/>
    <w:rsid w:val="0035738A"/>
    <w:rsid w:val="0035749B"/>
    <w:rsid w:val="003579C7"/>
    <w:rsid w:val="00357D14"/>
    <w:rsid w:val="003604F4"/>
    <w:rsid w:val="00360FB0"/>
    <w:rsid w:val="0036128C"/>
    <w:rsid w:val="003626B0"/>
    <w:rsid w:val="003635D7"/>
    <w:rsid w:val="00363A2F"/>
    <w:rsid w:val="003641B2"/>
    <w:rsid w:val="0036568C"/>
    <w:rsid w:val="003676DA"/>
    <w:rsid w:val="00367813"/>
    <w:rsid w:val="0037020B"/>
    <w:rsid w:val="00370449"/>
    <w:rsid w:val="00371642"/>
    <w:rsid w:val="00373004"/>
    <w:rsid w:val="0037324F"/>
    <w:rsid w:val="003733FD"/>
    <w:rsid w:val="00375227"/>
    <w:rsid w:val="00375484"/>
    <w:rsid w:val="00375502"/>
    <w:rsid w:val="003756B5"/>
    <w:rsid w:val="0037573B"/>
    <w:rsid w:val="00375AFE"/>
    <w:rsid w:val="003766B8"/>
    <w:rsid w:val="0037686A"/>
    <w:rsid w:val="00376A5D"/>
    <w:rsid w:val="00377B41"/>
    <w:rsid w:val="00380CC9"/>
    <w:rsid w:val="003811B1"/>
    <w:rsid w:val="00382A84"/>
    <w:rsid w:val="00382A9F"/>
    <w:rsid w:val="00382B20"/>
    <w:rsid w:val="00383953"/>
    <w:rsid w:val="00384148"/>
    <w:rsid w:val="003849BA"/>
    <w:rsid w:val="0038622C"/>
    <w:rsid w:val="00386686"/>
    <w:rsid w:val="003872DB"/>
    <w:rsid w:val="00387B26"/>
    <w:rsid w:val="003905AC"/>
    <w:rsid w:val="00390F05"/>
    <w:rsid w:val="003911B8"/>
    <w:rsid w:val="0039154F"/>
    <w:rsid w:val="00391945"/>
    <w:rsid w:val="003935A4"/>
    <w:rsid w:val="00393884"/>
    <w:rsid w:val="00393E30"/>
    <w:rsid w:val="00395610"/>
    <w:rsid w:val="003960FD"/>
    <w:rsid w:val="00396329"/>
    <w:rsid w:val="003966A0"/>
    <w:rsid w:val="00396C87"/>
    <w:rsid w:val="003977C3"/>
    <w:rsid w:val="003A0066"/>
    <w:rsid w:val="003A019C"/>
    <w:rsid w:val="003A062F"/>
    <w:rsid w:val="003A067E"/>
    <w:rsid w:val="003A06FD"/>
    <w:rsid w:val="003A0729"/>
    <w:rsid w:val="003A09B7"/>
    <w:rsid w:val="003A1017"/>
    <w:rsid w:val="003A1309"/>
    <w:rsid w:val="003A1C99"/>
    <w:rsid w:val="003A1F15"/>
    <w:rsid w:val="003A23ED"/>
    <w:rsid w:val="003A24AC"/>
    <w:rsid w:val="003A29DD"/>
    <w:rsid w:val="003A470E"/>
    <w:rsid w:val="003A50D9"/>
    <w:rsid w:val="003A5B5A"/>
    <w:rsid w:val="003A5CE8"/>
    <w:rsid w:val="003B0970"/>
    <w:rsid w:val="003B1939"/>
    <w:rsid w:val="003B1B9C"/>
    <w:rsid w:val="003B1C8E"/>
    <w:rsid w:val="003B23B7"/>
    <w:rsid w:val="003B23BD"/>
    <w:rsid w:val="003B2AB0"/>
    <w:rsid w:val="003B31CC"/>
    <w:rsid w:val="003B48BE"/>
    <w:rsid w:val="003B548F"/>
    <w:rsid w:val="003B7D51"/>
    <w:rsid w:val="003C091C"/>
    <w:rsid w:val="003C1014"/>
    <w:rsid w:val="003C149F"/>
    <w:rsid w:val="003C42BA"/>
    <w:rsid w:val="003C560E"/>
    <w:rsid w:val="003C5633"/>
    <w:rsid w:val="003C5F60"/>
    <w:rsid w:val="003C605B"/>
    <w:rsid w:val="003C6141"/>
    <w:rsid w:val="003C663A"/>
    <w:rsid w:val="003C6FBB"/>
    <w:rsid w:val="003C71B9"/>
    <w:rsid w:val="003C734C"/>
    <w:rsid w:val="003C7AF9"/>
    <w:rsid w:val="003C7FF5"/>
    <w:rsid w:val="003D0384"/>
    <w:rsid w:val="003D0A3A"/>
    <w:rsid w:val="003D1315"/>
    <w:rsid w:val="003D1511"/>
    <w:rsid w:val="003D1B37"/>
    <w:rsid w:val="003D219F"/>
    <w:rsid w:val="003D294F"/>
    <w:rsid w:val="003D2983"/>
    <w:rsid w:val="003D3504"/>
    <w:rsid w:val="003D3F9C"/>
    <w:rsid w:val="003D45D2"/>
    <w:rsid w:val="003D4FC5"/>
    <w:rsid w:val="003D50E3"/>
    <w:rsid w:val="003D5363"/>
    <w:rsid w:val="003D5AF8"/>
    <w:rsid w:val="003D5B88"/>
    <w:rsid w:val="003D5D44"/>
    <w:rsid w:val="003D6515"/>
    <w:rsid w:val="003D7E3B"/>
    <w:rsid w:val="003E099F"/>
    <w:rsid w:val="003E3360"/>
    <w:rsid w:val="003E5511"/>
    <w:rsid w:val="003E6F54"/>
    <w:rsid w:val="003F0643"/>
    <w:rsid w:val="003F101D"/>
    <w:rsid w:val="003F128C"/>
    <w:rsid w:val="003F1561"/>
    <w:rsid w:val="003F1951"/>
    <w:rsid w:val="003F256D"/>
    <w:rsid w:val="003F2EE5"/>
    <w:rsid w:val="003F32A3"/>
    <w:rsid w:val="003F3582"/>
    <w:rsid w:val="003F372A"/>
    <w:rsid w:val="003F39D9"/>
    <w:rsid w:val="003F3C78"/>
    <w:rsid w:val="003F5384"/>
    <w:rsid w:val="003F5ADE"/>
    <w:rsid w:val="003F6156"/>
    <w:rsid w:val="003F6664"/>
    <w:rsid w:val="003F692E"/>
    <w:rsid w:val="003F759D"/>
    <w:rsid w:val="003F77EF"/>
    <w:rsid w:val="003F7A01"/>
    <w:rsid w:val="003F7C85"/>
    <w:rsid w:val="0040033D"/>
    <w:rsid w:val="00400FB1"/>
    <w:rsid w:val="004011F8"/>
    <w:rsid w:val="00401F14"/>
    <w:rsid w:val="00403625"/>
    <w:rsid w:val="004043E7"/>
    <w:rsid w:val="00404655"/>
    <w:rsid w:val="0040468A"/>
    <w:rsid w:val="00404CD1"/>
    <w:rsid w:val="00405E4D"/>
    <w:rsid w:val="004061A1"/>
    <w:rsid w:val="00406C4C"/>
    <w:rsid w:val="004078FE"/>
    <w:rsid w:val="00407B05"/>
    <w:rsid w:val="004103C8"/>
    <w:rsid w:val="00410827"/>
    <w:rsid w:val="00410D83"/>
    <w:rsid w:val="00410F6D"/>
    <w:rsid w:val="00410F95"/>
    <w:rsid w:val="0041139A"/>
    <w:rsid w:val="00411D79"/>
    <w:rsid w:val="004120F9"/>
    <w:rsid w:val="0041221A"/>
    <w:rsid w:val="00412A8A"/>
    <w:rsid w:val="00412E58"/>
    <w:rsid w:val="00413A6C"/>
    <w:rsid w:val="00413AB0"/>
    <w:rsid w:val="0041481C"/>
    <w:rsid w:val="00414C15"/>
    <w:rsid w:val="00414E42"/>
    <w:rsid w:val="00415168"/>
    <w:rsid w:val="00415481"/>
    <w:rsid w:val="00417AC9"/>
    <w:rsid w:val="00420013"/>
    <w:rsid w:val="0042052C"/>
    <w:rsid w:val="004206D5"/>
    <w:rsid w:val="004211B3"/>
    <w:rsid w:val="00421B5C"/>
    <w:rsid w:val="00421EA1"/>
    <w:rsid w:val="00422133"/>
    <w:rsid w:val="004225D1"/>
    <w:rsid w:val="004231F1"/>
    <w:rsid w:val="0042419C"/>
    <w:rsid w:val="004249F2"/>
    <w:rsid w:val="004254CF"/>
    <w:rsid w:val="004256D9"/>
    <w:rsid w:val="00426440"/>
    <w:rsid w:val="00426A82"/>
    <w:rsid w:val="00426FDA"/>
    <w:rsid w:val="004279D5"/>
    <w:rsid w:val="00427A6F"/>
    <w:rsid w:val="004311E9"/>
    <w:rsid w:val="0043135E"/>
    <w:rsid w:val="00431576"/>
    <w:rsid w:val="004318D3"/>
    <w:rsid w:val="004326FC"/>
    <w:rsid w:val="00432935"/>
    <w:rsid w:val="00436D74"/>
    <w:rsid w:val="00437407"/>
    <w:rsid w:val="00437419"/>
    <w:rsid w:val="0044044B"/>
    <w:rsid w:val="00440A1F"/>
    <w:rsid w:val="00440B2D"/>
    <w:rsid w:val="0044108E"/>
    <w:rsid w:val="004423F7"/>
    <w:rsid w:val="004427D2"/>
    <w:rsid w:val="00442BAB"/>
    <w:rsid w:val="00442C71"/>
    <w:rsid w:val="00443500"/>
    <w:rsid w:val="00443513"/>
    <w:rsid w:val="004439DE"/>
    <w:rsid w:val="00444E29"/>
    <w:rsid w:val="00445AF4"/>
    <w:rsid w:val="00445E27"/>
    <w:rsid w:val="00446B7C"/>
    <w:rsid w:val="00446C61"/>
    <w:rsid w:val="00447110"/>
    <w:rsid w:val="00447B71"/>
    <w:rsid w:val="00451515"/>
    <w:rsid w:val="004515B9"/>
    <w:rsid w:val="004520A4"/>
    <w:rsid w:val="00452127"/>
    <w:rsid w:val="00452133"/>
    <w:rsid w:val="00452624"/>
    <w:rsid w:val="00452A40"/>
    <w:rsid w:val="00452EBE"/>
    <w:rsid w:val="00453090"/>
    <w:rsid w:val="00453D1A"/>
    <w:rsid w:val="004540E3"/>
    <w:rsid w:val="0045496F"/>
    <w:rsid w:val="004553FE"/>
    <w:rsid w:val="004572C8"/>
    <w:rsid w:val="0046050F"/>
    <w:rsid w:val="00460D6F"/>
    <w:rsid w:val="004610F2"/>
    <w:rsid w:val="0046129A"/>
    <w:rsid w:val="004617E2"/>
    <w:rsid w:val="00461E3E"/>
    <w:rsid w:val="00462A9D"/>
    <w:rsid w:val="00463EC7"/>
    <w:rsid w:val="00464447"/>
    <w:rsid w:val="004651B6"/>
    <w:rsid w:val="00465F36"/>
    <w:rsid w:val="0046687C"/>
    <w:rsid w:val="00466E6D"/>
    <w:rsid w:val="00467577"/>
    <w:rsid w:val="004678CE"/>
    <w:rsid w:val="0046FD9B"/>
    <w:rsid w:val="004704F7"/>
    <w:rsid w:val="0047059C"/>
    <w:rsid w:val="004706F1"/>
    <w:rsid w:val="00470B3C"/>
    <w:rsid w:val="0047361F"/>
    <w:rsid w:val="004738C1"/>
    <w:rsid w:val="00473983"/>
    <w:rsid w:val="00473DC5"/>
    <w:rsid w:val="00474129"/>
    <w:rsid w:val="004748AD"/>
    <w:rsid w:val="00474936"/>
    <w:rsid w:val="00476E02"/>
    <w:rsid w:val="00477151"/>
    <w:rsid w:val="00477C66"/>
    <w:rsid w:val="00480898"/>
    <w:rsid w:val="00480B70"/>
    <w:rsid w:val="0048104C"/>
    <w:rsid w:val="004819E8"/>
    <w:rsid w:val="004826F7"/>
    <w:rsid w:val="004828D2"/>
    <w:rsid w:val="00482DFB"/>
    <w:rsid w:val="00483627"/>
    <w:rsid w:val="00483F13"/>
    <w:rsid w:val="00484301"/>
    <w:rsid w:val="00485B32"/>
    <w:rsid w:val="00485BE9"/>
    <w:rsid w:val="004862A9"/>
    <w:rsid w:val="004864C0"/>
    <w:rsid w:val="00486F3B"/>
    <w:rsid w:val="00487367"/>
    <w:rsid w:val="00487B1B"/>
    <w:rsid w:val="00490331"/>
    <w:rsid w:val="00490892"/>
    <w:rsid w:val="004913A1"/>
    <w:rsid w:val="0049391A"/>
    <w:rsid w:val="00494CA9"/>
    <w:rsid w:val="00495788"/>
    <w:rsid w:val="00495E89"/>
    <w:rsid w:val="0049684D"/>
    <w:rsid w:val="00497920"/>
    <w:rsid w:val="004A0B11"/>
    <w:rsid w:val="004A1EFA"/>
    <w:rsid w:val="004A2493"/>
    <w:rsid w:val="004A27E9"/>
    <w:rsid w:val="004A2D90"/>
    <w:rsid w:val="004A3BCA"/>
    <w:rsid w:val="004A3DF2"/>
    <w:rsid w:val="004A44F4"/>
    <w:rsid w:val="004A4B48"/>
    <w:rsid w:val="004A5977"/>
    <w:rsid w:val="004A6D0C"/>
    <w:rsid w:val="004B09FE"/>
    <w:rsid w:val="004B2362"/>
    <w:rsid w:val="004B2748"/>
    <w:rsid w:val="004B2A97"/>
    <w:rsid w:val="004B3E60"/>
    <w:rsid w:val="004B3ECE"/>
    <w:rsid w:val="004B4354"/>
    <w:rsid w:val="004B477C"/>
    <w:rsid w:val="004B48AD"/>
    <w:rsid w:val="004B4ABB"/>
    <w:rsid w:val="004B4DE1"/>
    <w:rsid w:val="004B5478"/>
    <w:rsid w:val="004B5B50"/>
    <w:rsid w:val="004B60EB"/>
    <w:rsid w:val="004B6B5D"/>
    <w:rsid w:val="004C19B8"/>
    <w:rsid w:val="004C2119"/>
    <w:rsid w:val="004C2C6E"/>
    <w:rsid w:val="004C2E12"/>
    <w:rsid w:val="004C3096"/>
    <w:rsid w:val="004C38E9"/>
    <w:rsid w:val="004C3CBB"/>
    <w:rsid w:val="004C41E9"/>
    <w:rsid w:val="004C4339"/>
    <w:rsid w:val="004C4B8C"/>
    <w:rsid w:val="004C52F4"/>
    <w:rsid w:val="004C5E2E"/>
    <w:rsid w:val="004C600E"/>
    <w:rsid w:val="004C60A7"/>
    <w:rsid w:val="004C62DE"/>
    <w:rsid w:val="004C7145"/>
    <w:rsid w:val="004CCE41"/>
    <w:rsid w:val="004D1220"/>
    <w:rsid w:val="004D123C"/>
    <w:rsid w:val="004D1F55"/>
    <w:rsid w:val="004D256A"/>
    <w:rsid w:val="004D2F9A"/>
    <w:rsid w:val="004D323B"/>
    <w:rsid w:val="004D4003"/>
    <w:rsid w:val="004D4201"/>
    <w:rsid w:val="004D4ED0"/>
    <w:rsid w:val="004D5338"/>
    <w:rsid w:val="004D5A7E"/>
    <w:rsid w:val="004D70A1"/>
    <w:rsid w:val="004E00BD"/>
    <w:rsid w:val="004E06B4"/>
    <w:rsid w:val="004E06C9"/>
    <w:rsid w:val="004E143E"/>
    <w:rsid w:val="004E2534"/>
    <w:rsid w:val="004E294C"/>
    <w:rsid w:val="004E38A9"/>
    <w:rsid w:val="004E3A6E"/>
    <w:rsid w:val="004E452D"/>
    <w:rsid w:val="004E457C"/>
    <w:rsid w:val="004E4679"/>
    <w:rsid w:val="004E49C8"/>
    <w:rsid w:val="004E4C82"/>
    <w:rsid w:val="004E5548"/>
    <w:rsid w:val="004E5BF9"/>
    <w:rsid w:val="004E6908"/>
    <w:rsid w:val="004E741C"/>
    <w:rsid w:val="004F0394"/>
    <w:rsid w:val="004F0E14"/>
    <w:rsid w:val="004F14CB"/>
    <w:rsid w:val="004F2238"/>
    <w:rsid w:val="004F23A0"/>
    <w:rsid w:val="004F2793"/>
    <w:rsid w:val="004F2B1C"/>
    <w:rsid w:val="004F2BF2"/>
    <w:rsid w:val="004F32C4"/>
    <w:rsid w:val="004F392A"/>
    <w:rsid w:val="004F3CA6"/>
    <w:rsid w:val="004F48FA"/>
    <w:rsid w:val="004F5CBB"/>
    <w:rsid w:val="004F5DD4"/>
    <w:rsid w:val="004F7314"/>
    <w:rsid w:val="004F7AEE"/>
    <w:rsid w:val="004F7C12"/>
    <w:rsid w:val="00500466"/>
    <w:rsid w:val="00502573"/>
    <w:rsid w:val="0050346C"/>
    <w:rsid w:val="0050349D"/>
    <w:rsid w:val="00504255"/>
    <w:rsid w:val="0050428C"/>
    <w:rsid w:val="00504B8F"/>
    <w:rsid w:val="00504BDD"/>
    <w:rsid w:val="00504CAC"/>
    <w:rsid w:val="00504E70"/>
    <w:rsid w:val="00506BD3"/>
    <w:rsid w:val="005116B6"/>
    <w:rsid w:val="00511768"/>
    <w:rsid w:val="0051299B"/>
    <w:rsid w:val="00513656"/>
    <w:rsid w:val="00513A78"/>
    <w:rsid w:val="00514D0D"/>
    <w:rsid w:val="00514F78"/>
    <w:rsid w:val="0051582E"/>
    <w:rsid w:val="00515FF2"/>
    <w:rsid w:val="00517701"/>
    <w:rsid w:val="005201E7"/>
    <w:rsid w:val="00520527"/>
    <w:rsid w:val="00520BE2"/>
    <w:rsid w:val="00521754"/>
    <w:rsid w:val="00521831"/>
    <w:rsid w:val="005227B4"/>
    <w:rsid w:val="00522908"/>
    <w:rsid w:val="005229FC"/>
    <w:rsid w:val="005237B4"/>
    <w:rsid w:val="00523DB8"/>
    <w:rsid w:val="0052471D"/>
    <w:rsid w:val="0052477E"/>
    <w:rsid w:val="00524AEA"/>
    <w:rsid w:val="005256EE"/>
    <w:rsid w:val="00525C6D"/>
    <w:rsid w:val="0052670D"/>
    <w:rsid w:val="00527611"/>
    <w:rsid w:val="005306CF"/>
    <w:rsid w:val="00530823"/>
    <w:rsid w:val="00530958"/>
    <w:rsid w:val="00530DFE"/>
    <w:rsid w:val="0053135D"/>
    <w:rsid w:val="0053429D"/>
    <w:rsid w:val="00534CF1"/>
    <w:rsid w:val="0053672B"/>
    <w:rsid w:val="0053769D"/>
    <w:rsid w:val="00540120"/>
    <w:rsid w:val="005401AA"/>
    <w:rsid w:val="00540851"/>
    <w:rsid w:val="00540874"/>
    <w:rsid w:val="005409E0"/>
    <w:rsid w:val="00540CB1"/>
    <w:rsid w:val="00540DF1"/>
    <w:rsid w:val="00541196"/>
    <w:rsid w:val="0054176C"/>
    <w:rsid w:val="00541AF2"/>
    <w:rsid w:val="00546DDE"/>
    <w:rsid w:val="00546EE9"/>
    <w:rsid w:val="00546F55"/>
    <w:rsid w:val="00547CCE"/>
    <w:rsid w:val="00547FB0"/>
    <w:rsid w:val="005500A1"/>
    <w:rsid w:val="005500EF"/>
    <w:rsid w:val="00550456"/>
    <w:rsid w:val="005508DC"/>
    <w:rsid w:val="00551A7D"/>
    <w:rsid w:val="00552078"/>
    <w:rsid w:val="00552F26"/>
    <w:rsid w:val="0055319A"/>
    <w:rsid w:val="00553945"/>
    <w:rsid w:val="00554BEA"/>
    <w:rsid w:val="00555398"/>
    <w:rsid w:val="00555743"/>
    <w:rsid w:val="005557A6"/>
    <w:rsid w:val="00555E0C"/>
    <w:rsid w:val="00556218"/>
    <w:rsid w:val="005563E1"/>
    <w:rsid w:val="005569FE"/>
    <w:rsid w:val="005573CD"/>
    <w:rsid w:val="005574E5"/>
    <w:rsid w:val="0056004B"/>
    <w:rsid w:val="00560116"/>
    <w:rsid w:val="00560CE4"/>
    <w:rsid w:val="00561372"/>
    <w:rsid w:val="0056365E"/>
    <w:rsid w:val="00563B8A"/>
    <w:rsid w:val="0056424D"/>
    <w:rsid w:val="00564780"/>
    <w:rsid w:val="00564BCB"/>
    <w:rsid w:val="00564C6F"/>
    <w:rsid w:val="0056522A"/>
    <w:rsid w:val="00565798"/>
    <w:rsid w:val="00565C2D"/>
    <w:rsid w:val="005678D7"/>
    <w:rsid w:val="00567F5F"/>
    <w:rsid w:val="00567FF7"/>
    <w:rsid w:val="00570123"/>
    <w:rsid w:val="00570C32"/>
    <w:rsid w:val="00570F0C"/>
    <w:rsid w:val="00571FEB"/>
    <w:rsid w:val="005724F0"/>
    <w:rsid w:val="0057273F"/>
    <w:rsid w:val="00572AA3"/>
    <w:rsid w:val="00573116"/>
    <w:rsid w:val="00573F20"/>
    <w:rsid w:val="005745FF"/>
    <w:rsid w:val="005747DE"/>
    <w:rsid w:val="0057498A"/>
    <w:rsid w:val="00574C9D"/>
    <w:rsid w:val="005757A9"/>
    <w:rsid w:val="00575C9A"/>
    <w:rsid w:val="00576207"/>
    <w:rsid w:val="00576B50"/>
    <w:rsid w:val="005770FE"/>
    <w:rsid w:val="005776D8"/>
    <w:rsid w:val="00577D20"/>
    <w:rsid w:val="005809D5"/>
    <w:rsid w:val="00581B3C"/>
    <w:rsid w:val="00582174"/>
    <w:rsid w:val="00582583"/>
    <w:rsid w:val="00582AD8"/>
    <w:rsid w:val="00582B0A"/>
    <w:rsid w:val="00583EA0"/>
    <w:rsid w:val="00583F77"/>
    <w:rsid w:val="0058465A"/>
    <w:rsid w:val="00584849"/>
    <w:rsid w:val="005856A7"/>
    <w:rsid w:val="00585754"/>
    <w:rsid w:val="00585802"/>
    <w:rsid w:val="0058656E"/>
    <w:rsid w:val="00586CD0"/>
    <w:rsid w:val="005909DB"/>
    <w:rsid w:val="00590F51"/>
    <w:rsid w:val="005912B3"/>
    <w:rsid w:val="00591988"/>
    <w:rsid w:val="00591A41"/>
    <w:rsid w:val="00591EF3"/>
    <w:rsid w:val="00591F43"/>
    <w:rsid w:val="00594063"/>
    <w:rsid w:val="0059412B"/>
    <w:rsid w:val="00594C4A"/>
    <w:rsid w:val="00596633"/>
    <w:rsid w:val="00596BC4"/>
    <w:rsid w:val="00596F29"/>
    <w:rsid w:val="00597625"/>
    <w:rsid w:val="005979B0"/>
    <w:rsid w:val="00597F10"/>
    <w:rsid w:val="005A0781"/>
    <w:rsid w:val="005A0DA6"/>
    <w:rsid w:val="005A149F"/>
    <w:rsid w:val="005A1725"/>
    <w:rsid w:val="005A2326"/>
    <w:rsid w:val="005A2548"/>
    <w:rsid w:val="005A345F"/>
    <w:rsid w:val="005A3CD4"/>
    <w:rsid w:val="005A4C67"/>
    <w:rsid w:val="005A564E"/>
    <w:rsid w:val="005A6A08"/>
    <w:rsid w:val="005A76AB"/>
    <w:rsid w:val="005B0581"/>
    <w:rsid w:val="005B12AA"/>
    <w:rsid w:val="005B137F"/>
    <w:rsid w:val="005B14F4"/>
    <w:rsid w:val="005B17DD"/>
    <w:rsid w:val="005B2B4B"/>
    <w:rsid w:val="005B2D4B"/>
    <w:rsid w:val="005B2F45"/>
    <w:rsid w:val="005B3BD2"/>
    <w:rsid w:val="005B3D66"/>
    <w:rsid w:val="005B57A8"/>
    <w:rsid w:val="005B590E"/>
    <w:rsid w:val="005B5A01"/>
    <w:rsid w:val="005B608A"/>
    <w:rsid w:val="005B6C7A"/>
    <w:rsid w:val="005B73EF"/>
    <w:rsid w:val="005B74B2"/>
    <w:rsid w:val="005B74DF"/>
    <w:rsid w:val="005B7B1C"/>
    <w:rsid w:val="005B7BB1"/>
    <w:rsid w:val="005B7C8F"/>
    <w:rsid w:val="005C03D1"/>
    <w:rsid w:val="005C0AE7"/>
    <w:rsid w:val="005C1CA3"/>
    <w:rsid w:val="005C1E69"/>
    <w:rsid w:val="005C2E09"/>
    <w:rsid w:val="005C392F"/>
    <w:rsid w:val="005C3B4C"/>
    <w:rsid w:val="005C43E9"/>
    <w:rsid w:val="005C4BCA"/>
    <w:rsid w:val="005C67DE"/>
    <w:rsid w:val="005C741A"/>
    <w:rsid w:val="005D05B5"/>
    <w:rsid w:val="005D0D03"/>
    <w:rsid w:val="005D1077"/>
    <w:rsid w:val="005D10D0"/>
    <w:rsid w:val="005D1548"/>
    <w:rsid w:val="005D1A82"/>
    <w:rsid w:val="005D1D94"/>
    <w:rsid w:val="005D1D97"/>
    <w:rsid w:val="005D2D1D"/>
    <w:rsid w:val="005D3034"/>
    <w:rsid w:val="005D48A2"/>
    <w:rsid w:val="005D4AC7"/>
    <w:rsid w:val="005D50C4"/>
    <w:rsid w:val="005D5786"/>
    <w:rsid w:val="005D76B4"/>
    <w:rsid w:val="005E1233"/>
    <w:rsid w:val="005E18F2"/>
    <w:rsid w:val="005E30A6"/>
    <w:rsid w:val="005E41AC"/>
    <w:rsid w:val="005E44B8"/>
    <w:rsid w:val="005E6437"/>
    <w:rsid w:val="005E6A03"/>
    <w:rsid w:val="005E6EB0"/>
    <w:rsid w:val="005E7D58"/>
    <w:rsid w:val="005F005D"/>
    <w:rsid w:val="005F0179"/>
    <w:rsid w:val="005F0353"/>
    <w:rsid w:val="005F071B"/>
    <w:rsid w:val="005F1321"/>
    <w:rsid w:val="005F181C"/>
    <w:rsid w:val="005F255B"/>
    <w:rsid w:val="005F31F2"/>
    <w:rsid w:val="005F3247"/>
    <w:rsid w:val="005F34F2"/>
    <w:rsid w:val="005F38D1"/>
    <w:rsid w:val="005F6020"/>
    <w:rsid w:val="005F64F4"/>
    <w:rsid w:val="005F664E"/>
    <w:rsid w:val="005F6679"/>
    <w:rsid w:val="005F72EA"/>
    <w:rsid w:val="005F76BF"/>
    <w:rsid w:val="00600353"/>
    <w:rsid w:val="00600612"/>
    <w:rsid w:val="006009C1"/>
    <w:rsid w:val="00600A50"/>
    <w:rsid w:val="00600DF6"/>
    <w:rsid w:val="006010DB"/>
    <w:rsid w:val="006011B7"/>
    <w:rsid w:val="006013A4"/>
    <w:rsid w:val="00601544"/>
    <w:rsid w:val="0060160D"/>
    <w:rsid w:val="006024F6"/>
    <w:rsid w:val="006045E5"/>
    <w:rsid w:val="00605D69"/>
    <w:rsid w:val="006069F1"/>
    <w:rsid w:val="0060749C"/>
    <w:rsid w:val="00607840"/>
    <w:rsid w:val="006104FD"/>
    <w:rsid w:val="00610B7B"/>
    <w:rsid w:val="00610F4F"/>
    <w:rsid w:val="00612B92"/>
    <w:rsid w:val="006135EF"/>
    <w:rsid w:val="00614415"/>
    <w:rsid w:val="00614BD0"/>
    <w:rsid w:val="00614CD2"/>
    <w:rsid w:val="00615F17"/>
    <w:rsid w:val="0061749D"/>
    <w:rsid w:val="0061755B"/>
    <w:rsid w:val="00617930"/>
    <w:rsid w:val="006200B0"/>
    <w:rsid w:val="0062036F"/>
    <w:rsid w:val="0062138C"/>
    <w:rsid w:val="0062143D"/>
    <w:rsid w:val="00621A95"/>
    <w:rsid w:val="00621D1B"/>
    <w:rsid w:val="0062233C"/>
    <w:rsid w:val="00622A24"/>
    <w:rsid w:val="00622C52"/>
    <w:rsid w:val="00622C7A"/>
    <w:rsid w:val="00622E31"/>
    <w:rsid w:val="0062320E"/>
    <w:rsid w:val="00623436"/>
    <w:rsid w:val="00624297"/>
    <w:rsid w:val="006248E8"/>
    <w:rsid w:val="00624A91"/>
    <w:rsid w:val="0062533A"/>
    <w:rsid w:val="006258BD"/>
    <w:rsid w:val="006259A2"/>
    <w:rsid w:val="00625D22"/>
    <w:rsid w:val="00626300"/>
    <w:rsid w:val="006266FB"/>
    <w:rsid w:val="0062728F"/>
    <w:rsid w:val="0062764A"/>
    <w:rsid w:val="006300B8"/>
    <w:rsid w:val="00630836"/>
    <w:rsid w:val="00631ACB"/>
    <w:rsid w:val="00631C74"/>
    <w:rsid w:val="00631E5B"/>
    <w:rsid w:val="0063243B"/>
    <w:rsid w:val="006354D3"/>
    <w:rsid w:val="006355B1"/>
    <w:rsid w:val="00635A82"/>
    <w:rsid w:val="0063672D"/>
    <w:rsid w:val="00636AA5"/>
    <w:rsid w:val="00636E81"/>
    <w:rsid w:val="006379AF"/>
    <w:rsid w:val="0064170D"/>
    <w:rsid w:val="006429A8"/>
    <w:rsid w:val="00642E37"/>
    <w:rsid w:val="006435F7"/>
    <w:rsid w:val="00643A0B"/>
    <w:rsid w:val="00643B0E"/>
    <w:rsid w:val="00644860"/>
    <w:rsid w:val="00644D9E"/>
    <w:rsid w:val="0064541C"/>
    <w:rsid w:val="00645DE9"/>
    <w:rsid w:val="0064653C"/>
    <w:rsid w:val="0064735B"/>
    <w:rsid w:val="00650444"/>
    <w:rsid w:val="00650630"/>
    <w:rsid w:val="006509C5"/>
    <w:rsid w:val="00650BD8"/>
    <w:rsid w:val="00651760"/>
    <w:rsid w:val="00651D78"/>
    <w:rsid w:val="006521A1"/>
    <w:rsid w:val="006528FB"/>
    <w:rsid w:val="00652969"/>
    <w:rsid w:val="00653097"/>
    <w:rsid w:val="00653A7D"/>
    <w:rsid w:val="00653D2D"/>
    <w:rsid w:val="00655016"/>
    <w:rsid w:val="0065734B"/>
    <w:rsid w:val="00660A2E"/>
    <w:rsid w:val="00661660"/>
    <w:rsid w:val="00661BB1"/>
    <w:rsid w:val="00661EBA"/>
    <w:rsid w:val="00662586"/>
    <w:rsid w:val="00662CD1"/>
    <w:rsid w:val="00662E50"/>
    <w:rsid w:val="00663E6B"/>
    <w:rsid w:val="00663F0E"/>
    <w:rsid w:val="00665E5E"/>
    <w:rsid w:val="00666160"/>
    <w:rsid w:val="00666E06"/>
    <w:rsid w:val="0066737C"/>
    <w:rsid w:val="006703BC"/>
    <w:rsid w:val="00670E4A"/>
    <w:rsid w:val="00670FCB"/>
    <w:rsid w:val="00671200"/>
    <w:rsid w:val="00671EFB"/>
    <w:rsid w:val="00672A50"/>
    <w:rsid w:val="00672B8F"/>
    <w:rsid w:val="0067332A"/>
    <w:rsid w:val="00673649"/>
    <w:rsid w:val="006751EC"/>
    <w:rsid w:val="006764FE"/>
    <w:rsid w:val="00676893"/>
    <w:rsid w:val="00676A43"/>
    <w:rsid w:val="00676CD4"/>
    <w:rsid w:val="0068066F"/>
    <w:rsid w:val="00680B06"/>
    <w:rsid w:val="00680E5C"/>
    <w:rsid w:val="00681718"/>
    <w:rsid w:val="00681866"/>
    <w:rsid w:val="00681CD7"/>
    <w:rsid w:val="006829DD"/>
    <w:rsid w:val="00684102"/>
    <w:rsid w:val="0068436F"/>
    <w:rsid w:val="00685B99"/>
    <w:rsid w:val="0068674B"/>
    <w:rsid w:val="00687011"/>
    <w:rsid w:val="006907F1"/>
    <w:rsid w:val="00691317"/>
    <w:rsid w:val="0069190B"/>
    <w:rsid w:val="00694751"/>
    <w:rsid w:val="00694C76"/>
    <w:rsid w:val="00695A5C"/>
    <w:rsid w:val="006A01F1"/>
    <w:rsid w:val="006A03D0"/>
    <w:rsid w:val="006A09A8"/>
    <w:rsid w:val="006A1789"/>
    <w:rsid w:val="006A20B5"/>
    <w:rsid w:val="006A217C"/>
    <w:rsid w:val="006A368B"/>
    <w:rsid w:val="006A414C"/>
    <w:rsid w:val="006A4FBF"/>
    <w:rsid w:val="006A5172"/>
    <w:rsid w:val="006A5310"/>
    <w:rsid w:val="006A5B03"/>
    <w:rsid w:val="006A650E"/>
    <w:rsid w:val="006A7323"/>
    <w:rsid w:val="006A7941"/>
    <w:rsid w:val="006A79DC"/>
    <w:rsid w:val="006B0A43"/>
    <w:rsid w:val="006B110E"/>
    <w:rsid w:val="006B1ADB"/>
    <w:rsid w:val="006B1E69"/>
    <w:rsid w:val="006B2585"/>
    <w:rsid w:val="006B3E66"/>
    <w:rsid w:val="006B40E1"/>
    <w:rsid w:val="006B51F2"/>
    <w:rsid w:val="006B5495"/>
    <w:rsid w:val="006B5C3A"/>
    <w:rsid w:val="006B6EA2"/>
    <w:rsid w:val="006B6ED0"/>
    <w:rsid w:val="006B7FCF"/>
    <w:rsid w:val="006C0982"/>
    <w:rsid w:val="006C0C70"/>
    <w:rsid w:val="006C185A"/>
    <w:rsid w:val="006C1C8E"/>
    <w:rsid w:val="006C202C"/>
    <w:rsid w:val="006C2298"/>
    <w:rsid w:val="006C2AC1"/>
    <w:rsid w:val="006C493E"/>
    <w:rsid w:val="006C51A0"/>
    <w:rsid w:val="006C59CB"/>
    <w:rsid w:val="006C68DF"/>
    <w:rsid w:val="006C6F01"/>
    <w:rsid w:val="006C77A5"/>
    <w:rsid w:val="006D01DD"/>
    <w:rsid w:val="006D108C"/>
    <w:rsid w:val="006D1CCD"/>
    <w:rsid w:val="006D264D"/>
    <w:rsid w:val="006D31AF"/>
    <w:rsid w:val="006D3BBF"/>
    <w:rsid w:val="006D41B7"/>
    <w:rsid w:val="006D50E6"/>
    <w:rsid w:val="006D5364"/>
    <w:rsid w:val="006D5B0F"/>
    <w:rsid w:val="006D6312"/>
    <w:rsid w:val="006D67F8"/>
    <w:rsid w:val="006D71C7"/>
    <w:rsid w:val="006D7302"/>
    <w:rsid w:val="006D7315"/>
    <w:rsid w:val="006D79DC"/>
    <w:rsid w:val="006D7E80"/>
    <w:rsid w:val="006E005C"/>
    <w:rsid w:val="006E016F"/>
    <w:rsid w:val="006E11C1"/>
    <w:rsid w:val="006E1383"/>
    <w:rsid w:val="006E20FF"/>
    <w:rsid w:val="006E2749"/>
    <w:rsid w:val="006E2D93"/>
    <w:rsid w:val="006E3491"/>
    <w:rsid w:val="006E4FE1"/>
    <w:rsid w:val="006E520D"/>
    <w:rsid w:val="006E56CD"/>
    <w:rsid w:val="006E5BBB"/>
    <w:rsid w:val="006E5E8D"/>
    <w:rsid w:val="006E69B9"/>
    <w:rsid w:val="006E6FB5"/>
    <w:rsid w:val="006E76AA"/>
    <w:rsid w:val="006E76AB"/>
    <w:rsid w:val="006F0519"/>
    <w:rsid w:val="006F0E9E"/>
    <w:rsid w:val="006F19A2"/>
    <w:rsid w:val="006F22E6"/>
    <w:rsid w:val="006F2954"/>
    <w:rsid w:val="006F31AA"/>
    <w:rsid w:val="006F452D"/>
    <w:rsid w:val="006F4F4E"/>
    <w:rsid w:val="006F5641"/>
    <w:rsid w:val="006F5FAB"/>
    <w:rsid w:val="006F60D3"/>
    <w:rsid w:val="006F6E3F"/>
    <w:rsid w:val="006F756E"/>
    <w:rsid w:val="006F7637"/>
    <w:rsid w:val="006F7EF0"/>
    <w:rsid w:val="007002D0"/>
    <w:rsid w:val="007006BB"/>
    <w:rsid w:val="007008D6"/>
    <w:rsid w:val="00701272"/>
    <w:rsid w:val="00701EDE"/>
    <w:rsid w:val="00702926"/>
    <w:rsid w:val="00702966"/>
    <w:rsid w:val="00702BE7"/>
    <w:rsid w:val="00702DFD"/>
    <w:rsid w:val="007031A9"/>
    <w:rsid w:val="0070346F"/>
    <w:rsid w:val="00703D66"/>
    <w:rsid w:val="007044EF"/>
    <w:rsid w:val="0070595F"/>
    <w:rsid w:val="00706418"/>
    <w:rsid w:val="0071070B"/>
    <w:rsid w:val="0071085E"/>
    <w:rsid w:val="00711361"/>
    <w:rsid w:val="0071194A"/>
    <w:rsid w:val="007119D2"/>
    <w:rsid w:val="00711F25"/>
    <w:rsid w:val="00712479"/>
    <w:rsid w:val="007128E5"/>
    <w:rsid w:val="00713863"/>
    <w:rsid w:val="00713AD5"/>
    <w:rsid w:val="00714680"/>
    <w:rsid w:val="00714B2B"/>
    <w:rsid w:val="00714CAA"/>
    <w:rsid w:val="00714EC1"/>
    <w:rsid w:val="007172DE"/>
    <w:rsid w:val="0071741B"/>
    <w:rsid w:val="007176F8"/>
    <w:rsid w:val="0072025B"/>
    <w:rsid w:val="00720711"/>
    <w:rsid w:val="007208B4"/>
    <w:rsid w:val="00720EA4"/>
    <w:rsid w:val="007211B8"/>
    <w:rsid w:val="0072157E"/>
    <w:rsid w:val="00721F64"/>
    <w:rsid w:val="00722488"/>
    <w:rsid w:val="00722715"/>
    <w:rsid w:val="0072431F"/>
    <w:rsid w:val="007252DB"/>
    <w:rsid w:val="0072627F"/>
    <w:rsid w:val="0072686C"/>
    <w:rsid w:val="00726A72"/>
    <w:rsid w:val="00726DCD"/>
    <w:rsid w:val="007276DE"/>
    <w:rsid w:val="00727794"/>
    <w:rsid w:val="00727BA3"/>
    <w:rsid w:val="00727CF0"/>
    <w:rsid w:val="00731073"/>
    <w:rsid w:val="00731904"/>
    <w:rsid w:val="0073211C"/>
    <w:rsid w:val="00732C62"/>
    <w:rsid w:val="00733CF9"/>
    <w:rsid w:val="0073440D"/>
    <w:rsid w:val="0073446B"/>
    <w:rsid w:val="00734732"/>
    <w:rsid w:val="0073591D"/>
    <w:rsid w:val="00736201"/>
    <w:rsid w:val="0073653E"/>
    <w:rsid w:val="00736B16"/>
    <w:rsid w:val="007377C9"/>
    <w:rsid w:val="00737CE9"/>
    <w:rsid w:val="00737EB3"/>
    <w:rsid w:val="00740E68"/>
    <w:rsid w:val="007414DA"/>
    <w:rsid w:val="0074186F"/>
    <w:rsid w:val="00741B51"/>
    <w:rsid w:val="00741CDB"/>
    <w:rsid w:val="00741E93"/>
    <w:rsid w:val="007423FF"/>
    <w:rsid w:val="00742A8C"/>
    <w:rsid w:val="00742F70"/>
    <w:rsid w:val="007434E2"/>
    <w:rsid w:val="007440C2"/>
    <w:rsid w:val="00745477"/>
    <w:rsid w:val="00746ECE"/>
    <w:rsid w:val="00747024"/>
    <w:rsid w:val="0074727A"/>
    <w:rsid w:val="00750CB1"/>
    <w:rsid w:val="00751EED"/>
    <w:rsid w:val="00753C2A"/>
    <w:rsid w:val="00753E50"/>
    <w:rsid w:val="00754454"/>
    <w:rsid w:val="00754DB6"/>
    <w:rsid w:val="00756BAF"/>
    <w:rsid w:val="00757CBF"/>
    <w:rsid w:val="00757E3C"/>
    <w:rsid w:val="007602F8"/>
    <w:rsid w:val="00760CDC"/>
    <w:rsid w:val="00760EE9"/>
    <w:rsid w:val="00761280"/>
    <w:rsid w:val="00761446"/>
    <w:rsid w:val="007619CF"/>
    <w:rsid w:val="00761C98"/>
    <w:rsid w:val="0076219A"/>
    <w:rsid w:val="007627CF"/>
    <w:rsid w:val="00762B4A"/>
    <w:rsid w:val="00762C0F"/>
    <w:rsid w:val="007634ED"/>
    <w:rsid w:val="007644D9"/>
    <w:rsid w:val="00766684"/>
    <w:rsid w:val="00767414"/>
    <w:rsid w:val="00767D64"/>
    <w:rsid w:val="00770F55"/>
    <w:rsid w:val="007711B4"/>
    <w:rsid w:val="0077125D"/>
    <w:rsid w:val="007712BF"/>
    <w:rsid w:val="00771C62"/>
    <w:rsid w:val="00772763"/>
    <w:rsid w:val="00773270"/>
    <w:rsid w:val="00773FBD"/>
    <w:rsid w:val="00775240"/>
    <w:rsid w:val="007758DC"/>
    <w:rsid w:val="00776828"/>
    <w:rsid w:val="00776BBE"/>
    <w:rsid w:val="00777D2A"/>
    <w:rsid w:val="00777D3A"/>
    <w:rsid w:val="00777E89"/>
    <w:rsid w:val="0077D13D"/>
    <w:rsid w:val="00780110"/>
    <w:rsid w:val="007802F1"/>
    <w:rsid w:val="00780637"/>
    <w:rsid w:val="00780A8F"/>
    <w:rsid w:val="00780C98"/>
    <w:rsid w:val="00781F02"/>
    <w:rsid w:val="00782526"/>
    <w:rsid w:val="00782AD8"/>
    <w:rsid w:val="007834A2"/>
    <w:rsid w:val="007850BC"/>
    <w:rsid w:val="007863F0"/>
    <w:rsid w:val="0078682F"/>
    <w:rsid w:val="00787A00"/>
    <w:rsid w:val="00787F8C"/>
    <w:rsid w:val="007901D1"/>
    <w:rsid w:val="00790B13"/>
    <w:rsid w:val="00791CC1"/>
    <w:rsid w:val="007923CC"/>
    <w:rsid w:val="00792CD0"/>
    <w:rsid w:val="00793B8A"/>
    <w:rsid w:val="00793C6E"/>
    <w:rsid w:val="0079661B"/>
    <w:rsid w:val="007A1173"/>
    <w:rsid w:val="007A139B"/>
    <w:rsid w:val="007A37F6"/>
    <w:rsid w:val="007A41CE"/>
    <w:rsid w:val="007A4613"/>
    <w:rsid w:val="007A4C26"/>
    <w:rsid w:val="007A4CA3"/>
    <w:rsid w:val="007A56F0"/>
    <w:rsid w:val="007A57C5"/>
    <w:rsid w:val="007A5AD8"/>
    <w:rsid w:val="007A75C0"/>
    <w:rsid w:val="007A7AF9"/>
    <w:rsid w:val="007A7F28"/>
    <w:rsid w:val="007B0292"/>
    <w:rsid w:val="007B1E80"/>
    <w:rsid w:val="007B1F80"/>
    <w:rsid w:val="007B2C5C"/>
    <w:rsid w:val="007B36DC"/>
    <w:rsid w:val="007B39D6"/>
    <w:rsid w:val="007B3E54"/>
    <w:rsid w:val="007B49CA"/>
    <w:rsid w:val="007C06FB"/>
    <w:rsid w:val="007C0D28"/>
    <w:rsid w:val="007C22C3"/>
    <w:rsid w:val="007C2A78"/>
    <w:rsid w:val="007C3E57"/>
    <w:rsid w:val="007C54C3"/>
    <w:rsid w:val="007C5A35"/>
    <w:rsid w:val="007C5A85"/>
    <w:rsid w:val="007C6941"/>
    <w:rsid w:val="007C69ED"/>
    <w:rsid w:val="007C70E2"/>
    <w:rsid w:val="007D026E"/>
    <w:rsid w:val="007D0AFF"/>
    <w:rsid w:val="007D0C43"/>
    <w:rsid w:val="007D3B46"/>
    <w:rsid w:val="007D3C1E"/>
    <w:rsid w:val="007D43C1"/>
    <w:rsid w:val="007D4804"/>
    <w:rsid w:val="007D4FF8"/>
    <w:rsid w:val="007D58AB"/>
    <w:rsid w:val="007D6299"/>
    <w:rsid w:val="007D652A"/>
    <w:rsid w:val="007D7E08"/>
    <w:rsid w:val="007E01ED"/>
    <w:rsid w:val="007E0797"/>
    <w:rsid w:val="007E0887"/>
    <w:rsid w:val="007E1101"/>
    <w:rsid w:val="007E15A7"/>
    <w:rsid w:val="007E15D8"/>
    <w:rsid w:val="007E22BC"/>
    <w:rsid w:val="007E2951"/>
    <w:rsid w:val="007E483D"/>
    <w:rsid w:val="007E4DF3"/>
    <w:rsid w:val="007E5C1B"/>
    <w:rsid w:val="007E61DB"/>
    <w:rsid w:val="007E640D"/>
    <w:rsid w:val="007E674D"/>
    <w:rsid w:val="007F077C"/>
    <w:rsid w:val="007F1022"/>
    <w:rsid w:val="007F28FE"/>
    <w:rsid w:val="007F2C78"/>
    <w:rsid w:val="007F35EC"/>
    <w:rsid w:val="007F3AD0"/>
    <w:rsid w:val="007F3D6D"/>
    <w:rsid w:val="007F5CEB"/>
    <w:rsid w:val="007F647B"/>
    <w:rsid w:val="007F6B81"/>
    <w:rsid w:val="007F6CED"/>
    <w:rsid w:val="00800097"/>
    <w:rsid w:val="008006EE"/>
    <w:rsid w:val="008014AF"/>
    <w:rsid w:val="00801F9C"/>
    <w:rsid w:val="008026FB"/>
    <w:rsid w:val="00802F7B"/>
    <w:rsid w:val="008030D4"/>
    <w:rsid w:val="00805909"/>
    <w:rsid w:val="00806A99"/>
    <w:rsid w:val="008073DD"/>
    <w:rsid w:val="00810308"/>
    <w:rsid w:val="0081064A"/>
    <w:rsid w:val="008109BD"/>
    <w:rsid w:val="00811798"/>
    <w:rsid w:val="00812D0D"/>
    <w:rsid w:val="0081345A"/>
    <w:rsid w:val="00813514"/>
    <w:rsid w:val="00813622"/>
    <w:rsid w:val="00814EC6"/>
    <w:rsid w:val="008150A6"/>
    <w:rsid w:val="00815352"/>
    <w:rsid w:val="00815B88"/>
    <w:rsid w:val="00816536"/>
    <w:rsid w:val="00816637"/>
    <w:rsid w:val="008174BD"/>
    <w:rsid w:val="008178A5"/>
    <w:rsid w:val="00817CEC"/>
    <w:rsid w:val="00817E0F"/>
    <w:rsid w:val="0082086C"/>
    <w:rsid w:val="00820E8E"/>
    <w:rsid w:val="00821371"/>
    <w:rsid w:val="008214A4"/>
    <w:rsid w:val="00822915"/>
    <w:rsid w:val="00822B79"/>
    <w:rsid w:val="00823715"/>
    <w:rsid w:val="00823763"/>
    <w:rsid w:val="00823B27"/>
    <w:rsid w:val="00823F80"/>
    <w:rsid w:val="008244E9"/>
    <w:rsid w:val="008244F7"/>
    <w:rsid w:val="008247D0"/>
    <w:rsid w:val="00824CD3"/>
    <w:rsid w:val="0082516C"/>
    <w:rsid w:val="0082518E"/>
    <w:rsid w:val="0082549F"/>
    <w:rsid w:val="00826DBB"/>
    <w:rsid w:val="008275A5"/>
    <w:rsid w:val="00827C3D"/>
    <w:rsid w:val="00827D59"/>
    <w:rsid w:val="0083188E"/>
    <w:rsid w:val="0083428B"/>
    <w:rsid w:val="008342DD"/>
    <w:rsid w:val="00834B6C"/>
    <w:rsid w:val="00836B35"/>
    <w:rsid w:val="00836EF0"/>
    <w:rsid w:val="00837DEA"/>
    <w:rsid w:val="0084082E"/>
    <w:rsid w:val="00841303"/>
    <w:rsid w:val="00841717"/>
    <w:rsid w:val="00841E29"/>
    <w:rsid w:val="00842F27"/>
    <w:rsid w:val="00843C3F"/>
    <w:rsid w:val="00843D0F"/>
    <w:rsid w:val="00844564"/>
    <w:rsid w:val="00844F7A"/>
    <w:rsid w:val="00845237"/>
    <w:rsid w:val="00845AF6"/>
    <w:rsid w:val="00845F2E"/>
    <w:rsid w:val="008469BA"/>
    <w:rsid w:val="00850065"/>
    <w:rsid w:val="008500C3"/>
    <w:rsid w:val="0085049D"/>
    <w:rsid w:val="00852412"/>
    <w:rsid w:val="00852602"/>
    <w:rsid w:val="00852C6C"/>
    <w:rsid w:val="00853E63"/>
    <w:rsid w:val="00854F49"/>
    <w:rsid w:val="008552FC"/>
    <w:rsid w:val="00855564"/>
    <w:rsid w:val="008563EA"/>
    <w:rsid w:val="00856B83"/>
    <w:rsid w:val="0085769E"/>
    <w:rsid w:val="00862337"/>
    <w:rsid w:val="008632CE"/>
    <w:rsid w:val="00863392"/>
    <w:rsid w:val="0086382F"/>
    <w:rsid w:val="00864308"/>
    <w:rsid w:val="0086665A"/>
    <w:rsid w:val="00866F4E"/>
    <w:rsid w:val="0087028C"/>
    <w:rsid w:val="0087049D"/>
    <w:rsid w:val="0087134B"/>
    <w:rsid w:val="008715E0"/>
    <w:rsid w:val="00871A95"/>
    <w:rsid w:val="00872284"/>
    <w:rsid w:val="008728A4"/>
    <w:rsid w:val="00873608"/>
    <w:rsid w:val="00873AF7"/>
    <w:rsid w:val="00873CEA"/>
    <w:rsid w:val="00873E36"/>
    <w:rsid w:val="0087514F"/>
    <w:rsid w:val="008752E0"/>
    <w:rsid w:val="00875CD7"/>
    <w:rsid w:val="008762FA"/>
    <w:rsid w:val="008767D1"/>
    <w:rsid w:val="008771F1"/>
    <w:rsid w:val="00877741"/>
    <w:rsid w:val="008777DC"/>
    <w:rsid w:val="00877D43"/>
    <w:rsid w:val="00877E34"/>
    <w:rsid w:val="0088026B"/>
    <w:rsid w:val="0088032B"/>
    <w:rsid w:val="008803CA"/>
    <w:rsid w:val="00881131"/>
    <w:rsid w:val="0088156E"/>
    <w:rsid w:val="008819EE"/>
    <w:rsid w:val="00882CEF"/>
    <w:rsid w:val="00883251"/>
    <w:rsid w:val="00883964"/>
    <w:rsid w:val="00883CC1"/>
    <w:rsid w:val="00884C4A"/>
    <w:rsid w:val="008851A4"/>
    <w:rsid w:val="00885B19"/>
    <w:rsid w:val="00885DF3"/>
    <w:rsid w:val="00887196"/>
    <w:rsid w:val="0088727D"/>
    <w:rsid w:val="008906EE"/>
    <w:rsid w:val="00890BBA"/>
    <w:rsid w:val="0089144C"/>
    <w:rsid w:val="00891812"/>
    <w:rsid w:val="00891D77"/>
    <w:rsid w:val="00891DE4"/>
    <w:rsid w:val="00891E26"/>
    <w:rsid w:val="00892444"/>
    <w:rsid w:val="008925F8"/>
    <w:rsid w:val="00893222"/>
    <w:rsid w:val="0089382F"/>
    <w:rsid w:val="00893D2B"/>
    <w:rsid w:val="008943D4"/>
    <w:rsid w:val="00894DC2"/>
    <w:rsid w:val="00897056"/>
    <w:rsid w:val="008970F7"/>
    <w:rsid w:val="00897A51"/>
    <w:rsid w:val="008A039C"/>
    <w:rsid w:val="008A1089"/>
    <w:rsid w:val="008A21D8"/>
    <w:rsid w:val="008A2A4A"/>
    <w:rsid w:val="008A30BB"/>
    <w:rsid w:val="008A3816"/>
    <w:rsid w:val="008A3B2F"/>
    <w:rsid w:val="008A4283"/>
    <w:rsid w:val="008A45E9"/>
    <w:rsid w:val="008A4837"/>
    <w:rsid w:val="008A486D"/>
    <w:rsid w:val="008A4CB3"/>
    <w:rsid w:val="008A5382"/>
    <w:rsid w:val="008A5F90"/>
    <w:rsid w:val="008A68AE"/>
    <w:rsid w:val="008B055D"/>
    <w:rsid w:val="008B1910"/>
    <w:rsid w:val="008B1994"/>
    <w:rsid w:val="008B29BF"/>
    <w:rsid w:val="008B4496"/>
    <w:rsid w:val="008B458F"/>
    <w:rsid w:val="008B4645"/>
    <w:rsid w:val="008B477F"/>
    <w:rsid w:val="008B5305"/>
    <w:rsid w:val="008B5606"/>
    <w:rsid w:val="008B5AD8"/>
    <w:rsid w:val="008B5BE2"/>
    <w:rsid w:val="008B5F22"/>
    <w:rsid w:val="008B621D"/>
    <w:rsid w:val="008B63F7"/>
    <w:rsid w:val="008B64BE"/>
    <w:rsid w:val="008B6974"/>
    <w:rsid w:val="008B6E1B"/>
    <w:rsid w:val="008B7127"/>
    <w:rsid w:val="008B71E7"/>
    <w:rsid w:val="008B74EE"/>
    <w:rsid w:val="008C106D"/>
    <w:rsid w:val="008C16A0"/>
    <w:rsid w:val="008C16E9"/>
    <w:rsid w:val="008C43E0"/>
    <w:rsid w:val="008C4897"/>
    <w:rsid w:val="008C4E13"/>
    <w:rsid w:val="008C57B8"/>
    <w:rsid w:val="008C6149"/>
    <w:rsid w:val="008C6C9D"/>
    <w:rsid w:val="008C6D5E"/>
    <w:rsid w:val="008C738E"/>
    <w:rsid w:val="008C7CD7"/>
    <w:rsid w:val="008C7DFE"/>
    <w:rsid w:val="008D0002"/>
    <w:rsid w:val="008D0657"/>
    <w:rsid w:val="008D0BC3"/>
    <w:rsid w:val="008D0EAC"/>
    <w:rsid w:val="008D1573"/>
    <w:rsid w:val="008D167C"/>
    <w:rsid w:val="008D18AA"/>
    <w:rsid w:val="008D1FFB"/>
    <w:rsid w:val="008D28E4"/>
    <w:rsid w:val="008D2AFD"/>
    <w:rsid w:val="008D2EE8"/>
    <w:rsid w:val="008D31E6"/>
    <w:rsid w:val="008D3961"/>
    <w:rsid w:val="008D424F"/>
    <w:rsid w:val="008D4301"/>
    <w:rsid w:val="008D46B5"/>
    <w:rsid w:val="008D4C47"/>
    <w:rsid w:val="008D502D"/>
    <w:rsid w:val="008D5138"/>
    <w:rsid w:val="008D554D"/>
    <w:rsid w:val="008D6DA4"/>
    <w:rsid w:val="008D77C4"/>
    <w:rsid w:val="008E04C6"/>
    <w:rsid w:val="008E25FB"/>
    <w:rsid w:val="008E2708"/>
    <w:rsid w:val="008E2977"/>
    <w:rsid w:val="008E2B9B"/>
    <w:rsid w:val="008E332B"/>
    <w:rsid w:val="008E3EDC"/>
    <w:rsid w:val="008E4CF7"/>
    <w:rsid w:val="008E5533"/>
    <w:rsid w:val="008E598E"/>
    <w:rsid w:val="008E5A3B"/>
    <w:rsid w:val="008E5FF5"/>
    <w:rsid w:val="008E635D"/>
    <w:rsid w:val="008F023A"/>
    <w:rsid w:val="008F1DEE"/>
    <w:rsid w:val="008F24E6"/>
    <w:rsid w:val="008F2E9C"/>
    <w:rsid w:val="008F3C7C"/>
    <w:rsid w:val="008F4BA4"/>
    <w:rsid w:val="008F4CEA"/>
    <w:rsid w:val="008F56A8"/>
    <w:rsid w:val="008F7115"/>
    <w:rsid w:val="00900B56"/>
    <w:rsid w:val="009023A3"/>
    <w:rsid w:val="009026AF"/>
    <w:rsid w:val="00902742"/>
    <w:rsid w:val="00902AF0"/>
    <w:rsid w:val="00902E86"/>
    <w:rsid w:val="00904A25"/>
    <w:rsid w:val="00904E78"/>
    <w:rsid w:val="00905298"/>
    <w:rsid w:val="009052A1"/>
    <w:rsid w:val="00905BD8"/>
    <w:rsid w:val="00905D5B"/>
    <w:rsid w:val="0090637E"/>
    <w:rsid w:val="009068B9"/>
    <w:rsid w:val="00906DD8"/>
    <w:rsid w:val="0090795F"/>
    <w:rsid w:val="00910B5F"/>
    <w:rsid w:val="00910FE4"/>
    <w:rsid w:val="009116F5"/>
    <w:rsid w:val="00911B67"/>
    <w:rsid w:val="00912923"/>
    <w:rsid w:val="00912A67"/>
    <w:rsid w:val="00913352"/>
    <w:rsid w:val="0091342F"/>
    <w:rsid w:val="0091391A"/>
    <w:rsid w:val="00913A36"/>
    <w:rsid w:val="009147BF"/>
    <w:rsid w:val="00914E53"/>
    <w:rsid w:val="00915929"/>
    <w:rsid w:val="00916013"/>
    <w:rsid w:val="009164EA"/>
    <w:rsid w:val="00916BAE"/>
    <w:rsid w:val="00916C00"/>
    <w:rsid w:val="00917025"/>
    <w:rsid w:val="009172D8"/>
    <w:rsid w:val="009175A1"/>
    <w:rsid w:val="00917E47"/>
    <w:rsid w:val="0092012B"/>
    <w:rsid w:val="00920AC8"/>
    <w:rsid w:val="00920CA4"/>
    <w:rsid w:val="00921463"/>
    <w:rsid w:val="009214DD"/>
    <w:rsid w:val="00921DAA"/>
    <w:rsid w:val="00922209"/>
    <w:rsid w:val="00922284"/>
    <w:rsid w:val="00922535"/>
    <w:rsid w:val="00922562"/>
    <w:rsid w:val="009226A0"/>
    <w:rsid w:val="009227F3"/>
    <w:rsid w:val="00922AD3"/>
    <w:rsid w:val="00923256"/>
    <w:rsid w:val="00924AFA"/>
    <w:rsid w:val="0092503A"/>
    <w:rsid w:val="00926563"/>
    <w:rsid w:val="009314A7"/>
    <w:rsid w:val="00931619"/>
    <w:rsid w:val="00932D3C"/>
    <w:rsid w:val="009330A8"/>
    <w:rsid w:val="009330F3"/>
    <w:rsid w:val="009335A3"/>
    <w:rsid w:val="009341DB"/>
    <w:rsid w:val="00934C6C"/>
    <w:rsid w:val="00934CDF"/>
    <w:rsid w:val="00934D27"/>
    <w:rsid w:val="00935665"/>
    <w:rsid w:val="00935D3E"/>
    <w:rsid w:val="00935EB6"/>
    <w:rsid w:val="00936235"/>
    <w:rsid w:val="0093664A"/>
    <w:rsid w:val="00936E85"/>
    <w:rsid w:val="00937198"/>
    <w:rsid w:val="009375FC"/>
    <w:rsid w:val="00937B66"/>
    <w:rsid w:val="009403EF"/>
    <w:rsid w:val="009412CB"/>
    <w:rsid w:val="00943F2E"/>
    <w:rsid w:val="009446B0"/>
    <w:rsid w:val="00944E02"/>
    <w:rsid w:val="00945B78"/>
    <w:rsid w:val="00945F49"/>
    <w:rsid w:val="0094669A"/>
    <w:rsid w:val="00946949"/>
    <w:rsid w:val="00947943"/>
    <w:rsid w:val="00950957"/>
    <w:rsid w:val="009515FF"/>
    <w:rsid w:val="0095235E"/>
    <w:rsid w:val="0095268F"/>
    <w:rsid w:val="00952B77"/>
    <w:rsid w:val="009533A9"/>
    <w:rsid w:val="0095482C"/>
    <w:rsid w:val="00955E3B"/>
    <w:rsid w:val="009573B6"/>
    <w:rsid w:val="00957AA0"/>
    <w:rsid w:val="0096099B"/>
    <w:rsid w:val="00961047"/>
    <w:rsid w:val="009612B3"/>
    <w:rsid w:val="00961985"/>
    <w:rsid w:val="00961B46"/>
    <w:rsid w:val="00962BC8"/>
    <w:rsid w:val="00963049"/>
    <w:rsid w:val="0096355F"/>
    <w:rsid w:val="00963730"/>
    <w:rsid w:val="00963E0D"/>
    <w:rsid w:val="00964CB4"/>
    <w:rsid w:val="00965943"/>
    <w:rsid w:val="00966603"/>
    <w:rsid w:val="00966B26"/>
    <w:rsid w:val="00966C83"/>
    <w:rsid w:val="00966FBA"/>
    <w:rsid w:val="009671DC"/>
    <w:rsid w:val="00967F73"/>
    <w:rsid w:val="00970A6A"/>
    <w:rsid w:val="00970C23"/>
    <w:rsid w:val="00970E82"/>
    <w:rsid w:val="00973196"/>
    <w:rsid w:val="00973FF1"/>
    <w:rsid w:val="009741F7"/>
    <w:rsid w:val="00974F7C"/>
    <w:rsid w:val="0097567A"/>
    <w:rsid w:val="00975EC1"/>
    <w:rsid w:val="00976193"/>
    <w:rsid w:val="00976786"/>
    <w:rsid w:val="009769AD"/>
    <w:rsid w:val="00976FC5"/>
    <w:rsid w:val="009776FA"/>
    <w:rsid w:val="009803F9"/>
    <w:rsid w:val="00980883"/>
    <w:rsid w:val="0098095C"/>
    <w:rsid w:val="00984729"/>
    <w:rsid w:val="009847C6"/>
    <w:rsid w:val="00984810"/>
    <w:rsid w:val="00985C5A"/>
    <w:rsid w:val="00985EDF"/>
    <w:rsid w:val="00985F08"/>
    <w:rsid w:val="00986114"/>
    <w:rsid w:val="009865A1"/>
    <w:rsid w:val="00986700"/>
    <w:rsid w:val="00987215"/>
    <w:rsid w:val="009878F4"/>
    <w:rsid w:val="00987D62"/>
    <w:rsid w:val="009900EA"/>
    <w:rsid w:val="009908AD"/>
    <w:rsid w:val="00991570"/>
    <w:rsid w:val="009919B7"/>
    <w:rsid w:val="00991BB6"/>
    <w:rsid w:val="009922A1"/>
    <w:rsid w:val="00992482"/>
    <w:rsid w:val="00992E8B"/>
    <w:rsid w:val="00993EFB"/>
    <w:rsid w:val="0099420B"/>
    <w:rsid w:val="00994483"/>
    <w:rsid w:val="0099455C"/>
    <w:rsid w:val="00995041"/>
    <w:rsid w:val="00996198"/>
    <w:rsid w:val="009961A6"/>
    <w:rsid w:val="00996997"/>
    <w:rsid w:val="00996E78"/>
    <w:rsid w:val="00996F8B"/>
    <w:rsid w:val="009976D7"/>
    <w:rsid w:val="009A01B8"/>
    <w:rsid w:val="009A0517"/>
    <w:rsid w:val="009A0A61"/>
    <w:rsid w:val="009A0AF0"/>
    <w:rsid w:val="009A116F"/>
    <w:rsid w:val="009A20E0"/>
    <w:rsid w:val="009A38F3"/>
    <w:rsid w:val="009A3FF4"/>
    <w:rsid w:val="009A4567"/>
    <w:rsid w:val="009A4D4F"/>
    <w:rsid w:val="009A67C7"/>
    <w:rsid w:val="009A6D7E"/>
    <w:rsid w:val="009A700B"/>
    <w:rsid w:val="009A7408"/>
    <w:rsid w:val="009A7611"/>
    <w:rsid w:val="009B0049"/>
    <w:rsid w:val="009B0854"/>
    <w:rsid w:val="009B0B98"/>
    <w:rsid w:val="009B1271"/>
    <w:rsid w:val="009B1B72"/>
    <w:rsid w:val="009B1CDD"/>
    <w:rsid w:val="009B21F1"/>
    <w:rsid w:val="009B3389"/>
    <w:rsid w:val="009B3A56"/>
    <w:rsid w:val="009B3F3E"/>
    <w:rsid w:val="009B4D1B"/>
    <w:rsid w:val="009B4DE3"/>
    <w:rsid w:val="009B4E55"/>
    <w:rsid w:val="009B4FBC"/>
    <w:rsid w:val="009B63D3"/>
    <w:rsid w:val="009B6D30"/>
    <w:rsid w:val="009B7114"/>
    <w:rsid w:val="009B7140"/>
    <w:rsid w:val="009B7153"/>
    <w:rsid w:val="009B7F19"/>
    <w:rsid w:val="009C05B5"/>
    <w:rsid w:val="009C12DF"/>
    <w:rsid w:val="009C1425"/>
    <w:rsid w:val="009C16FA"/>
    <w:rsid w:val="009C29B3"/>
    <w:rsid w:val="009C2C93"/>
    <w:rsid w:val="009C3BCA"/>
    <w:rsid w:val="009C4DE8"/>
    <w:rsid w:val="009C4F21"/>
    <w:rsid w:val="009C501D"/>
    <w:rsid w:val="009C7126"/>
    <w:rsid w:val="009C7ECD"/>
    <w:rsid w:val="009D04C7"/>
    <w:rsid w:val="009D04DE"/>
    <w:rsid w:val="009D0696"/>
    <w:rsid w:val="009D1C79"/>
    <w:rsid w:val="009D1F53"/>
    <w:rsid w:val="009D2C42"/>
    <w:rsid w:val="009D2D15"/>
    <w:rsid w:val="009D2F21"/>
    <w:rsid w:val="009D2F48"/>
    <w:rsid w:val="009D3A81"/>
    <w:rsid w:val="009D3B9A"/>
    <w:rsid w:val="009D6998"/>
    <w:rsid w:val="009D69E3"/>
    <w:rsid w:val="009E0BEE"/>
    <w:rsid w:val="009E19FC"/>
    <w:rsid w:val="009E1F44"/>
    <w:rsid w:val="009E204F"/>
    <w:rsid w:val="009E26A2"/>
    <w:rsid w:val="009E2B3D"/>
    <w:rsid w:val="009E3052"/>
    <w:rsid w:val="009E350D"/>
    <w:rsid w:val="009E37BA"/>
    <w:rsid w:val="009E4458"/>
    <w:rsid w:val="009E4596"/>
    <w:rsid w:val="009E593F"/>
    <w:rsid w:val="009E6AC2"/>
    <w:rsid w:val="009E6EA9"/>
    <w:rsid w:val="009E709A"/>
    <w:rsid w:val="009E73A4"/>
    <w:rsid w:val="009F147F"/>
    <w:rsid w:val="009F1C07"/>
    <w:rsid w:val="009F30D3"/>
    <w:rsid w:val="009F34D5"/>
    <w:rsid w:val="009F3DD7"/>
    <w:rsid w:val="009F4F45"/>
    <w:rsid w:val="009F67F2"/>
    <w:rsid w:val="009F69C2"/>
    <w:rsid w:val="009F6B44"/>
    <w:rsid w:val="009F7D63"/>
    <w:rsid w:val="00A00466"/>
    <w:rsid w:val="00A00AA6"/>
    <w:rsid w:val="00A015D8"/>
    <w:rsid w:val="00A01762"/>
    <w:rsid w:val="00A018EE"/>
    <w:rsid w:val="00A01EEB"/>
    <w:rsid w:val="00A02963"/>
    <w:rsid w:val="00A02E72"/>
    <w:rsid w:val="00A037FF"/>
    <w:rsid w:val="00A03C70"/>
    <w:rsid w:val="00A0459A"/>
    <w:rsid w:val="00A04EFC"/>
    <w:rsid w:val="00A0549D"/>
    <w:rsid w:val="00A054C1"/>
    <w:rsid w:val="00A066A2"/>
    <w:rsid w:val="00A07DE3"/>
    <w:rsid w:val="00A1006C"/>
    <w:rsid w:val="00A100EE"/>
    <w:rsid w:val="00A10484"/>
    <w:rsid w:val="00A1078B"/>
    <w:rsid w:val="00A107E1"/>
    <w:rsid w:val="00A10CCE"/>
    <w:rsid w:val="00A12437"/>
    <w:rsid w:val="00A127C7"/>
    <w:rsid w:val="00A13CE4"/>
    <w:rsid w:val="00A13DAB"/>
    <w:rsid w:val="00A14251"/>
    <w:rsid w:val="00A1484C"/>
    <w:rsid w:val="00A1576E"/>
    <w:rsid w:val="00A173D3"/>
    <w:rsid w:val="00A17DC9"/>
    <w:rsid w:val="00A2059F"/>
    <w:rsid w:val="00A20948"/>
    <w:rsid w:val="00A211C3"/>
    <w:rsid w:val="00A22739"/>
    <w:rsid w:val="00A22B02"/>
    <w:rsid w:val="00A22EB5"/>
    <w:rsid w:val="00A2448A"/>
    <w:rsid w:val="00A24DAC"/>
    <w:rsid w:val="00A25497"/>
    <w:rsid w:val="00A256E2"/>
    <w:rsid w:val="00A2592F"/>
    <w:rsid w:val="00A263A4"/>
    <w:rsid w:val="00A2681C"/>
    <w:rsid w:val="00A26A3E"/>
    <w:rsid w:val="00A26D54"/>
    <w:rsid w:val="00A27902"/>
    <w:rsid w:val="00A27C7C"/>
    <w:rsid w:val="00A27ED6"/>
    <w:rsid w:val="00A27F00"/>
    <w:rsid w:val="00A304FB"/>
    <w:rsid w:val="00A30FD5"/>
    <w:rsid w:val="00A3136C"/>
    <w:rsid w:val="00A31C1A"/>
    <w:rsid w:val="00A32756"/>
    <w:rsid w:val="00A33193"/>
    <w:rsid w:val="00A33CDA"/>
    <w:rsid w:val="00A3447B"/>
    <w:rsid w:val="00A34497"/>
    <w:rsid w:val="00A34CA5"/>
    <w:rsid w:val="00A35507"/>
    <w:rsid w:val="00A3645A"/>
    <w:rsid w:val="00A36E3D"/>
    <w:rsid w:val="00A37243"/>
    <w:rsid w:val="00A404CE"/>
    <w:rsid w:val="00A4061F"/>
    <w:rsid w:val="00A40FD8"/>
    <w:rsid w:val="00A4236B"/>
    <w:rsid w:val="00A43087"/>
    <w:rsid w:val="00A44389"/>
    <w:rsid w:val="00A44EE6"/>
    <w:rsid w:val="00A5000F"/>
    <w:rsid w:val="00A50B20"/>
    <w:rsid w:val="00A50F9A"/>
    <w:rsid w:val="00A5196A"/>
    <w:rsid w:val="00A526A8"/>
    <w:rsid w:val="00A52C14"/>
    <w:rsid w:val="00A533FE"/>
    <w:rsid w:val="00A535FF"/>
    <w:rsid w:val="00A5744C"/>
    <w:rsid w:val="00A60518"/>
    <w:rsid w:val="00A60A57"/>
    <w:rsid w:val="00A61C84"/>
    <w:rsid w:val="00A61CBD"/>
    <w:rsid w:val="00A61E19"/>
    <w:rsid w:val="00A641F1"/>
    <w:rsid w:val="00A64A05"/>
    <w:rsid w:val="00A65B17"/>
    <w:rsid w:val="00A65ED2"/>
    <w:rsid w:val="00A66A38"/>
    <w:rsid w:val="00A67FFD"/>
    <w:rsid w:val="00A7071B"/>
    <w:rsid w:val="00A71FEF"/>
    <w:rsid w:val="00A7251A"/>
    <w:rsid w:val="00A7567A"/>
    <w:rsid w:val="00A75E51"/>
    <w:rsid w:val="00A75E90"/>
    <w:rsid w:val="00A7605E"/>
    <w:rsid w:val="00A76959"/>
    <w:rsid w:val="00A8027E"/>
    <w:rsid w:val="00A80613"/>
    <w:rsid w:val="00A819E3"/>
    <w:rsid w:val="00A82A99"/>
    <w:rsid w:val="00A83681"/>
    <w:rsid w:val="00A837A0"/>
    <w:rsid w:val="00A84D9C"/>
    <w:rsid w:val="00A85B05"/>
    <w:rsid w:val="00A86EA4"/>
    <w:rsid w:val="00A8730D"/>
    <w:rsid w:val="00A87E42"/>
    <w:rsid w:val="00A907DB"/>
    <w:rsid w:val="00A91DB6"/>
    <w:rsid w:val="00A924F9"/>
    <w:rsid w:val="00A92C98"/>
    <w:rsid w:val="00A935FC"/>
    <w:rsid w:val="00A93DDD"/>
    <w:rsid w:val="00A94127"/>
    <w:rsid w:val="00A946C4"/>
    <w:rsid w:val="00A9474C"/>
    <w:rsid w:val="00A94B8D"/>
    <w:rsid w:val="00A94EB2"/>
    <w:rsid w:val="00A95275"/>
    <w:rsid w:val="00A95485"/>
    <w:rsid w:val="00A96137"/>
    <w:rsid w:val="00A973C5"/>
    <w:rsid w:val="00A9754E"/>
    <w:rsid w:val="00AA095B"/>
    <w:rsid w:val="00AA1E5F"/>
    <w:rsid w:val="00AA1EAB"/>
    <w:rsid w:val="00AA2480"/>
    <w:rsid w:val="00AA2784"/>
    <w:rsid w:val="00AA2F19"/>
    <w:rsid w:val="00AA499B"/>
    <w:rsid w:val="00AA4D4E"/>
    <w:rsid w:val="00AA59DA"/>
    <w:rsid w:val="00AA5C27"/>
    <w:rsid w:val="00AA6208"/>
    <w:rsid w:val="00AA6C96"/>
    <w:rsid w:val="00AB014E"/>
    <w:rsid w:val="00AB0AB9"/>
    <w:rsid w:val="00AB0D25"/>
    <w:rsid w:val="00AB11D0"/>
    <w:rsid w:val="00AB2301"/>
    <w:rsid w:val="00AB2420"/>
    <w:rsid w:val="00AB2593"/>
    <w:rsid w:val="00AB29CB"/>
    <w:rsid w:val="00AB4763"/>
    <w:rsid w:val="00AB5515"/>
    <w:rsid w:val="00AB5F36"/>
    <w:rsid w:val="00AB687E"/>
    <w:rsid w:val="00AC0741"/>
    <w:rsid w:val="00AC0C05"/>
    <w:rsid w:val="00AC1907"/>
    <w:rsid w:val="00AC198D"/>
    <w:rsid w:val="00AC1A18"/>
    <w:rsid w:val="00AC1FD0"/>
    <w:rsid w:val="00AC240D"/>
    <w:rsid w:val="00AC2EB6"/>
    <w:rsid w:val="00AC2EE5"/>
    <w:rsid w:val="00AC30D5"/>
    <w:rsid w:val="00AC323C"/>
    <w:rsid w:val="00AC3D38"/>
    <w:rsid w:val="00AC4110"/>
    <w:rsid w:val="00AC46FA"/>
    <w:rsid w:val="00AC4B9C"/>
    <w:rsid w:val="00AC4C29"/>
    <w:rsid w:val="00AC4C64"/>
    <w:rsid w:val="00AC5157"/>
    <w:rsid w:val="00AC5BAF"/>
    <w:rsid w:val="00AC5E78"/>
    <w:rsid w:val="00AC68CF"/>
    <w:rsid w:val="00AC6938"/>
    <w:rsid w:val="00AC6AA2"/>
    <w:rsid w:val="00AC6B08"/>
    <w:rsid w:val="00AC751E"/>
    <w:rsid w:val="00AC7700"/>
    <w:rsid w:val="00AC772C"/>
    <w:rsid w:val="00AC7D17"/>
    <w:rsid w:val="00AC7E0B"/>
    <w:rsid w:val="00AD0C1D"/>
    <w:rsid w:val="00AD1358"/>
    <w:rsid w:val="00AD1CAA"/>
    <w:rsid w:val="00AD2549"/>
    <w:rsid w:val="00AD320D"/>
    <w:rsid w:val="00AD46B4"/>
    <w:rsid w:val="00AD5023"/>
    <w:rsid w:val="00AD5A47"/>
    <w:rsid w:val="00AD6683"/>
    <w:rsid w:val="00AD668C"/>
    <w:rsid w:val="00AD7163"/>
    <w:rsid w:val="00AD7F02"/>
    <w:rsid w:val="00AE01E1"/>
    <w:rsid w:val="00AE0B4E"/>
    <w:rsid w:val="00AE0C2A"/>
    <w:rsid w:val="00AE1678"/>
    <w:rsid w:val="00AE1E1E"/>
    <w:rsid w:val="00AE2516"/>
    <w:rsid w:val="00AE2B77"/>
    <w:rsid w:val="00AE2DDA"/>
    <w:rsid w:val="00AE348B"/>
    <w:rsid w:val="00AE410B"/>
    <w:rsid w:val="00AE4A68"/>
    <w:rsid w:val="00AE5C97"/>
    <w:rsid w:val="00AE5F91"/>
    <w:rsid w:val="00AE6EBD"/>
    <w:rsid w:val="00AE7195"/>
    <w:rsid w:val="00AE7D39"/>
    <w:rsid w:val="00AE7D57"/>
    <w:rsid w:val="00AE7D85"/>
    <w:rsid w:val="00AF0011"/>
    <w:rsid w:val="00AF01CB"/>
    <w:rsid w:val="00AF09DC"/>
    <w:rsid w:val="00AF0AB6"/>
    <w:rsid w:val="00AF101B"/>
    <w:rsid w:val="00AF2170"/>
    <w:rsid w:val="00AF31C5"/>
    <w:rsid w:val="00AF3321"/>
    <w:rsid w:val="00AF3F47"/>
    <w:rsid w:val="00AF4186"/>
    <w:rsid w:val="00AF443C"/>
    <w:rsid w:val="00AF4753"/>
    <w:rsid w:val="00AF52AB"/>
    <w:rsid w:val="00AF6CCB"/>
    <w:rsid w:val="00AF7366"/>
    <w:rsid w:val="00AF73BB"/>
    <w:rsid w:val="00B00765"/>
    <w:rsid w:val="00B00AEE"/>
    <w:rsid w:val="00B00E6B"/>
    <w:rsid w:val="00B013DE"/>
    <w:rsid w:val="00B0148A"/>
    <w:rsid w:val="00B01505"/>
    <w:rsid w:val="00B0203D"/>
    <w:rsid w:val="00B02816"/>
    <w:rsid w:val="00B02E17"/>
    <w:rsid w:val="00B03B2E"/>
    <w:rsid w:val="00B03E50"/>
    <w:rsid w:val="00B0569A"/>
    <w:rsid w:val="00B05866"/>
    <w:rsid w:val="00B06DE4"/>
    <w:rsid w:val="00B117F5"/>
    <w:rsid w:val="00B11EAD"/>
    <w:rsid w:val="00B1264D"/>
    <w:rsid w:val="00B1416A"/>
    <w:rsid w:val="00B145D7"/>
    <w:rsid w:val="00B148AD"/>
    <w:rsid w:val="00B14A6A"/>
    <w:rsid w:val="00B1558D"/>
    <w:rsid w:val="00B15A70"/>
    <w:rsid w:val="00B166C7"/>
    <w:rsid w:val="00B1699A"/>
    <w:rsid w:val="00B16EE4"/>
    <w:rsid w:val="00B1714E"/>
    <w:rsid w:val="00B209EF"/>
    <w:rsid w:val="00B21516"/>
    <w:rsid w:val="00B216D8"/>
    <w:rsid w:val="00B21CFB"/>
    <w:rsid w:val="00B2225C"/>
    <w:rsid w:val="00B22BE2"/>
    <w:rsid w:val="00B23233"/>
    <w:rsid w:val="00B248BA"/>
    <w:rsid w:val="00B25F4D"/>
    <w:rsid w:val="00B266DE"/>
    <w:rsid w:val="00B275BF"/>
    <w:rsid w:val="00B2788E"/>
    <w:rsid w:val="00B27DDB"/>
    <w:rsid w:val="00B31C36"/>
    <w:rsid w:val="00B332D4"/>
    <w:rsid w:val="00B3377A"/>
    <w:rsid w:val="00B33CD7"/>
    <w:rsid w:val="00B33F0D"/>
    <w:rsid w:val="00B348CF"/>
    <w:rsid w:val="00B35AA3"/>
    <w:rsid w:val="00B35BEF"/>
    <w:rsid w:val="00B365C4"/>
    <w:rsid w:val="00B36632"/>
    <w:rsid w:val="00B37625"/>
    <w:rsid w:val="00B40875"/>
    <w:rsid w:val="00B40A03"/>
    <w:rsid w:val="00B40B33"/>
    <w:rsid w:val="00B40E2F"/>
    <w:rsid w:val="00B40EF8"/>
    <w:rsid w:val="00B41D1C"/>
    <w:rsid w:val="00B42041"/>
    <w:rsid w:val="00B4258A"/>
    <w:rsid w:val="00B428D4"/>
    <w:rsid w:val="00B43466"/>
    <w:rsid w:val="00B43E0E"/>
    <w:rsid w:val="00B44017"/>
    <w:rsid w:val="00B46003"/>
    <w:rsid w:val="00B461E2"/>
    <w:rsid w:val="00B464AE"/>
    <w:rsid w:val="00B476BD"/>
    <w:rsid w:val="00B502C0"/>
    <w:rsid w:val="00B50889"/>
    <w:rsid w:val="00B5171F"/>
    <w:rsid w:val="00B517F4"/>
    <w:rsid w:val="00B5203B"/>
    <w:rsid w:val="00B520EE"/>
    <w:rsid w:val="00B5260F"/>
    <w:rsid w:val="00B5362A"/>
    <w:rsid w:val="00B54B5B"/>
    <w:rsid w:val="00B54B6A"/>
    <w:rsid w:val="00B55047"/>
    <w:rsid w:val="00B57E81"/>
    <w:rsid w:val="00B60C0E"/>
    <w:rsid w:val="00B60C88"/>
    <w:rsid w:val="00B6129D"/>
    <w:rsid w:val="00B613C3"/>
    <w:rsid w:val="00B61700"/>
    <w:rsid w:val="00B632DF"/>
    <w:rsid w:val="00B65161"/>
    <w:rsid w:val="00B6520A"/>
    <w:rsid w:val="00B6692D"/>
    <w:rsid w:val="00B6781C"/>
    <w:rsid w:val="00B70140"/>
    <w:rsid w:val="00B71C67"/>
    <w:rsid w:val="00B724A7"/>
    <w:rsid w:val="00B73B25"/>
    <w:rsid w:val="00B73B4F"/>
    <w:rsid w:val="00B73B87"/>
    <w:rsid w:val="00B74851"/>
    <w:rsid w:val="00B7486B"/>
    <w:rsid w:val="00B748AC"/>
    <w:rsid w:val="00B75211"/>
    <w:rsid w:val="00B75822"/>
    <w:rsid w:val="00B75D95"/>
    <w:rsid w:val="00B7656F"/>
    <w:rsid w:val="00B76B5E"/>
    <w:rsid w:val="00B773B8"/>
    <w:rsid w:val="00B777BE"/>
    <w:rsid w:val="00B80DD5"/>
    <w:rsid w:val="00B82309"/>
    <w:rsid w:val="00B82F65"/>
    <w:rsid w:val="00B83204"/>
    <w:rsid w:val="00B83380"/>
    <w:rsid w:val="00B85576"/>
    <w:rsid w:val="00B85A92"/>
    <w:rsid w:val="00B87E21"/>
    <w:rsid w:val="00B9025E"/>
    <w:rsid w:val="00B9153F"/>
    <w:rsid w:val="00B91F06"/>
    <w:rsid w:val="00B925CC"/>
    <w:rsid w:val="00B92849"/>
    <w:rsid w:val="00B928B8"/>
    <w:rsid w:val="00B93544"/>
    <w:rsid w:val="00B93873"/>
    <w:rsid w:val="00B95173"/>
    <w:rsid w:val="00B95A7D"/>
    <w:rsid w:val="00B97D9C"/>
    <w:rsid w:val="00BA00F2"/>
    <w:rsid w:val="00BA0284"/>
    <w:rsid w:val="00BA03F8"/>
    <w:rsid w:val="00BA04B6"/>
    <w:rsid w:val="00BA0E68"/>
    <w:rsid w:val="00BA10EF"/>
    <w:rsid w:val="00BA1515"/>
    <w:rsid w:val="00BA2449"/>
    <w:rsid w:val="00BA3013"/>
    <w:rsid w:val="00BA3640"/>
    <w:rsid w:val="00BA3E70"/>
    <w:rsid w:val="00BA480B"/>
    <w:rsid w:val="00BA4899"/>
    <w:rsid w:val="00BA4CDD"/>
    <w:rsid w:val="00BA574C"/>
    <w:rsid w:val="00BA5BC4"/>
    <w:rsid w:val="00BA6C05"/>
    <w:rsid w:val="00BA7588"/>
    <w:rsid w:val="00BA7FC4"/>
    <w:rsid w:val="00BB002C"/>
    <w:rsid w:val="00BB00AA"/>
    <w:rsid w:val="00BB1620"/>
    <w:rsid w:val="00BB195F"/>
    <w:rsid w:val="00BB1FBE"/>
    <w:rsid w:val="00BB2074"/>
    <w:rsid w:val="00BB3417"/>
    <w:rsid w:val="00BB3770"/>
    <w:rsid w:val="00BB3D5E"/>
    <w:rsid w:val="00BB5344"/>
    <w:rsid w:val="00BB61C4"/>
    <w:rsid w:val="00BB635E"/>
    <w:rsid w:val="00BB6650"/>
    <w:rsid w:val="00BB6E4E"/>
    <w:rsid w:val="00BB71AD"/>
    <w:rsid w:val="00BC0485"/>
    <w:rsid w:val="00BC0A48"/>
    <w:rsid w:val="00BC185D"/>
    <w:rsid w:val="00BC1F8C"/>
    <w:rsid w:val="00BC2771"/>
    <w:rsid w:val="00BC2856"/>
    <w:rsid w:val="00BC2D8F"/>
    <w:rsid w:val="00BC33CA"/>
    <w:rsid w:val="00BC401C"/>
    <w:rsid w:val="00BC4330"/>
    <w:rsid w:val="00BC4492"/>
    <w:rsid w:val="00BC4B6F"/>
    <w:rsid w:val="00BC6BDA"/>
    <w:rsid w:val="00BD0D4E"/>
    <w:rsid w:val="00BD118C"/>
    <w:rsid w:val="00BD11FE"/>
    <w:rsid w:val="00BD14F6"/>
    <w:rsid w:val="00BD2253"/>
    <w:rsid w:val="00BD24FB"/>
    <w:rsid w:val="00BD2A68"/>
    <w:rsid w:val="00BD32F3"/>
    <w:rsid w:val="00BD3421"/>
    <w:rsid w:val="00BD399E"/>
    <w:rsid w:val="00BD3B20"/>
    <w:rsid w:val="00BD3EF5"/>
    <w:rsid w:val="00BD5257"/>
    <w:rsid w:val="00BD57D5"/>
    <w:rsid w:val="00BD6063"/>
    <w:rsid w:val="00BD693D"/>
    <w:rsid w:val="00BD6CAA"/>
    <w:rsid w:val="00BD7182"/>
    <w:rsid w:val="00BD7C88"/>
    <w:rsid w:val="00BE080E"/>
    <w:rsid w:val="00BE08D7"/>
    <w:rsid w:val="00BE0BDE"/>
    <w:rsid w:val="00BE0C72"/>
    <w:rsid w:val="00BE16F9"/>
    <w:rsid w:val="00BE1AE0"/>
    <w:rsid w:val="00BE1CC6"/>
    <w:rsid w:val="00BE23F9"/>
    <w:rsid w:val="00BE319B"/>
    <w:rsid w:val="00BE31B1"/>
    <w:rsid w:val="00BE341A"/>
    <w:rsid w:val="00BE4205"/>
    <w:rsid w:val="00BE4317"/>
    <w:rsid w:val="00BE4D20"/>
    <w:rsid w:val="00BE5131"/>
    <w:rsid w:val="00BE57EC"/>
    <w:rsid w:val="00BE5A3C"/>
    <w:rsid w:val="00BE6E45"/>
    <w:rsid w:val="00BE7799"/>
    <w:rsid w:val="00BE7BC1"/>
    <w:rsid w:val="00BF043F"/>
    <w:rsid w:val="00BF04C3"/>
    <w:rsid w:val="00BF0904"/>
    <w:rsid w:val="00BF0E71"/>
    <w:rsid w:val="00BF1030"/>
    <w:rsid w:val="00BF10B2"/>
    <w:rsid w:val="00BF1319"/>
    <w:rsid w:val="00BF24F0"/>
    <w:rsid w:val="00BF2D4C"/>
    <w:rsid w:val="00BF2EAC"/>
    <w:rsid w:val="00BF3277"/>
    <w:rsid w:val="00BF4131"/>
    <w:rsid w:val="00BF4546"/>
    <w:rsid w:val="00BF4A89"/>
    <w:rsid w:val="00BF4CAD"/>
    <w:rsid w:val="00BF4E88"/>
    <w:rsid w:val="00BF5222"/>
    <w:rsid w:val="00BF615D"/>
    <w:rsid w:val="00BF691E"/>
    <w:rsid w:val="00BF6955"/>
    <w:rsid w:val="00BF72DB"/>
    <w:rsid w:val="00C001C6"/>
    <w:rsid w:val="00C00947"/>
    <w:rsid w:val="00C01C63"/>
    <w:rsid w:val="00C01CF0"/>
    <w:rsid w:val="00C02C6E"/>
    <w:rsid w:val="00C02E38"/>
    <w:rsid w:val="00C03377"/>
    <w:rsid w:val="00C034A0"/>
    <w:rsid w:val="00C04253"/>
    <w:rsid w:val="00C05905"/>
    <w:rsid w:val="00C0666E"/>
    <w:rsid w:val="00C06C27"/>
    <w:rsid w:val="00C06FFB"/>
    <w:rsid w:val="00C075F3"/>
    <w:rsid w:val="00C07B1B"/>
    <w:rsid w:val="00C10769"/>
    <w:rsid w:val="00C1099A"/>
    <w:rsid w:val="00C10B8C"/>
    <w:rsid w:val="00C110D4"/>
    <w:rsid w:val="00C113BD"/>
    <w:rsid w:val="00C128B9"/>
    <w:rsid w:val="00C14996"/>
    <w:rsid w:val="00C14D47"/>
    <w:rsid w:val="00C14F99"/>
    <w:rsid w:val="00C205BE"/>
    <w:rsid w:val="00C208EC"/>
    <w:rsid w:val="00C20D41"/>
    <w:rsid w:val="00C20D76"/>
    <w:rsid w:val="00C21267"/>
    <w:rsid w:val="00C21334"/>
    <w:rsid w:val="00C21808"/>
    <w:rsid w:val="00C218EF"/>
    <w:rsid w:val="00C219A4"/>
    <w:rsid w:val="00C220CB"/>
    <w:rsid w:val="00C23453"/>
    <w:rsid w:val="00C23C1B"/>
    <w:rsid w:val="00C23D91"/>
    <w:rsid w:val="00C24C25"/>
    <w:rsid w:val="00C2502C"/>
    <w:rsid w:val="00C2569F"/>
    <w:rsid w:val="00C25FBC"/>
    <w:rsid w:val="00C263D7"/>
    <w:rsid w:val="00C26552"/>
    <w:rsid w:val="00C2666C"/>
    <w:rsid w:val="00C26BD8"/>
    <w:rsid w:val="00C2702E"/>
    <w:rsid w:val="00C270FA"/>
    <w:rsid w:val="00C27442"/>
    <w:rsid w:val="00C31878"/>
    <w:rsid w:val="00C3272C"/>
    <w:rsid w:val="00C328A7"/>
    <w:rsid w:val="00C329B9"/>
    <w:rsid w:val="00C32F27"/>
    <w:rsid w:val="00C336D7"/>
    <w:rsid w:val="00C339FF"/>
    <w:rsid w:val="00C34048"/>
    <w:rsid w:val="00C34379"/>
    <w:rsid w:val="00C34CD4"/>
    <w:rsid w:val="00C351F0"/>
    <w:rsid w:val="00C35475"/>
    <w:rsid w:val="00C36886"/>
    <w:rsid w:val="00C369E7"/>
    <w:rsid w:val="00C37702"/>
    <w:rsid w:val="00C379D3"/>
    <w:rsid w:val="00C411D1"/>
    <w:rsid w:val="00C42139"/>
    <w:rsid w:val="00C42A83"/>
    <w:rsid w:val="00C432EB"/>
    <w:rsid w:val="00C4399C"/>
    <w:rsid w:val="00C44818"/>
    <w:rsid w:val="00C44D48"/>
    <w:rsid w:val="00C464E1"/>
    <w:rsid w:val="00C51B61"/>
    <w:rsid w:val="00C525F9"/>
    <w:rsid w:val="00C52851"/>
    <w:rsid w:val="00C5431B"/>
    <w:rsid w:val="00C54DFC"/>
    <w:rsid w:val="00C56638"/>
    <w:rsid w:val="00C56759"/>
    <w:rsid w:val="00C5683A"/>
    <w:rsid w:val="00C56D08"/>
    <w:rsid w:val="00C57419"/>
    <w:rsid w:val="00C57713"/>
    <w:rsid w:val="00C57BB3"/>
    <w:rsid w:val="00C57C64"/>
    <w:rsid w:val="00C6110C"/>
    <w:rsid w:val="00C61DEF"/>
    <w:rsid w:val="00C622CA"/>
    <w:rsid w:val="00C622D9"/>
    <w:rsid w:val="00C62ADF"/>
    <w:rsid w:val="00C62CF6"/>
    <w:rsid w:val="00C639B4"/>
    <w:rsid w:val="00C649CC"/>
    <w:rsid w:val="00C653F0"/>
    <w:rsid w:val="00C65EEE"/>
    <w:rsid w:val="00C670FB"/>
    <w:rsid w:val="00C70251"/>
    <w:rsid w:val="00C71106"/>
    <w:rsid w:val="00C71D4E"/>
    <w:rsid w:val="00C7257E"/>
    <w:rsid w:val="00C72A00"/>
    <w:rsid w:val="00C73AF0"/>
    <w:rsid w:val="00C7439E"/>
    <w:rsid w:val="00C74CCD"/>
    <w:rsid w:val="00C770D3"/>
    <w:rsid w:val="00C80131"/>
    <w:rsid w:val="00C809DF"/>
    <w:rsid w:val="00C80C19"/>
    <w:rsid w:val="00C80EC4"/>
    <w:rsid w:val="00C82607"/>
    <w:rsid w:val="00C83389"/>
    <w:rsid w:val="00C83FB0"/>
    <w:rsid w:val="00C8406F"/>
    <w:rsid w:val="00C847C6"/>
    <w:rsid w:val="00C849A4"/>
    <w:rsid w:val="00C85033"/>
    <w:rsid w:val="00C855FE"/>
    <w:rsid w:val="00C85C2C"/>
    <w:rsid w:val="00C86942"/>
    <w:rsid w:val="00C86F45"/>
    <w:rsid w:val="00C87C20"/>
    <w:rsid w:val="00C900DC"/>
    <w:rsid w:val="00C90C24"/>
    <w:rsid w:val="00C91C17"/>
    <w:rsid w:val="00C91FC3"/>
    <w:rsid w:val="00C928A4"/>
    <w:rsid w:val="00C93D30"/>
    <w:rsid w:val="00C9456A"/>
    <w:rsid w:val="00C9526E"/>
    <w:rsid w:val="00C95E83"/>
    <w:rsid w:val="00C975EA"/>
    <w:rsid w:val="00CA062E"/>
    <w:rsid w:val="00CA0D75"/>
    <w:rsid w:val="00CA1AA5"/>
    <w:rsid w:val="00CA1E18"/>
    <w:rsid w:val="00CA29F8"/>
    <w:rsid w:val="00CA3179"/>
    <w:rsid w:val="00CA3904"/>
    <w:rsid w:val="00CA3F1F"/>
    <w:rsid w:val="00CA4569"/>
    <w:rsid w:val="00CA488C"/>
    <w:rsid w:val="00CA48B3"/>
    <w:rsid w:val="00CA5D74"/>
    <w:rsid w:val="00CA6844"/>
    <w:rsid w:val="00CA6D09"/>
    <w:rsid w:val="00CA6E57"/>
    <w:rsid w:val="00CB0049"/>
    <w:rsid w:val="00CB17BE"/>
    <w:rsid w:val="00CB2242"/>
    <w:rsid w:val="00CB34EA"/>
    <w:rsid w:val="00CB3CB2"/>
    <w:rsid w:val="00CB4473"/>
    <w:rsid w:val="00CB45BE"/>
    <w:rsid w:val="00CB4B33"/>
    <w:rsid w:val="00CB54AA"/>
    <w:rsid w:val="00CB54BF"/>
    <w:rsid w:val="00CB7889"/>
    <w:rsid w:val="00CC0917"/>
    <w:rsid w:val="00CC0CC7"/>
    <w:rsid w:val="00CC2751"/>
    <w:rsid w:val="00CC3B67"/>
    <w:rsid w:val="00CC3DC4"/>
    <w:rsid w:val="00CC468C"/>
    <w:rsid w:val="00CC4B8C"/>
    <w:rsid w:val="00CC56AA"/>
    <w:rsid w:val="00CC59AD"/>
    <w:rsid w:val="00CC5ABD"/>
    <w:rsid w:val="00CC6547"/>
    <w:rsid w:val="00CC657B"/>
    <w:rsid w:val="00CC6903"/>
    <w:rsid w:val="00CC69CA"/>
    <w:rsid w:val="00CC72A6"/>
    <w:rsid w:val="00CD2A8F"/>
    <w:rsid w:val="00CD38C7"/>
    <w:rsid w:val="00CD3949"/>
    <w:rsid w:val="00CD43A0"/>
    <w:rsid w:val="00CD4885"/>
    <w:rsid w:val="00CD4B0F"/>
    <w:rsid w:val="00CD4D2C"/>
    <w:rsid w:val="00CD51AA"/>
    <w:rsid w:val="00CD56E3"/>
    <w:rsid w:val="00CD5D58"/>
    <w:rsid w:val="00CD642E"/>
    <w:rsid w:val="00CD6DB9"/>
    <w:rsid w:val="00CD7391"/>
    <w:rsid w:val="00CD7BD5"/>
    <w:rsid w:val="00CE053A"/>
    <w:rsid w:val="00CE0B74"/>
    <w:rsid w:val="00CE0D53"/>
    <w:rsid w:val="00CE1B37"/>
    <w:rsid w:val="00CE1D02"/>
    <w:rsid w:val="00CE2B3A"/>
    <w:rsid w:val="00CE36BB"/>
    <w:rsid w:val="00CE4C00"/>
    <w:rsid w:val="00CE4EA9"/>
    <w:rsid w:val="00CE5431"/>
    <w:rsid w:val="00CE563D"/>
    <w:rsid w:val="00CE782E"/>
    <w:rsid w:val="00CF0308"/>
    <w:rsid w:val="00CF065F"/>
    <w:rsid w:val="00CF168F"/>
    <w:rsid w:val="00CF1E55"/>
    <w:rsid w:val="00CF2158"/>
    <w:rsid w:val="00CF2253"/>
    <w:rsid w:val="00CF2265"/>
    <w:rsid w:val="00CF25C2"/>
    <w:rsid w:val="00CF3256"/>
    <w:rsid w:val="00CF3334"/>
    <w:rsid w:val="00CF3B8D"/>
    <w:rsid w:val="00CF3BC0"/>
    <w:rsid w:val="00CF4B9F"/>
    <w:rsid w:val="00CF5F4A"/>
    <w:rsid w:val="00CF66B1"/>
    <w:rsid w:val="00CF6943"/>
    <w:rsid w:val="00CF6E50"/>
    <w:rsid w:val="00CF70EC"/>
    <w:rsid w:val="00CF7E92"/>
    <w:rsid w:val="00D00434"/>
    <w:rsid w:val="00D004F6"/>
    <w:rsid w:val="00D00DF9"/>
    <w:rsid w:val="00D01B12"/>
    <w:rsid w:val="00D01BE2"/>
    <w:rsid w:val="00D02748"/>
    <w:rsid w:val="00D03B5C"/>
    <w:rsid w:val="00D03D43"/>
    <w:rsid w:val="00D04348"/>
    <w:rsid w:val="00D059B2"/>
    <w:rsid w:val="00D05B54"/>
    <w:rsid w:val="00D06972"/>
    <w:rsid w:val="00D109D7"/>
    <w:rsid w:val="00D10E4B"/>
    <w:rsid w:val="00D118D3"/>
    <w:rsid w:val="00D122AA"/>
    <w:rsid w:val="00D12457"/>
    <w:rsid w:val="00D13366"/>
    <w:rsid w:val="00D13376"/>
    <w:rsid w:val="00D13AB6"/>
    <w:rsid w:val="00D13B64"/>
    <w:rsid w:val="00D13D98"/>
    <w:rsid w:val="00D13F66"/>
    <w:rsid w:val="00D149F6"/>
    <w:rsid w:val="00D14AFD"/>
    <w:rsid w:val="00D15857"/>
    <w:rsid w:val="00D163FB"/>
    <w:rsid w:val="00D16AAC"/>
    <w:rsid w:val="00D16C11"/>
    <w:rsid w:val="00D17184"/>
    <w:rsid w:val="00D179F3"/>
    <w:rsid w:val="00D20518"/>
    <w:rsid w:val="00D205BE"/>
    <w:rsid w:val="00D21985"/>
    <w:rsid w:val="00D21A1F"/>
    <w:rsid w:val="00D21B0E"/>
    <w:rsid w:val="00D21CC4"/>
    <w:rsid w:val="00D222EC"/>
    <w:rsid w:val="00D223F4"/>
    <w:rsid w:val="00D22503"/>
    <w:rsid w:val="00D22553"/>
    <w:rsid w:val="00D22767"/>
    <w:rsid w:val="00D22803"/>
    <w:rsid w:val="00D231C1"/>
    <w:rsid w:val="00D241C0"/>
    <w:rsid w:val="00D24308"/>
    <w:rsid w:val="00D24371"/>
    <w:rsid w:val="00D24678"/>
    <w:rsid w:val="00D307D5"/>
    <w:rsid w:val="00D32646"/>
    <w:rsid w:val="00D32D3B"/>
    <w:rsid w:val="00D337F3"/>
    <w:rsid w:val="00D33D19"/>
    <w:rsid w:val="00D34999"/>
    <w:rsid w:val="00D34E1B"/>
    <w:rsid w:val="00D35D58"/>
    <w:rsid w:val="00D37591"/>
    <w:rsid w:val="00D3761D"/>
    <w:rsid w:val="00D40369"/>
    <w:rsid w:val="00D404B6"/>
    <w:rsid w:val="00D4092A"/>
    <w:rsid w:val="00D41FF8"/>
    <w:rsid w:val="00D42035"/>
    <w:rsid w:val="00D42746"/>
    <w:rsid w:val="00D429B0"/>
    <w:rsid w:val="00D42FEB"/>
    <w:rsid w:val="00D43C6B"/>
    <w:rsid w:val="00D44C4A"/>
    <w:rsid w:val="00D44FA5"/>
    <w:rsid w:val="00D4541B"/>
    <w:rsid w:val="00D45592"/>
    <w:rsid w:val="00D45893"/>
    <w:rsid w:val="00D4639B"/>
    <w:rsid w:val="00D46A37"/>
    <w:rsid w:val="00D46D24"/>
    <w:rsid w:val="00D46DFF"/>
    <w:rsid w:val="00D46FC5"/>
    <w:rsid w:val="00D50757"/>
    <w:rsid w:val="00D51264"/>
    <w:rsid w:val="00D51621"/>
    <w:rsid w:val="00D517EB"/>
    <w:rsid w:val="00D51A52"/>
    <w:rsid w:val="00D52F3D"/>
    <w:rsid w:val="00D54227"/>
    <w:rsid w:val="00D547FA"/>
    <w:rsid w:val="00D5481B"/>
    <w:rsid w:val="00D55619"/>
    <w:rsid w:val="00D5640C"/>
    <w:rsid w:val="00D5650C"/>
    <w:rsid w:val="00D56A90"/>
    <w:rsid w:val="00D57A65"/>
    <w:rsid w:val="00D57F92"/>
    <w:rsid w:val="00D60093"/>
    <w:rsid w:val="00D60642"/>
    <w:rsid w:val="00D627E5"/>
    <w:rsid w:val="00D641D0"/>
    <w:rsid w:val="00D6427C"/>
    <w:rsid w:val="00D64BC2"/>
    <w:rsid w:val="00D64EDD"/>
    <w:rsid w:val="00D657BE"/>
    <w:rsid w:val="00D65898"/>
    <w:rsid w:val="00D66413"/>
    <w:rsid w:val="00D66E32"/>
    <w:rsid w:val="00D67592"/>
    <w:rsid w:val="00D67703"/>
    <w:rsid w:val="00D7081B"/>
    <w:rsid w:val="00D70F49"/>
    <w:rsid w:val="00D7126D"/>
    <w:rsid w:val="00D71F5F"/>
    <w:rsid w:val="00D7284A"/>
    <w:rsid w:val="00D72B4B"/>
    <w:rsid w:val="00D7325A"/>
    <w:rsid w:val="00D7368A"/>
    <w:rsid w:val="00D7369E"/>
    <w:rsid w:val="00D73763"/>
    <w:rsid w:val="00D73826"/>
    <w:rsid w:val="00D73C4F"/>
    <w:rsid w:val="00D7522D"/>
    <w:rsid w:val="00D76089"/>
    <w:rsid w:val="00D76D3D"/>
    <w:rsid w:val="00D7715B"/>
    <w:rsid w:val="00D77337"/>
    <w:rsid w:val="00D77503"/>
    <w:rsid w:val="00D775A4"/>
    <w:rsid w:val="00D8081C"/>
    <w:rsid w:val="00D8090D"/>
    <w:rsid w:val="00D80F44"/>
    <w:rsid w:val="00D8143C"/>
    <w:rsid w:val="00D81D8E"/>
    <w:rsid w:val="00D82720"/>
    <w:rsid w:val="00D831A3"/>
    <w:rsid w:val="00D832E0"/>
    <w:rsid w:val="00D8347B"/>
    <w:rsid w:val="00D848DA"/>
    <w:rsid w:val="00D84AB7"/>
    <w:rsid w:val="00D85644"/>
    <w:rsid w:val="00D87227"/>
    <w:rsid w:val="00D874E3"/>
    <w:rsid w:val="00D87728"/>
    <w:rsid w:val="00D90473"/>
    <w:rsid w:val="00D9085B"/>
    <w:rsid w:val="00D90AB6"/>
    <w:rsid w:val="00D90D1B"/>
    <w:rsid w:val="00D9104D"/>
    <w:rsid w:val="00D91E8F"/>
    <w:rsid w:val="00D92124"/>
    <w:rsid w:val="00D927E0"/>
    <w:rsid w:val="00D93452"/>
    <w:rsid w:val="00D93C2F"/>
    <w:rsid w:val="00D94AC0"/>
    <w:rsid w:val="00D94F27"/>
    <w:rsid w:val="00D96432"/>
    <w:rsid w:val="00D967F9"/>
    <w:rsid w:val="00D969A5"/>
    <w:rsid w:val="00D96A00"/>
    <w:rsid w:val="00DA02A7"/>
    <w:rsid w:val="00DA055D"/>
    <w:rsid w:val="00DA138E"/>
    <w:rsid w:val="00DA1563"/>
    <w:rsid w:val="00DA19D5"/>
    <w:rsid w:val="00DA2270"/>
    <w:rsid w:val="00DA2A9C"/>
    <w:rsid w:val="00DA2D26"/>
    <w:rsid w:val="00DA39F2"/>
    <w:rsid w:val="00DA3B83"/>
    <w:rsid w:val="00DA3F6A"/>
    <w:rsid w:val="00DA47F4"/>
    <w:rsid w:val="00DA52B2"/>
    <w:rsid w:val="00DA69AA"/>
    <w:rsid w:val="00DA6A0E"/>
    <w:rsid w:val="00DA6C65"/>
    <w:rsid w:val="00DA6E7C"/>
    <w:rsid w:val="00DA719B"/>
    <w:rsid w:val="00DA75F9"/>
    <w:rsid w:val="00DB0ED3"/>
    <w:rsid w:val="00DB2025"/>
    <w:rsid w:val="00DB205C"/>
    <w:rsid w:val="00DB2883"/>
    <w:rsid w:val="00DB317F"/>
    <w:rsid w:val="00DB62BB"/>
    <w:rsid w:val="00DB697A"/>
    <w:rsid w:val="00DB6EC4"/>
    <w:rsid w:val="00DB6F4B"/>
    <w:rsid w:val="00DB6F90"/>
    <w:rsid w:val="00DB7533"/>
    <w:rsid w:val="00DB7553"/>
    <w:rsid w:val="00DB7847"/>
    <w:rsid w:val="00DB7A06"/>
    <w:rsid w:val="00DC055D"/>
    <w:rsid w:val="00DC087F"/>
    <w:rsid w:val="00DC1400"/>
    <w:rsid w:val="00DC176D"/>
    <w:rsid w:val="00DC1C2D"/>
    <w:rsid w:val="00DC247A"/>
    <w:rsid w:val="00DC364D"/>
    <w:rsid w:val="00DC3B22"/>
    <w:rsid w:val="00DC411B"/>
    <w:rsid w:val="00DC4F34"/>
    <w:rsid w:val="00DC574A"/>
    <w:rsid w:val="00DC5BD0"/>
    <w:rsid w:val="00DC68BC"/>
    <w:rsid w:val="00DD1C10"/>
    <w:rsid w:val="00DD1EB7"/>
    <w:rsid w:val="00DD2FA2"/>
    <w:rsid w:val="00DD3288"/>
    <w:rsid w:val="00DD42A3"/>
    <w:rsid w:val="00DD4977"/>
    <w:rsid w:val="00DD4CFB"/>
    <w:rsid w:val="00DD50E9"/>
    <w:rsid w:val="00DD515A"/>
    <w:rsid w:val="00DD6272"/>
    <w:rsid w:val="00DD6416"/>
    <w:rsid w:val="00DD6840"/>
    <w:rsid w:val="00DD6DBB"/>
    <w:rsid w:val="00DD6EB2"/>
    <w:rsid w:val="00DD7547"/>
    <w:rsid w:val="00DD7BA3"/>
    <w:rsid w:val="00DDB91C"/>
    <w:rsid w:val="00DE0AA3"/>
    <w:rsid w:val="00DE1021"/>
    <w:rsid w:val="00DE1C43"/>
    <w:rsid w:val="00DE275C"/>
    <w:rsid w:val="00DE2D08"/>
    <w:rsid w:val="00DE3E5C"/>
    <w:rsid w:val="00DE4D30"/>
    <w:rsid w:val="00DE4E04"/>
    <w:rsid w:val="00DE58C7"/>
    <w:rsid w:val="00DE6BAF"/>
    <w:rsid w:val="00DE6DC2"/>
    <w:rsid w:val="00DE7C5D"/>
    <w:rsid w:val="00DE7DF5"/>
    <w:rsid w:val="00DF030B"/>
    <w:rsid w:val="00DF0F68"/>
    <w:rsid w:val="00DF2CAD"/>
    <w:rsid w:val="00DF35E9"/>
    <w:rsid w:val="00DF382A"/>
    <w:rsid w:val="00DF395C"/>
    <w:rsid w:val="00DF5190"/>
    <w:rsid w:val="00DF539D"/>
    <w:rsid w:val="00DF5B1F"/>
    <w:rsid w:val="00DF60DA"/>
    <w:rsid w:val="00DF721C"/>
    <w:rsid w:val="00E00AF1"/>
    <w:rsid w:val="00E01227"/>
    <w:rsid w:val="00E019E2"/>
    <w:rsid w:val="00E0202F"/>
    <w:rsid w:val="00E022AD"/>
    <w:rsid w:val="00E02E32"/>
    <w:rsid w:val="00E02E9A"/>
    <w:rsid w:val="00E03E55"/>
    <w:rsid w:val="00E04359"/>
    <w:rsid w:val="00E047B9"/>
    <w:rsid w:val="00E049AE"/>
    <w:rsid w:val="00E05186"/>
    <w:rsid w:val="00E05D57"/>
    <w:rsid w:val="00E06060"/>
    <w:rsid w:val="00E077BB"/>
    <w:rsid w:val="00E10094"/>
    <w:rsid w:val="00E10B8F"/>
    <w:rsid w:val="00E10FE5"/>
    <w:rsid w:val="00E125D0"/>
    <w:rsid w:val="00E128A7"/>
    <w:rsid w:val="00E132EC"/>
    <w:rsid w:val="00E13727"/>
    <w:rsid w:val="00E13EFD"/>
    <w:rsid w:val="00E14107"/>
    <w:rsid w:val="00E15231"/>
    <w:rsid w:val="00E164B4"/>
    <w:rsid w:val="00E1669C"/>
    <w:rsid w:val="00E16A53"/>
    <w:rsid w:val="00E16AD2"/>
    <w:rsid w:val="00E16EBE"/>
    <w:rsid w:val="00E17C8D"/>
    <w:rsid w:val="00E20CE7"/>
    <w:rsid w:val="00E21834"/>
    <w:rsid w:val="00E21ED5"/>
    <w:rsid w:val="00E21FCD"/>
    <w:rsid w:val="00E22C71"/>
    <w:rsid w:val="00E23C26"/>
    <w:rsid w:val="00E23D30"/>
    <w:rsid w:val="00E24777"/>
    <w:rsid w:val="00E249C1"/>
    <w:rsid w:val="00E25266"/>
    <w:rsid w:val="00E25BF7"/>
    <w:rsid w:val="00E25D77"/>
    <w:rsid w:val="00E26471"/>
    <w:rsid w:val="00E26A12"/>
    <w:rsid w:val="00E30537"/>
    <w:rsid w:val="00E30A91"/>
    <w:rsid w:val="00E3166B"/>
    <w:rsid w:val="00E33960"/>
    <w:rsid w:val="00E33C3E"/>
    <w:rsid w:val="00E3402E"/>
    <w:rsid w:val="00E35AFB"/>
    <w:rsid w:val="00E360AD"/>
    <w:rsid w:val="00E36FC5"/>
    <w:rsid w:val="00E37F57"/>
    <w:rsid w:val="00E40061"/>
    <w:rsid w:val="00E40064"/>
    <w:rsid w:val="00E404BF"/>
    <w:rsid w:val="00E41892"/>
    <w:rsid w:val="00E41C32"/>
    <w:rsid w:val="00E41F0F"/>
    <w:rsid w:val="00E4203E"/>
    <w:rsid w:val="00E46407"/>
    <w:rsid w:val="00E46806"/>
    <w:rsid w:val="00E508D4"/>
    <w:rsid w:val="00E516AC"/>
    <w:rsid w:val="00E51DAB"/>
    <w:rsid w:val="00E52334"/>
    <w:rsid w:val="00E52C41"/>
    <w:rsid w:val="00E535E9"/>
    <w:rsid w:val="00E5385A"/>
    <w:rsid w:val="00E54311"/>
    <w:rsid w:val="00E54ED2"/>
    <w:rsid w:val="00E55413"/>
    <w:rsid w:val="00E5566A"/>
    <w:rsid w:val="00E55C11"/>
    <w:rsid w:val="00E5669D"/>
    <w:rsid w:val="00E570DF"/>
    <w:rsid w:val="00E57A60"/>
    <w:rsid w:val="00E57E23"/>
    <w:rsid w:val="00E60541"/>
    <w:rsid w:val="00E618BC"/>
    <w:rsid w:val="00E622DF"/>
    <w:rsid w:val="00E6304E"/>
    <w:rsid w:val="00E6321D"/>
    <w:rsid w:val="00E63939"/>
    <w:rsid w:val="00E63A91"/>
    <w:rsid w:val="00E64884"/>
    <w:rsid w:val="00E64FB5"/>
    <w:rsid w:val="00E651FF"/>
    <w:rsid w:val="00E65C29"/>
    <w:rsid w:val="00E660D2"/>
    <w:rsid w:val="00E66249"/>
    <w:rsid w:val="00E66F1A"/>
    <w:rsid w:val="00E675BA"/>
    <w:rsid w:val="00E6785E"/>
    <w:rsid w:val="00E70DA1"/>
    <w:rsid w:val="00E713E2"/>
    <w:rsid w:val="00E72A20"/>
    <w:rsid w:val="00E72A9C"/>
    <w:rsid w:val="00E72CC7"/>
    <w:rsid w:val="00E738DF"/>
    <w:rsid w:val="00E7413B"/>
    <w:rsid w:val="00E7477C"/>
    <w:rsid w:val="00E748A1"/>
    <w:rsid w:val="00E7551C"/>
    <w:rsid w:val="00E757A5"/>
    <w:rsid w:val="00E7749A"/>
    <w:rsid w:val="00E80263"/>
    <w:rsid w:val="00E80319"/>
    <w:rsid w:val="00E8083D"/>
    <w:rsid w:val="00E816D2"/>
    <w:rsid w:val="00E822A2"/>
    <w:rsid w:val="00E826CF"/>
    <w:rsid w:val="00E83A93"/>
    <w:rsid w:val="00E85EB6"/>
    <w:rsid w:val="00E8608E"/>
    <w:rsid w:val="00E86262"/>
    <w:rsid w:val="00E86455"/>
    <w:rsid w:val="00E869CA"/>
    <w:rsid w:val="00E8708F"/>
    <w:rsid w:val="00E87C0C"/>
    <w:rsid w:val="00E87E7E"/>
    <w:rsid w:val="00E90187"/>
    <w:rsid w:val="00E9060E"/>
    <w:rsid w:val="00E916ED"/>
    <w:rsid w:val="00E91770"/>
    <w:rsid w:val="00E930EC"/>
    <w:rsid w:val="00E93350"/>
    <w:rsid w:val="00E93864"/>
    <w:rsid w:val="00E94281"/>
    <w:rsid w:val="00E94847"/>
    <w:rsid w:val="00E94943"/>
    <w:rsid w:val="00E95C32"/>
    <w:rsid w:val="00E96659"/>
    <w:rsid w:val="00E9732F"/>
    <w:rsid w:val="00E978E2"/>
    <w:rsid w:val="00EA17EA"/>
    <w:rsid w:val="00EA1BEF"/>
    <w:rsid w:val="00EA1CBE"/>
    <w:rsid w:val="00EA27A9"/>
    <w:rsid w:val="00EA3741"/>
    <w:rsid w:val="00EA3F71"/>
    <w:rsid w:val="00EA41C6"/>
    <w:rsid w:val="00EA436E"/>
    <w:rsid w:val="00EA46DA"/>
    <w:rsid w:val="00EA5151"/>
    <w:rsid w:val="00EA57F8"/>
    <w:rsid w:val="00EA66A2"/>
    <w:rsid w:val="00EA7AC1"/>
    <w:rsid w:val="00EB1720"/>
    <w:rsid w:val="00EB1D2D"/>
    <w:rsid w:val="00EB1D87"/>
    <w:rsid w:val="00EB26F7"/>
    <w:rsid w:val="00EB2EA5"/>
    <w:rsid w:val="00EB30AD"/>
    <w:rsid w:val="00EB3CFA"/>
    <w:rsid w:val="00EB4EEB"/>
    <w:rsid w:val="00EB4F54"/>
    <w:rsid w:val="00EB5D47"/>
    <w:rsid w:val="00EB754A"/>
    <w:rsid w:val="00EB7E79"/>
    <w:rsid w:val="00EB7F95"/>
    <w:rsid w:val="00EC03CA"/>
    <w:rsid w:val="00EC04DB"/>
    <w:rsid w:val="00EC13E5"/>
    <w:rsid w:val="00EC1D70"/>
    <w:rsid w:val="00EC1EC5"/>
    <w:rsid w:val="00EC2428"/>
    <w:rsid w:val="00EC2B06"/>
    <w:rsid w:val="00EC2CBA"/>
    <w:rsid w:val="00EC3CDE"/>
    <w:rsid w:val="00EC44CF"/>
    <w:rsid w:val="00EC5ADD"/>
    <w:rsid w:val="00EC6E9D"/>
    <w:rsid w:val="00EC7E6E"/>
    <w:rsid w:val="00ED1150"/>
    <w:rsid w:val="00ED1AC7"/>
    <w:rsid w:val="00ED2DB7"/>
    <w:rsid w:val="00ED38FD"/>
    <w:rsid w:val="00ED404A"/>
    <w:rsid w:val="00ED551F"/>
    <w:rsid w:val="00ED60AC"/>
    <w:rsid w:val="00ED6B17"/>
    <w:rsid w:val="00ED6BB4"/>
    <w:rsid w:val="00ED6DCC"/>
    <w:rsid w:val="00ED6E15"/>
    <w:rsid w:val="00EE0EAE"/>
    <w:rsid w:val="00EE1712"/>
    <w:rsid w:val="00EE1E24"/>
    <w:rsid w:val="00EE2876"/>
    <w:rsid w:val="00EE2B30"/>
    <w:rsid w:val="00EE309C"/>
    <w:rsid w:val="00EE3E45"/>
    <w:rsid w:val="00EE4192"/>
    <w:rsid w:val="00EE43C4"/>
    <w:rsid w:val="00EE44E2"/>
    <w:rsid w:val="00EE499A"/>
    <w:rsid w:val="00EE55A5"/>
    <w:rsid w:val="00EE5C23"/>
    <w:rsid w:val="00EE5EE8"/>
    <w:rsid w:val="00EE67E0"/>
    <w:rsid w:val="00EE6EBB"/>
    <w:rsid w:val="00EE7190"/>
    <w:rsid w:val="00EE7E9A"/>
    <w:rsid w:val="00EF01E9"/>
    <w:rsid w:val="00EF120D"/>
    <w:rsid w:val="00EF1D25"/>
    <w:rsid w:val="00EF22E9"/>
    <w:rsid w:val="00EF41F6"/>
    <w:rsid w:val="00EF43B5"/>
    <w:rsid w:val="00EF440A"/>
    <w:rsid w:val="00EF4621"/>
    <w:rsid w:val="00EF58DE"/>
    <w:rsid w:val="00EF5A2F"/>
    <w:rsid w:val="00EF6F85"/>
    <w:rsid w:val="00F000BF"/>
    <w:rsid w:val="00F00679"/>
    <w:rsid w:val="00F008FA"/>
    <w:rsid w:val="00F00D56"/>
    <w:rsid w:val="00F00F82"/>
    <w:rsid w:val="00F010A3"/>
    <w:rsid w:val="00F01457"/>
    <w:rsid w:val="00F0163C"/>
    <w:rsid w:val="00F033BD"/>
    <w:rsid w:val="00F03E42"/>
    <w:rsid w:val="00F0440A"/>
    <w:rsid w:val="00F052F7"/>
    <w:rsid w:val="00F054CF"/>
    <w:rsid w:val="00F05A75"/>
    <w:rsid w:val="00F06255"/>
    <w:rsid w:val="00F0657C"/>
    <w:rsid w:val="00F07DBF"/>
    <w:rsid w:val="00F10029"/>
    <w:rsid w:val="00F10081"/>
    <w:rsid w:val="00F101A4"/>
    <w:rsid w:val="00F11272"/>
    <w:rsid w:val="00F1136B"/>
    <w:rsid w:val="00F11498"/>
    <w:rsid w:val="00F1207E"/>
    <w:rsid w:val="00F12288"/>
    <w:rsid w:val="00F12BDC"/>
    <w:rsid w:val="00F13410"/>
    <w:rsid w:val="00F13A31"/>
    <w:rsid w:val="00F13D73"/>
    <w:rsid w:val="00F1474E"/>
    <w:rsid w:val="00F15884"/>
    <w:rsid w:val="00F15C22"/>
    <w:rsid w:val="00F15F10"/>
    <w:rsid w:val="00F16C91"/>
    <w:rsid w:val="00F174FE"/>
    <w:rsid w:val="00F17527"/>
    <w:rsid w:val="00F17C54"/>
    <w:rsid w:val="00F17D8A"/>
    <w:rsid w:val="00F222C1"/>
    <w:rsid w:val="00F2319F"/>
    <w:rsid w:val="00F23E3C"/>
    <w:rsid w:val="00F240DE"/>
    <w:rsid w:val="00F242DA"/>
    <w:rsid w:val="00F243D8"/>
    <w:rsid w:val="00F24C70"/>
    <w:rsid w:val="00F258E4"/>
    <w:rsid w:val="00F25A70"/>
    <w:rsid w:val="00F25AE8"/>
    <w:rsid w:val="00F25BBF"/>
    <w:rsid w:val="00F25C19"/>
    <w:rsid w:val="00F26EE2"/>
    <w:rsid w:val="00F277FC"/>
    <w:rsid w:val="00F30380"/>
    <w:rsid w:val="00F306DF"/>
    <w:rsid w:val="00F3129E"/>
    <w:rsid w:val="00F3139E"/>
    <w:rsid w:val="00F3284C"/>
    <w:rsid w:val="00F32BDF"/>
    <w:rsid w:val="00F32FDF"/>
    <w:rsid w:val="00F33C02"/>
    <w:rsid w:val="00F3426A"/>
    <w:rsid w:val="00F35287"/>
    <w:rsid w:val="00F35D3A"/>
    <w:rsid w:val="00F35D4C"/>
    <w:rsid w:val="00F361A4"/>
    <w:rsid w:val="00F379C7"/>
    <w:rsid w:val="00F37CEC"/>
    <w:rsid w:val="00F37D41"/>
    <w:rsid w:val="00F4098D"/>
    <w:rsid w:val="00F4130D"/>
    <w:rsid w:val="00F41734"/>
    <w:rsid w:val="00F4184C"/>
    <w:rsid w:val="00F41EE9"/>
    <w:rsid w:val="00F427D4"/>
    <w:rsid w:val="00F428B1"/>
    <w:rsid w:val="00F42F00"/>
    <w:rsid w:val="00F43F4C"/>
    <w:rsid w:val="00F44278"/>
    <w:rsid w:val="00F44B9C"/>
    <w:rsid w:val="00F450D5"/>
    <w:rsid w:val="00F469FE"/>
    <w:rsid w:val="00F475A1"/>
    <w:rsid w:val="00F47B24"/>
    <w:rsid w:val="00F51599"/>
    <w:rsid w:val="00F516CF"/>
    <w:rsid w:val="00F52297"/>
    <w:rsid w:val="00F52722"/>
    <w:rsid w:val="00F53715"/>
    <w:rsid w:val="00F53BEF"/>
    <w:rsid w:val="00F545C0"/>
    <w:rsid w:val="00F54D74"/>
    <w:rsid w:val="00F555E5"/>
    <w:rsid w:val="00F55F3C"/>
    <w:rsid w:val="00F5756C"/>
    <w:rsid w:val="00F578C8"/>
    <w:rsid w:val="00F57AE9"/>
    <w:rsid w:val="00F6012E"/>
    <w:rsid w:val="00F60A0E"/>
    <w:rsid w:val="00F61000"/>
    <w:rsid w:val="00F61781"/>
    <w:rsid w:val="00F626EC"/>
    <w:rsid w:val="00F62B87"/>
    <w:rsid w:val="00F62C15"/>
    <w:rsid w:val="00F63D71"/>
    <w:rsid w:val="00F63F11"/>
    <w:rsid w:val="00F63FB7"/>
    <w:rsid w:val="00F65B62"/>
    <w:rsid w:val="00F65DCE"/>
    <w:rsid w:val="00F66141"/>
    <w:rsid w:val="00F67BB8"/>
    <w:rsid w:val="00F71830"/>
    <w:rsid w:val="00F72B75"/>
    <w:rsid w:val="00F7317F"/>
    <w:rsid w:val="00F73184"/>
    <w:rsid w:val="00F748F8"/>
    <w:rsid w:val="00F74D73"/>
    <w:rsid w:val="00F75446"/>
    <w:rsid w:val="00F755B1"/>
    <w:rsid w:val="00F75DEE"/>
    <w:rsid w:val="00F775B9"/>
    <w:rsid w:val="00F777A4"/>
    <w:rsid w:val="00F77E6D"/>
    <w:rsid w:val="00F80B01"/>
    <w:rsid w:val="00F81603"/>
    <w:rsid w:val="00F81690"/>
    <w:rsid w:val="00F817C3"/>
    <w:rsid w:val="00F81D91"/>
    <w:rsid w:val="00F82142"/>
    <w:rsid w:val="00F82854"/>
    <w:rsid w:val="00F83573"/>
    <w:rsid w:val="00F837A3"/>
    <w:rsid w:val="00F84C5B"/>
    <w:rsid w:val="00F85D29"/>
    <w:rsid w:val="00F85DEE"/>
    <w:rsid w:val="00F86174"/>
    <w:rsid w:val="00F8696D"/>
    <w:rsid w:val="00F86B00"/>
    <w:rsid w:val="00F87062"/>
    <w:rsid w:val="00F87BD1"/>
    <w:rsid w:val="00F90110"/>
    <w:rsid w:val="00F9035E"/>
    <w:rsid w:val="00F90984"/>
    <w:rsid w:val="00F91B08"/>
    <w:rsid w:val="00F91F01"/>
    <w:rsid w:val="00F929E1"/>
    <w:rsid w:val="00F9367C"/>
    <w:rsid w:val="00F94224"/>
    <w:rsid w:val="00F94BD1"/>
    <w:rsid w:val="00F975B2"/>
    <w:rsid w:val="00FA0082"/>
    <w:rsid w:val="00FA1768"/>
    <w:rsid w:val="00FA1A5A"/>
    <w:rsid w:val="00FA2C8A"/>
    <w:rsid w:val="00FA41DE"/>
    <w:rsid w:val="00FA4281"/>
    <w:rsid w:val="00FA4A4E"/>
    <w:rsid w:val="00FA4B18"/>
    <w:rsid w:val="00FA51F4"/>
    <w:rsid w:val="00FA59B2"/>
    <w:rsid w:val="00FA6CD7"/>
    <w:rsid w:val="00FB0045"/>
    <w:rsid w:val="00FB1E53"/>
    <w:rsid w:val="00FB2933"/>
    <w:rsid w:val="00FB3F7C"/>
    <w:rsid w:val="00FB4215"/>
    <w:rsid w:val="00FB4CF4"/>
    <w:rsid w:val="00FB58A6"/>
    <w:rsid w:val="00FB5D97"/>
    <w:rsid w:val="00FB6E06"/>
    <w:rsid w:val="00FB737F"/>
    <w:rsid w:val="00FB7FE2"/>
    <w:rsid w:val="00FC030C"/>
    <w:rsid w:val="00FC0889"/>
    <w:rsid w:val="00FC1AD9"/>
    <w:rsid w:val="00FC39A2"/>
    <w:rsid w:val="00FC3D5A"/>
    <w:rsid w:val="00FC484C"/>
    <w:rsid w:val="00FC4858"/>
    <w:rsid w:val="00FC514D"/>
    <w:rsid w:val="00FC52F0"/>
    <w:rsid w:val="00FC594F"/>
    <w:rsid w:val="00FC69F0"/>
    <w:rsid w:val="00FC6F17"/>
    <w:rsid w:val="00FC77F1"/>
    <w:rsid w:val="00FC7952"/>
    <w:rsid w:val="00FC7CD7"/>
    <w:rsid w:val="00FD089F"/>
    <w:rsid w:val="00FD2653"/>
    <w:rsid w:val="00FD281C"/>
    <w:rsid w:val="00FD3DBC"/>
    <w:rsid w:val="00FD46AB"/>
    <w:rsid w:val="00FD475F"/>
    <w:rsid w:val="00FD5600"/>
    <w:rsid w:val="00FD609A"/>
    <w:rsid w:val="00FD61CF"/>
    <w:rsid w:val="00FE0751"/>
    <w:rsid w:val="00FE1020"/>
    <w:rsid w:val="00FE1141"/>
    <w:rsid w:val="00FE12F0"/>
    <w:rsid w:val="00FE1683"/>
    <w:rsid w:val="00FE1D19"/>
    <w:rsid w:val="00FE1FE2"/>
    <w:rsid w:val="00FE3A3D"/>
    <w:rsid w:val="00FE3E8B"/>
    <w:rsid w:val="00FE4F19"/>
    <w:rsid w:val="00FE5B13"/>
    <w:rsid w:val="00FE5C5D"/>
    <w:rsid w:val="00FE6AC8"/>
    <w:rsid w:val="00FE7578"/>
    <w:rsid w:val="00FE7EA1"/>
    <w:rsid w:val="00FF0560"/>
    <w:rsid w:val="00FF2364"/>
    <w:rsid w:val="00FF2646"/>
    <w:rsid w:val="00FF30DE"/>
    <w:rsid w:val="00FF35B9"/>
    <w:rsid w:val="00FF394D"/>
    <w:rsid w:val="00FF56F8"/>
    <w:rsid w:val="00FF5ADD"/>
    <w:rsid w:val="00FF5CDE"/>
    <w:rsid w:val="00FF63A3"/>
    <w:rsid w:val="00FF6E80"/>
    <w:rsid w:val="00FF7706"/>
    <w:rsid w:val="00FF7748"/>
    <w:rsid w:val="00FF7B2D"/>
    <w:rsid w:val="0116D561"/>
    <w:rsid w:val="01239471"/>
    <w:rsid w:val="012B5C14"/>
    <w:rsid w:val="012CB2F8"/>
    <w:rsid w:val="017E5E41"/>
    <w:rsid w:val="01C86E50"/>
    <w:rsid w:val="01C8D6FF"/>
    <w:rsid w:val="01E205CE"/>
    <w:rsid w:val="01E51670"/>
    <w:rsid w:val="01F63581"/>
    <w:rsid w:val="01FC95BE"/>
    <w:rsid w:val="02112B8F"/>
    <w:rsid w:val="022330E8"/>
    <w:rsid w:val="02644E6E"/>
    <w:rsid w:val="0266DD99"/>
    <w:rsid w:val="0267736F"/>
    <w:rsid w:val="0283AB50"/>
    <w:rsid w:val="029557F7"/>
    <w:rsid w:val="02A92285"/>
    <w:rsid w:val="02AEA510"/>
    <w:rsid w:val="02BC0060"/>
    <w:rsid w:val="02C2266E"/>
    <w:rsid w:val="02D40107"/>
    <w:rsid w:val="02D9C223"/>
    <w:rsid w:val="02F9DCD9"/>
    <w:rsid w:val="03088BB2"/>
    <w:rsid w:val="03219A37"/>
    <w:rsid w:val="03646527"/>
    <w:rsid w:val="036B4D19"/>
    <w:rsid w:val="037089CD"/>
    <w:rsid w:val="0370A498"/>
    <w:rsid w:val="03A66EE0"/>
    <w:rsid w:val="03D5289B"/>
    <w:rsid w:val="03D8D451"/>
    <w:rsid w:val="03E3EB9B"/>
    <w:rsid w:val="0400FEEA"/>
    <w:rsid w:val="0402827D"/>
    <w:rsid w:val="041A2C84"/>
    <w:rsid w:val="041F572C"/>
    <w:rsid w:val="042B1DB9"/>
    <w:rsid w:val="0471A458"/>
    <w:rsid w:val="0476AD5C"/>
    <w:rsid w:val="04AA6D6C"/>
    <w:rsid w:val="04AF64B9"/>
    <w:rsid w:val="04B68D2F"/>
    <w:rsid w:val="04BAA9F6"/>
    <w:rsid w:val="04C45743"/>
    <w:rsid w:val="0512ADD1"/>
    <w:rsid w:val="05309EDB"/>
    <w:rsid w:val="053A622C"/>
    <w:rsid w:val="054BAE96"/>
    <w:rsid w:val="0564A157"/>
    <w:rsid w:val="0577035A"/>
    <w:rsid w:val="0592B8D8"/>
    <w:rsid w:val="05C3453B"/>
    <w:rsid w:val="06171AD5"/>
    <w:rsid w:val="061A7198"/>
    <w:rsid w:val="06379867"/>
    <w:rsid w:val="06438239"/>
    <w:rsid w:val="06631EEA"/>
    <w:rsid w:val="067ACC1F"/>
    <w:rsid w:val="0687A127"/>
    <w:rsid w:val="06934437"/>
    <w:rsid w:val="06B95687"/>
    <w:rsid w:val="06D836F5"/>
    <w:rsid w:val="06DCBA46"/>
    <w:rsid w:val="06E531CC"/>
    <w:rsid w:val="07048414"/>
    <w:rsid w:val="070D8CB8"/>
    <w:rsid w:val="0715BA97"/>
    <w:rsid w:val="0739F54A"/>
    <w:rsid w:val="075C381D"/>
    <w:rsid w:val="0785FF04"/>
    <w:rsid w:val="07B5C8F6"/>
    <w:rsid w:val="07BD44B3"/>
    <w:rsid w:val="07DB5DA1"/>
    <w:rsid w:val="07E0EDDE"/>
    <w:rsid w:val="07FA71C8"/>
    <w:rsid w:val="07FC88C0"/>
    <w:rsid w:val="08127882"/>
    <w:rsid w:val="0833ECF7"/>
    <w:rsid w:val="084B41E7"/>
    <w:rsid w:val="0862A399"/>
    <w:rsid w:val="0873C9C6"/>
    <w:rsid w:val="087A8134"/>
    <w:rsid w:val="087B6502"/>
    <w:rsid w:val="08945E2A"/>
    <w:rsid w:val="08990AB5"/>
    <w:rsid w:val="089BFB02"/>
    <w:rsid w:val="08AAF30F"/>
    <w:rsid w:val="08BAF4FD"/>
    <w:rsid w:val="08D6D240"/>
    <w:rsid w:val="08DA2545"/>
    <w:rsid w:val="08DD6E63"/>
    <w:rsid w:val="0900843E"/>
    <w:rsid w:val="0973E703"/>
    <w:rsid w:val="09797ED2"/>
    <w:rsid w:val="097F5001"/>
    <w:rsid w:val="0986C33D"/>
    <w:rsid w:val="099892C3"/>
    <w:rsid w:val="09A34FF7"/>
    <w:rsid w:val="09A4A187"/>
    <w:rsid w:val="09A7D88A"/>
    <w:rsid w:val="09B8002B"/>
    <w:rsid w:val="09B93690"/>
    <w:rsid w:val="09BE402C"/>
    <w:rsid w:val="09DFF8CC"/>
    <w:rsid w:val="09E04C38"/>
    <w:rsid w:val="09E9F302"/>
    <w:rsid w:val="09EE1E42"/>
    <w:rsid w:val="09EE6571"/>
    <w:rsid w:val="09FC0427"/>
    <w:rsid w:val="0A14114C"/>
    <w:rsid w:val="0A318260"/>
    <w:rsid w:val="0A318FD7"/>
    <w:rsid w:val="0A6D3950"/>
    <w:rsid w:val="0A7AB6F9"/>
    <w:rsid w:val="0A7D7862"/>
    <w:rsid w:val="0A8C176F"/>
    <w:rsid w:val="0ABEC933"/>
    <w:rsid w:val="0AC0A35D"/>
    <w:rsid w:val="0B0921C1"/>
    <w:rsid w:val="0B14D8E1"/>
    <w:rsid w:val="0B1560E8"/>
    <w:rsid w:val="0B1761A8"/>
    <w:rsid w:val="0B4CD0F7"/>
    <w:rsid w:val="0B59BF19"/>
    <w:rsid w:val="0B5F5D32"/>
    <w:rsid w:val="0B92E22B"/>
    <w:rsid w:val="0BD45D01"/>
    <w:rsid w:val="0C22871C"/>
    <w:rsid w:val="0C372AF9"/>
    <w:rsid w:val="0C4E2369"/>
    <w:rsid w:val="0C5BF8DF"/>
    <w:rsid w:val="0C828952"/>
    <w:rsid w:val="0C95528A"/>
    <w:rsid w:val="0C9CD7A3"/>
    <w:rsid w:val="0CA61519"/>
    <w:rsid w:val="0CD1E7BA"/>
    <w:rsid w:val="0CD59F3C"/>
    <w:rsid w:val="0CD7BE92"/>
    <w:rsid w:val="0CEE7753"/>
    <w:rsid w:val="0D123BB9"/>
    <w:rsid w:val="0D150D01"/>
    <w:rsid w:val="0D178E6D"/>
    <w:rsid w:val="0D2878D7"/>
    <w:rsid w:val="0D3C7E78"/>
    <w:rsid w:val="0D3FB93E"/>
    <w:rsid w:val="0D6EBE0B"/>
    <w:rsid w:val="0D6F45FE"/>
    <w:rsid w:val="0D82EDBB"/>
    <w:rsid w:val="0DBEA877"/>
    <w:rsid w:val="0DD46432"/>
    <w:rsid w:val="0E0590A7"/>
    <w:rsid w:val="0E0F68C4"/>
    <w:rsid w:val="0E1A6807"/>
    <w:rsid w:val="0E1B0C29"/>
    <w:rsid w:val="0E1C6E9D"/>
    <w:rsid w:val="0E65FFAD"/>
    <w:rsid w:val="0E8C4D72"/>
    <w:rsid w:val="0E941ABF"/>
    <w:rsid w:val="0EDC8A0A"/>
    <w:rsid w:val="0EE74F07"/>
    <w:rsid w:val="0F25E526"/>
    <w:rsid w:val="0F37A4B5"/>
    <w:rsid w:val="0F38A00E"/>
    <w:rsid w:val="0F3FF165"/>
    <w:rsid w:val="0F673AF9"/>
    <w:rsid w:val="0F6952F6"/>
    <w:rsid w:val="0F6DE0B2"/>
    <w:rsid w:val="0F6ECD82"/>
    <w:rsid w:val="0FA07408"/>
    <w:rsid w:val="0FA5774F"/>
    <w:rsid w:val="0FB4078B"/>
    <w:rsid w:val="0FC1EA47"/>
    <w:rsid w:val="0FC8BFD3"/>
    <w:rsid w:val="0FD3D777"/>
    <w:rsid w:val="0FED919F"/>
    <w:rsid w:val="1016CBAE"/>
    <w:rsid w:val="1041591A"/>
    <w:rsid w:val="105A8676"/>
    <w:rsid w:val="10672D13"/>
    <w:rsid w:val="106E4FCD"/>
    <w:rsid w:val="1077D92D"/>
    <w:rsid w:val="10941682"/>
    <w:rsid w:val="10C6F2FA"/>
    <w:rsid w:val="110CC18A"/>
    <w:rsid w:val="110D53B7"/>
    <w:rsid w:val="111A06A4"/>
    <w:rsid w:val="111A285F"/>
    <w:rsid w:val="111D05A4"/>
    <w:rsid w:val="11367DD8"/>
    <w:rsid w:val="1142BCA0"/>
    <w:rsid w:val="11698F37"/>
    <w:rsid w:val="117B8C12"/>
    <w:rsid w:val="11A1C8FC"/>
    <w:rsid w:val="11C77C63"/>
    <w:rsid w:val="11D5B7FC"/>
    <w:rsid w:val="11E1755A"/>
    <w:rsid w:val="12127BA6"/>
    <w:rsid w:val="122FBE5E"/>
    <w:rsid w:val="12303916"/>
    <w:rsid w:val="123BE4F0"/>
    <w:rsid w:val="123E9594"/>
    <w:rsid w:val="12527BB7"/>
    <w:rsid w:val="12712032"/>
    <w:rsid w:val="127666AC"/>
    <w:rsid w:val="127EA138"/>
    <w:rsid w:val="12C9EE5E"/>
    <w:rsid w:val="12E26C29"/>
    <w:rsid w:val="1305CFD1"/>
    <w:rsid w:val="1327DEC3"/>
    <w:rsid w:val="132DB9B2"/>
    <w:rsid w:val="133205AD"/>
    <w:rsid w:val="134FBA5D"/>
    <w:rsid w:val="13549FD3"/>
    <w:rsid w:val="136822A5"/>
    <w:rsid w:val="136920F2"/>
    <w:rsid w:val="139B98D2"/>
    <w:rsid w:val="139F628C"/>
    <w:rsid w:val="13AE20D7"/>
    <w:rsid w:val="13CFC5C7"/>
    <w:rsid w:val="13D40D29"/>
    <w:rsid w:val="13DA697C"/>
    <w:rsid w:val="13DAF440"/>
    <w:rsid w:val="13E94C93"/>
    <w:rsid w:val="13FD69D3"/>
    <w:rsid w:val="140398F5"/>
    <w:rsid w:val="1412B82D"/>
    <w:rsid w:val="1412C83A"/>
    <w:rsid w:val="14253898"/>
    <w:rsid w:val="142A2EF4"/>
    <w:rsid w:val="144D411F"/>
    <w:rsid w:val="1498BBBB"/>
    <w:rsid w:val="14CC3946"/>
    <w:rsid w:val="14EC6F8B"/>
    <w:rsid w:val="15244ACC"/>
    <w:rsid w:val="153DD3A9"/>
    <w:rsid w:val="156C5B86"/>
    <w:rsid w:val="15769B64"/>
    <w:rsid w:val="158294CE"/>
    <w:rsid w:val="15839C21"/>
    <w:rsid w:val="1590B2F7"/>
    <w:rsid w:val="1593C749"/>
    <w:rsid w:val="15B08205"/>
    <w:rsid w:val="15BAB36C"/>
    <w:rsid w:val="15CD7F13"/>
    <w:rsid w:val="15DEDB24"/>
    <w:rsid w:val="1601CC01"/>
    <w:rsid w:val="1631A42B"/>
    <w:rsid w:val="163E01ED"/>
    <w:rsid w:val="16494D4C"/>
    <w:rsid w:val="16501DA6"/>
    <w:rsid w:val="16588CDD"/>
    <w:rsid w:val="1662DCAC"/>
    <w:rsid w:val="1666AD7F"/>
    <w:rsid w:val="169B8A13"/>
    <w:rsid w:val="16C5AB67"/>
    <w:rsid w:val="16C6E5A0"/>
    <w:rsid w:val="16FFDB33"/>
    <w:rsid w:val="1702034A"/>
    <w:rsid w:val="170AE6EB"/>
    <w:rsid w:val="170D911A"/>
    <w:rsid w:val="1718F7BF"/>
    <w:rsid w:val="17237ABE"/>
    <w:rsid w:val="17306322"/>
    <w:rsid w:val="17388929"/>
    <w:rsid w:val="1763D946"/>
    <w:rsid w:val="17888FA3"/>
    <w:rsid w:val="17E0432B"/>
    <w:rsid w:val="17E67613"/>
    <w:rsid w:val="182C1FA6"/>
    <w:rsid w:val="183D73CF"/>
    <w:rsid w:val="1846BB9F"/>
    <w:rsid w:val="184C20F5"/>
    <w:rsid w:val="187962EE"/>
    <w:rsid w:val="18A0CA38"/>
    <w:rsid w:val="18A8EB6F"/>
    <w:rsid w:val="18ADF1DD"/>
    <w:rsid w:val="18AFFECC"/>
    <w:rsid w:val="18D553F2"/>
    <w:rsid w:val="18D80C4F"/>
    <w:rsid w:val="18F1FA9D"/>
    <w:rsid w:val="18F920BE"/>
    <w:rsid w:val="1900ED44"/>
    <w:rsid w:val="19014D98"/>
    <w:rsid w:val="1920C26C"/>
    <w:rsid w:val="193BD17E"/>
    <w:rsid w:val="1984551E"/>
    <w:rsid w:val="198B1B77"/>
    <w:rsid w:val="1996FF5A"/>
    <w:rsid w:val="19A214A0"/>
    <w:rsid w:val="19BC7738"/>
    <w:rsid w:val="19C16CFB"/>
    <w:rsid w:val="19DA900A"/>
    <w:rsid w:val="19EBFDF8"/>
    <w:rsid w:val="19EEE3E1"/>
    <w:rsid w:val="1A085187"/>
    <w:rsid w:val="1A12DA2D"/>
    <w:rsid w:val="1A2A333D"/>
    <w:rsid w:val="1A86BB3A"/>
    <w:rsid w:val="1A924CEF"/>
    <w:rsid w:val="1AB09574"/>
    <w:rsid w:val="1AD43C50"/>
    <w:rsid w:val="1ADC3B11"/>
    <w:rsid w:val="1B335F93"/>
    <w:rsid w:val="1B6BDB9F"/>
    <w:rsid w:val="1B88C25D"/>
    <w:rsid w:val="1BA726BA"/>
    <w:rsid w:val="1BB0AC71"/>
    <w:rsid w:val="1BB90AF2"/>
    <w:rsid w:val="1BD99A6F"/>
    <w:rsid w:val="1BE68CAE"/>
    <w:rsid w:val="1C8A808D"/>
    <w:rsid w:val="1C98DD44"/>
    <w:rsid w:val="1C991252"/>
    <w:rsid w:val="1C9AD155"/>
    <w:rsid w:val="1CE67CD5"/>
    <w:rsid w:val="1CFCA8D9"/>
    <w:rsid w:val="1D0A3CD4"/>
    <w:rsid w:val="1D40AA5B"/>
    <w:rsid w:val="1D435607"/>
    <w:rsid w:val="1D75A122"/>
    <w:rsid w:val="1DDB80F3"/>
    <w:rsid w:val="1DE851E9"/>
    <w:rsid w:val="1DF3ACB2"/>
    <w:rsid w:val="1DFDB21D"/>
    <w:rsid w:val="1E000F3A"/>
    <w:rsid w:val="1E043E1E"/>
    <w:rsid w:val="1E0A39CB"/>
    <w:rsid w:val="1E100A07"/>
    <w:rsid w:val="1E19C609"/>
    <w:rsid w:val="1E3849C9"/>
    <w:rsid w:val="1E3AC860"/>
    <w:rsid w:val="1E497D37"/>
    <w:rsid w:val="1E4D6265"/>
    <w:rsid w:val="1E6C5485"/>
    <w:rsid w:val="1E796604"/>
    <w:rsid w:val="1E8968B4"/>
    <w:rsid w:val="1E93F7D7"/>
    <w:rsid w:val="1EE9AD99"/>
    <w:rsid w:val="1EF47EF0"/>
    <w:rsid w:val="1F0B40D7"/>
    <w:rsid w:val="1F1EA01C"/>
    <w:rsid w:val="1F486671"/>
    <w:rsid w:val="1F5D6E76"/>
    <w:rsid w:val="1F60D6A4"/>
    <w:rsid w:val="1F70A0F0"/>
    <w:rsid w:val="1F7798C2"/>
    <w:rsid w:val="1F8BCE46"/>
    <w:rsid w:val="1F95B517"/>
    <w:rsid w:val="1FB50082"/>
    <w:rsid w:val="1FDCC92C"/>
    <w:rsid w:val="1FF80F4A"/>
    <w:rsid w:val="2056D27F"/>
    <w:rsid w:val="20819710"/>
    <w:rsid w:val="208A6317"/>
    <w:rsid w:val="20E06AEB"/>
    <w:rsid w:val="20F250C9"/>
    <w:rsid w:val="2104F725"/>
    <w:rsid w:val="211D981A"/>
    <w:rsid w:val="2128FDFA"/>
    <w:rsid w:val="2147FF4F"/>
    <w:rsid w:val="2160C6AC"/>
    <w:rsid w:val="218B233C"/>
    <w:rsid w:val="219B05C0"/>
    <w:rsid w:val="21AF076E"/>
    <w:rsid w:val="21BEC0FC"/>
    <w:rsid w:val="21D27429"/>
    <w:rsid w:val="21E49225"/>
    <w:rsid w:val="2200C38B"/>
    <w:rsid w:val="2229B13F"/>
    <w:rsid w:val="224006ED"/>
    <w:rsid w:val="2286CE03"/>
    <w:rsid w:val="22B4B040"/>
    <w:rsid w:val="22C09A15"/>
    <w:rsid w:val="2306254A"/>
    <w:rsid w:val="2316E8B2"/>
    <w:rsid w:val="231B2BCD"/>
    <w:rsid w:val="233AC182"/>
    <w:rsid w:val="233E7B53"/>
    <w:rsid w:val="23447274"/>
    <w:rsid w:val="23468514"/>
    <w:rsid w:val="2352BD24"/>
    <w:rsid w:val="235B661F"/>
    <w:rsid w:val="23B22D35"/>
    <w:rsid w:val="23B8E6B5"/>
    <w:rsid w:val="23C15A21"/>
    <w:rsid w:val="2400BBB8"/>
    <w:rsid w:val="24029D99"/>
    <w:rsid w:val="240F0C8F"/>
    <w:rsid w:val="241F07E9"/>
    <w:rsid w:val="24373C2C"/>
    <w:rsid w:val="24455AA1"/>
    <w:rsid w:val="2459AE57"/>
    <w:rsid w:val="245AE149"/>
    <w:rsid w:val="247C1E7D"/>
    <w:rsid w:val="24801BB1"/>
    <w:rsid w:val="24AFB015"/>
    <w:rsid w:val="24CA312A"/>
    <w:rsid w:val="24CC4054"/>
    <w:rsid w:val="24D48399"/>
    <w:rsid w:val="2524C801"/>
    <w:rsid w:val="252AB8EE"/>
    <w:rsid w:val="25347591"/>
    <w:rsid w:val="253E1139"/>
    <w:rsid w:val="253EA355"/>
    <w:rsid w:val="25484573"/>
    <w:rsid w:val="2551CFFB"/>
    <w:rsid w:val="255A673B"/>
    <w:rsid w:val="255F2283"/>
    <w:rsid w:val="256367DD"/>
    <w:rsid w:val="258D62A4"/>
    <w:rsid w:val="258E5C78"/>
    <w:rsid w:val="25B7F607"/>
    <w:rsid w:val="25F8FA7B"/>
    <w:rsid w:val="2609E99B"/>
    <w:rsid w:val="260EFDB2"/>
    <w:rsid w:val="262D933B"/>
    <w:rsid w:val="266DBED9"/>
    <w:rsid w:val="26740148"/>
    <w:rsid w:val="267E2986"/>
    <w:rsid w:val="268F816C"/>
    <w:rsid w:val="2692EDD4"/>
    <w:rsid w:val="26989D64"/>
    <w:rsid w:val="26CB73D3"/>
    <w:rsid w:val="26D5D22F"/>
    <w:rsid w:val="26E917B3"/>
    <w:rsid w:val="273A4488"/>
    <w:rsid w:val="273E1A44"/>
    <w:rsid w:val="276B17D2"/>
    <w:rsid w:val="2777531C"/>
    <w:rsid w:val="277AF0E4"/>
    <w:rsid w:val="277C695C"/>
    <w:rsid w:val="27ABD1F0"/>
    <w:rsid w:val="27B98CAF"/>
    <w:rsid w:val="27F26AE7"/>
    <w:rsid w:val="27F8413C"/>
    <w:rsid w:val="283D109D"/>
    <w:rsid w:val="28477026"/>
    <w:rsid w:val="2861BDD7"/>
    <w:rsid w:val="2884D360"/>
    <w:rsid w:val="288A0D82"/>
    <w:rsid w:val="2892B7FD"/>
    <w:rsid w:val="2893BC56"/>
    <w:rsid w:val="289AED79"/>
    <w:rsid w:val="289CB114"/>
    <w:rsid w:val="28A7D52B"/>
    <w:rsid w:val="28D3DB4D"/>
    <w:rsid w:val="28ED0D31"/>
    <w:rsid w:val="2915BA33"/>
    <w:rsid w:val="29326813"/>
    <w:rsid w:val="293485E4"/>
    <w:rsid w:val="294292A8"/>
    <w:rsid w:val="294FDDD5"/>
    <w:rsid w:val="29575B2E"/>
    <w:rsid w:val="296822B1"/>
    <w:rsid w:val="299A01CA"/>
    <w:rsid w:val="299D62A0"/>
    <w:rsid w:val="29C30244"/>
    <w:rsid w:val="29CD5904"/>
    <w:rsid w:val="29E8DB4F"/>
    <w:rsid w:val="2A12468F"/>
    <w:rsid w:val="2A20EC3E"/>
    <w:rsid w:val="2A225958"/>
    <w:rsid w:val="2A26A07E"/>
    <w:rsid w:val="2A4387E3"/>
    <w:rsid w:val="2A43ED10"/>
    <w:rsid w:val="2A47D904"/>
    <w:rsid w:val="2A4E8A63"/>
    <w:rsid w:val="2A55BE5D"/>
    <w:rsid w:val="2A60D606"/>
    <w:rsid w:val="2A83A6E3"/>
    <w:rsid w:val="2A9E6665"/>
    <w:rsid w:val="2AB2BB2B"/>
    <w:rsid w:val="2AF1AEC0"/>
    <w:rsid w:val="2B0C7F35"/>
    <w:rsid w:val="2B1DAEBD"/>
    <w:rsid w:val="2B58CC18"/>
    <w:rsid w:val="2B6D78E1"/>
    <w:rsid w:val="2B93AD0A"/>
    <w:rsid w:val="2B98E817"/>
    <w:rsid w:val="2B9C88EA"/>
    <w:rsid w:val="2BD9C88B"/>
    <w:rsid w:val="2BEB6E48"/>
    <w:rsid w:val="2C060081"/>
    <w:rsid w:val="2C34DE98"/>
    <w:rsid w:val="2C506BA4"/>
    <w:rsid w:val="2C62EFB9"/>
    <w:rsid w:val="2C79541E"/>
    <w:rsid w:val="2CAF0317"/>
    <w:rsid w:val="2CCF0A0A"/>
    <w:rsid w:val="2CF3CFE5"/>
    <w:rsid w:val="2D107B7F"/>
    <w:rsid w:val="2D1E3DA7"/>
    <w:rsid w:val="2D5B38BD"/>
    <w:rsid w:val="2D9C90A4"/>
    <w:rsid w:val="2DB6D9AD"/>
    <w:rsid w:val="2DCB06FF"/>
    <w:rsid w:val="2DDEE09E"/>
    <w:rsid w:val="2DE7AEB7"/>
    <w:rsid w:val="2DF5DE3D"/>
    <w:rsid w:val="2E1DD2BC"/>
    <w:rsid w:val="2E3183B2"/>
    <w:rsid w:val="2E34B1D8"/>
    <w:rsid w:val="2E504FD5"/>
    <w:rsid w:val="2E79497F"/>
    <w:rsid w:val="2E96A210"/>
    <w:rsid w:val="2EA1C3B4"/>
    <w:rsid w:val="2EBA7D7F"/>
    <w:rsid w:val="2EC105C5"/>
    <w:rsid w:val="2EDD78BE"/>
    <w:rsid w:val="2EE08CB1"/>
    <w:rsid w:val="2EE5E5AF"/>
    <w:rsid w:val="2EEA63A7"/>
    <w:rsid w:val="2EF76108"/>
    <w:rsid w:val="2EF9CB8F"/>
    <w:rsid w:val="2F04066C"/>
    <w:rsid w:val="2F4CC827"/>
    <w:rsid w:val="2F579688"/>
    <w:rsid w:val="2F7218AB"/>
    <w:rsid w:val="2FB4094D"/>
    <w:rsid w:val="2FBA7D4F"/>
    <w:rsid w:val="2FD6A5AB"/>
    <w:rsid w:val="2FD8B03B"/>
    <w:rsid w:val="2FE265E2"/>
    <w:rsid w:val="300C034C"/>
    <w:rsid w:val="304DC3FC"/>
    <w:rsid w:val="3050705D"/>
    <w:rsid w:val="3052D8E4"/>
    <w:rsid w:val="305378F2"/>
    <w:rsid w:val="307214F0"/>
    <w:rsid w:val="3096684E"/>
    <w:rsid w:val="3097AFC7"/>
    <w:rsid w:val="30C36AF4"/>
    <w:rsid w:val="30E90E14"/>
    <w:rsid w:val="310C5FDA"/>
    <w:rsid w:val="310E47EF"/>
    <w:rsid w:val="31440C6E"/>
    <w:rsid w:val="31637FE1"/>
    <w:rsid w:val="316A4E8F"/>
    <w:rsid w:val="3189E20A"/>
    <w:rsid w:val="318E91DA"/>
    <w:rsid w:val="31A28C54"/>
    <w:rsid w:val="31C008C3"/>
    <w:rsid w:val="31F06723"/>
    <w:rsid w:val="31FB48A4"/>
    <w:rsid w:val="3206A46F"/>
    <w:rsid w:val="322E57EE"/>
    <w:rsid w:val="3233C2E7"/>
    <w:rsid w:val="3243862A"/>
    <w:rsid w:val="327DE0C0"/>
    <w:rsid w:val="327EF427"/>
    <w:rsid w:val="32896A5D"/>
    <w:rsid w:val="328D3739"/>
    <w:rsid w:val="329D6691"/>
    <w:rsid w:val="32B6D085"/>
    <w:rsid w:val="32C55A31"/>
    <w:rsid w:val="32E24824"/>
    <w:rsid w:val="32ED34FF"/>
    <w:rsid w:val="32F300FB"/>
    <w:rsid w:val="3304E671"/>
    <w:rsid w:val="3311D52C"/>
    <w:rsid w:val="3317D29A"/>
    <w:rsid w:val="336C26E2"/>
    <w:rsid w:val="336E605C"/>
    <w:rsid w:val="3391DF40"/>
    <w:rsid w:val="33992408"/>
    <w:rsid w:val="33B9507E"/>
    <w:rsid w:val="33CC1ADB"/>
    <w:rsid w:val="33D1D84B"/>
    <w:rsid w:val="33E23D35"/>
    <w:rsid w:val="3404247E"/>
    <w:rsid w:val="34165761"/>
    <w:rsid w:val="3433B8ED"/>
    <w:rsid w:val="34797724"/>
    <w:rsid w:val="349CEE3A"/>
    <w:rsid w:val="34C7AC7E"/>
    <w:rsid w:val="34CB7DDB"/>
    <w:rsid w:val="350F8671"/>
    <w:rsid w:val="3515E433"/>
    <w:rsid w:val="3526F1B0"/>
    <w:rsid w:val="35274E38"/>
    <w:rsid w:val="35368F87"/>
    <w:rsid w:val="35429217"/>
    <w:rsid w:val="35476498"/>
    <w:rsid w:val="3549FAD5"/>
    <w:rsid w:val="355856B3"/>
    <w:rsid w:val="357B9AD5"/>
    <w:rsid w:val="357D218F"/>
    <w:rsid w:val="35A8EA87"/>
    <w:rsid w:val="35C35DCA"/>
    <w:rsid w:val="35D53B52"/>
    <w:rsid w:val="35DE574D"/>
    <w:rsid w:val="35F2511D"/>
    <w:rsid w:val="35FC1319"/>
    <w:rsid w:val="3603D73F"/>
    <w:rsid w:val="361DF1F2"/>
    <w:rsid w:val="3637CA46"/>
    <w:rsid w:val="3650BEB2"/>
    <w:rsid w:val="3660C7AA"/>
    <w:rsid w:val="36695A2F"/>
    <w:rsid w:val="36775AB9"/>
    <w:rsid w:val="36BB38B6"/>
    <w:rsid w:val="370789A8"/>
    <w:rsid w:val="37086DC0"/>
    <w:rsid w:val="370F61A3"/>
    <w:rsid w:val="3720C772"/>
    <w:rsid w:val="3729FF6F"/>
    <w:rsid w:val="373CBF59"/>
    <w:rsid w:val="37818386"/>
    <w:rsid w:val="378CA70C"/>
    <w:rsid w:val="3798E83C"/>
    <w:rsid w:val="379C2B9B"/>
    <w:rsid w:val="37A703B9"/>
    <w:rsid w:val="37BBC7D1"/>
    <w:rsid w:val="37C29223"/>
    <w:rsid w:val="37CE3945"/>
    <w:rsid w:val="37EA4BCB"/>
    <w:rsid w:val="38146BB7"/>
    <w:rsid w:val="381557A5"/>
    <w:rsid w:val="384E21F6"/>
    <w:rsid w:val="38545AFE"/>
    <w:rsid w:val="385F24CB"/>
    <w:rsid w:val="386054D1"/>
    <w:rsid w:val="387C3BC2"/>
    <w:rsid w:val="3882E39D"/>
    <w:rsid w:val="38983BEB"/>
    <w:rsid w:val="38CD888B"/>
    <w:rsid w:val="38E894E6"/>
    <w:rsid w:val="3918DE3B"/>
    <w:rsid w:val="3949D1B5"/>
    <w:rsid w:val="395EA36B"/>
    <w:rsid w:val="397D1BE0"/>
    <w:rsid w:val="3995E61D"/>
    <w:rsid w:val="39D20AC1"/>
    <w:rsid w:val="39DC7CFE"/>
    <w:rsid w:val="39E5A3CF"/>
    <w:rsid w:val="39F3D41F"/>
    <w:rsid w:val="3A2FE95C"/>
    <w:rsid w:val="3A48FE66"/>
    <w:rsid w:val="3A511AA4"/>
    <w:rsid w:val="3A583E41"/>
    <w:rsid w:val="3A95F612"/>
    <w:rsid w:val="3AF0DF32"/>
    <w:rsid w:val="3AF829C6"/>
    <w:rsid w:val="3B49BFA3"/>
    <w:rsid w:val="3B49EF2B"/>
    <w:rsid w:val="3B5455D1"/>
    <w:rsid w:val="3B5761E8"/>
    <w:rsid w:val="3B5B01B0"/>
    <w:rsid w:val="3B5CBA60"/>
    <w:rsid w:val="3B5DF922"/>
    <w:rsid w:val="3B7FF4CA"/>
    <w:rsid w:val="3B9275D8"/>
    <w:rsid w:val="3BA1B8D0"/>
    <w:rsid w:val="3BE1A472"/>
    <w:rsid w:val="3C06BEAD"/>
    <w:rsid w:val="3C755BF9"/>
    <w:rsid w:val="3C7EC264"/>
    <w:rsid w:val="3C825E78"/>
    <w:rsid w:val="3C827E94"/>
    <w:rsid w:val="3C945A26"/>
    <w:rsid w:val="3CF2CC89"/>
    <w:rsid w:val="3D05FDAD"/>
    <w:rsid w:val="3D1A51E2"/>
    <w:rsid w:val="3D641759"/>
    <w:rsid w:val="3D690A41"/>
    <w:rsid w:val="3D74A07D"/>
    <w:rsid w:val="3D8983D9"/>
    <w:rsid w:val="3D8F8CC5"/>
    <w:rsid w:val="3D9A571B"/>
    <w:rsid w:val="3D9C31BB"/>
    <w:rsid w:val="3DAB5537"/>
    <w:rsid w:val="3DAD08FD"/>
    <w:rsid w:val="3DB06AD6"/>
    <w:rsid w:val="3DB3CABD"/>
    <w:rsid w:val="3DCEEF88"/>
    <w:rsid w:val="3E17994C"/>
    <w:rsid w:val="3E217E7D"/>
    <w:rsid w:val="3E443858"/>
    <w:rsid w:val="3E44EAC5"/>
    <w:rsid w:val="3E560CE3"/>
    <w:rsid w:val="3E62FCD5"/>
    <w:rsid w:val="3E6AD40C"/>
    <w:rsid w:val="3E70B452"/>
    <w:rsid w:val="3E75A8F2"/>
    <w:rsid w:val="3E946C45"/>
    <w:rsid w:val="3E9F3AE6"/>
    <w:rsid w:val="3EAA5162"/>
    <w:rsid w:val="3EBD2D2D"/>
    <w:rsid w:val="3EE22A58"/>
    <w:rsid w:val="3F03B957"/>
    <w:rsid w:val="3F1953BE"/>
    <w:rsid w:val="3F2E7F2F"/>
    <w:rsid w:val="3F6278BF"/>
    <w:rsid w:val="3F6E613D"/>
    <w:rsid w:val="3FA260C1"/>
    <w:rsid w:val="3FEF3361"/>
    <w:rsid w:val="3FFE9E84"/>
    <w:rsid w:val="4022C658"/>
    <w:rsid w:val="404055D0"/>
    <w:rsid w:val="4057AE84"/>
    <w:rsid w:val="4066A289"/>
    <w:rsid w:val="406D69E8"/>
    <w:rsid w:val="4072FB55"/>
    <w:rsid w:val="409AFD0F"/>
    <w:rsid w:val="40AB38DC"/>
    <w:rsid w:val="40B17C79"/>
    <w:rsid w:val="40BF4810"/>
    <w:rsid w:val="4117B551"/>
    <w:rsid w:val="41251C60"/>
    <w:rsid w:val="4134B876"/>
    <w:rsid w:val="41462BBA"/>
    <w:rsid w:val="41570889"/>
    <w:rsid w:val="4157EF4D"/>
    <w:rsid w:val="415D1741"/>
    <w:rsid w:val="41602A9C"/>
    <w:rsid w:val="41618D52"/>
    <w:rsid w:val="4163D7F6"/>
    <w:rsid w:val="41705494"/>
    <w:rsid w:val="41A7E6F6"/>
    <w:rsid w:val="41AB7B08"/>
    <w:rsid w:val="41DAC881"/>
    <w:rsid w:val="41F54612"/>
    <w:rsid w:val="41FBF067"/>
    <w:rsid w:val="42064765"/>
    <w:rsid w:val="42292A30"/>
    <w:rsid w:val="42293EA1"/>
    <w:rsid w:val="42451A7A"/>
    <w:rsid w:val="424D8791"/>
    <w:rsid w:val="42620892"/>
    <w:rsid w:val="426A03E9"/>
    <w:rsid w:val="4288779E"/>
    <w:rsid w:val="429E8E14"/>
    <w:rsid w:val="429EA7DD"/>
    <w:rsid w:val="42B25588"/>
    <w:rsid w:val="42BB073A"/>
    <w:rsid w:val="42BCE8FE"/>
    <w:rsid w:val="42C7B52E"/>
    <w:rsid w:val="42DC8C9B"/>
    <w:rsid w:val="42E1B8A8"/>
    <w:rsid w:val="42F60B8E"/>
    <w:rsid w:val="4333BCC0"/>
    <w:rsid w:val="433A560B"/>
    <w:rsid w:val="4365DF33"/>
    <w:rsid w:val="43848817"/>
    <w:rsid w:val="43873E68"/>
    <w:rsid w:val="43894FF9"/>
    <w:rsid w:val="43B0B426"/>
    <w:rsid w:val="43B7FFCE"/>
    <w:rsid w:val="43BBD39D"/>
    <w:rsid w:val="43BFC770"/>
    <w:rsid w:val="43CF7838"/>
    <w:rsid w:val="43DD5E57"/>
    <w:rsid w:val="43E2378F"/>
    <w:rsid w:val="43F85633"/>
    <w:rsid w:val="4406AD07"/>
    <w:rsid w:val="442DF4C6"/>
    <w:rsid w:val="444C9C31"/>
    <w:rsid w:val="44525B32"/>
    <w:rsid w:val="445735CE"/>
    <w:rsid w:val="445BE62B"/>
    <w:rsid w:val="445C1EB9"/>
    <w:rsid w:val="445F375F"/>
    <w:rsid w:val="445F77B8"/>
    <w:rsid w:val="446304AE"/>
    <w:rsid w:val="44A4C683"/>
    <w:rsid w:val="44AAD72C"/>
    <w:rsid w:val="44C2A7DD"/>
    <w:rsid w:val="4536A45F"/>
    <w:rsid w:val="45393D1A"/>
    <w:rsid w:val="45813169"/>
    <w:rsid w:val="45BDE7C0"/>
    <w:rsid w:val="45E388F1"/>
    <w:rsid w:val="45E4558C"/>
    <w:rsid w:val="45F188EF"/>
    <w:rsid w:val="46314109"/>
    <w:rsid w:val="46336893"/>
    <w:rsid w:val="465740F8"/>
    <w:rsid w:val="4669A8CF"/>
    <w:rsid w:val="4698C506"/>
    <w:rsid w:val="46CBFCD5"/>
    <w:rsid w:val="46D42EF3"/>
    <w:rsid w:val="46DA2ED6"/>
    <w:rsid w:val="46EE8684"/>
    <w:rsid w:val="4703CC0B"/>
    <w:rsid w:val="4710B9D5"/>
    <w:rsid w:val="47269224"/>
    <w:rsid w:val="4726B81E"/>
    <w:rsid w:val="47324ED0"/>
    <w:rsid w:val="476FF716"/>
    <w:rsid w:val="4773B0C4"/>
    <w:rsid w:val="477B07F2"/>
    <w:rsid w:val="479B62C6"/>
    <w:rsid w:val="479DBBAD"/>
    <w:rsid w:val="47C1C893"/>
    <w:rsid w:val="47CCB15B"/>
    <w:rsid w:val="47F2A43A"/>
    <w:rsid w:val="47FDEB5A"/>
    <w:rsid w:val="47FE5AE3"/>
    <w:rsid w:val="483C0C42"/>
    <w:rsid w:val="484D18BE"/>
    <w:rsid w:val="485F7FA9"/>
    <w:rsid w:val="48838BDA"/>
    <w:rsid w:val="48936CB5"/>
    <w:rsid w:val="48AB3B6E"/>
    <w:rsid w:val="48AB7B0F"/>
    <w:rsid w:val="48AFB2C9"/>
    <w:rsid w:val="48BAD77F"/>
    <w:rsid w:val="48C3727C"/>
    <w:rsid w:val="48D8B837"/>
    <w:rsid w:val="48FCC8B7"/>
    <w:rsid w:val="48FF1BEF"/>
    <w:rsid w:val="490BFDB2"/>
    <w:rsid w:val="492ABBC6"/>
    <w:rsid w:val="4947353D"/>
    <w:rsid w:val="496CC1A9"/>
    <w:rsid w:val="49801E5A"/>
    <w:rsid w:val="4995E6DD"/>
    <w:rsid w:val="499B32EC"/>
    <w:rsid w:val="49EF9D9D"/>
    <w:rsid w:val="49F093C1"/>
    <w:rsid w:val="4A0C792C"/>
    <w:rsid w:val="4A2EF428"/>
    <w:rsid w:val="4A39D690"/>
    <w:rsid w:val="4A5A2EA8"/>
    <w:rsid w:val="4A922558"/>
    <w:rsid w:val="4A95D1D5"/>
    <w:rsid w:val="4A9725EE"/>
    <w:rsid w:val="4AB7F6CC"/>
    <w:rsid w:val="4AD5B4A2"/>
    <w:rsid w:val="4B0878FF"/>
    <w:rsid w:val="4B192319"/>
    <w:rsid w:val="4B266673"/>
    <w:rsid w:val="4B2C3A5A"/>
    <w:rsid w:val="4B4C2D7E"/>
    <w:rsid w:val="4B53252F"/>
    <w:rsid w:val="4B6CF929"/>
    <w:rsid w:val="4B7E22FA"/>
    <w:rsid w:val="4B807758"/>
    <w:rsid w:val="4B93E3C8"/>
    <w:rsid w:val="4B990D05"/>
    <w:rsid w:val="4BAC4A2F"/>
    <w:rsid w:val="4BC2ED4A"/>
    <w:rsid w:val="4BF18604"/>
    <w:rsid w:val="4C0E5BAD"/>
    <w:rsid w:val="4C2A25A8"/>
    <w:rsid w:val="4C2E5800"/>
    <w:rsid w:val="4C621464"/>
    <w:rsid w:val="4C90C4A9"/>
    <w:rsid w:val="4CAF1704"/>
    <w:rsid w:val="4CC83C61"/>
    <w:rsid w:val="4CDFBA3D"/>
    <w:rsid w:val="4CEE2787"/>
    <w:rsid w:val="4D197C62"/>
    <w:rsid w:val="4D4E9CBC"/>
    <w:rsid w:val="4D6A1F72"/>
    <w:rsid w:val="4D774F00"/>
    <w:rsid w:val="4D7FC554"/>
    <w:rsid w:val="4D824481"/>
    <w:rsid w:val="4DAF905F"/>
    <w:rsid w:val="4DBB2D63"/>
    <w:rsid w:val="4DDE2997"/>
    <w:rsid w:val="4E0E8250"/>
    <w:rsid w:val="4E4E45EA"/>
    <w:rsid w:val="4E4EC6DF"/>
    <w:rsid w:val="4E6840A1"/>
    <w:rsid w:val="4E961469"/>
    <w:rsid w:val="4EA25DA7"/>
    <w:rsid w:val="4EB935F3"/>
    <w:rsid w:val="4EBA9663"/>
    <w:rsid w:val="4EBE3CD9"/>
    <w:rsid w:val="4ECE1929"/>
    <w:rsid w:val="4F1A2AFE"/>
    <w:rsid w:val="4F8D9105"/>
    <w:rsid w:val="4F8E2D7C"/>
    <w:rsid w:val="4F8E764A"/>
    <w:rsid w:val="4F9BC8C8"/>
    <w:rsid w:val="4FA688DF"/>
    <w:rsid w:val="4FB53B12"/>
    <w:rsid w:val="4FCE5FF7"/>
    <w:rsid w:val="4FDDBF4C"/>
    <w:rsid w:val="4FF2ACD2"/>
    <w:rsid w:val="500D9B73"/>
    <w:rsid w:val="503539FA"/>
    <w:rsid w:val="503F040F"/>
    <w:rsid w:val="5058D0D2"/>
    <w:rsid w:val="506165AE"/>
    <w:rsid w:val="5078DB92"/>
    <w:rsid w:val="508E8445"/>
    <w:rsid w:val="5091F3F1"/>
    <w:rsid w:val="50948BF5"/>
    <w:rsid w:val="50A3BFC7"/>
    <w:rsid w:val="50D8FFD6"/>
    <w:rsid w:val="50D958A3"/>
    <w:rsid w:val="5104C53D"/>
    <w:rsid w:val="5130DAE1"/>
    <w:rsid w:val="516E5061"/>
    <w:rsid w:val="51814E28"/>
    <w:rsid w:val="51837610"/>
    <w:rsid w:val="518E66E6"/>
    <w:rsid w:val="519EC7C9"/>
    <w:rsid w:val="519F64CA"/>
    <w:rsid w:val="51B80D49"/>
    <w:rsid w:val="51BEDC79"/>
    <w:rsid w:val="51BF326C"/>
    <w:rsid w:val="51F386D1"/>
    <w:rsid w:val="52009215"/>
    <w:rsid w:val="52497CB8"/>
    <w:rsid w:val="525D4F9B"/>
    <w:rsid w:val="525F361B"/>
    <w:rsid w:val="526AE78C"/>
    <w:rsid w:val="527892B8"/>
    <w:rsid w:val="52B2FDC6"/>
    <w:rsid w:val="532EE8F8"/>
    <w:rsid w:val="53314038"/>
    <w:rsid w:val="53446246"/>
    <w:rsid w:val="536786DD"/>
    <w:rsid w:val="536B9F27"/>
    <w:rsid w:val="536CBAC7"/>
    <w:rsid w:val="539539DB"/>
    <w:rsid w:val="539E8B25"/>
    <w:rsid w:val="53DB8679"/>
    <w:rsid w:val="53E19209"/>
    <w:rsid w:val="53E78B55"/>
    <w:rsid w:val="53F89B19"/>
    <w:rsid w:val="53FD2397"/>
    <w:rsid w:val="542D4D97"/>
    <w:rsid w:val="543BC251"/>
    <w:rsid w:val="5451DA64"/>
    <w:rsid w:val="546E46D9"/>
    <w:rsid w:val="547E6204"/>
    <w:rsid w:val="548722AD"/>
    <w:rsid w:val="5487A258"/>
    <w:rsid w:val="54AE8B33"/>
    <w:rsid w:val="54B2ACE9"/>
    <w:rsid w:val="54DFE7CF"/>
    <w:rsid w:val="54E3F1A4"/>
    <w:rsid w:val="54F17F16"/>
    <w:rsid w:val="54F7100A"/>
    <w:rsid w:val="54FAF2A3"/>
    <w:rsid w:val="54FB608B"/>
    <w:rsid w:val="555CBFB4"/>
    <w:rsid w:val="55661E13"/>
    <w:rsid w:val="5588567D"/>
    <w:rsid w:val="55A9175B"/>
    <w:rsid w:val="55AB275E"/>
    <w:rsid w:val="55B5D37A"/>
    <w:rsid w:val="55C122B9"/>
    <w:rsid w:val="55C2F4E1"/>
    <w:rsid w:val="55DFFE28"/>
    <w:rsid w:val="55E24066"/>
    <w:rsid w:val="56042824"/>
    <w:rsid w:val="56092843"/>
    <w:rsid w:val="5611DDDD"/>
    <w:rsid w:val="5616094F"/>
    <w:rsid w:val="5630AB93"/>
    <w:rsid w:val="56425597"/>
    <w:rsid w:val="5654BD85"/>
    <w:rsid w:val="565AF7A2"/>
    <w:rsid w:val="566024B2"/>
    <w:rsid w:val="56DD9CDA"/>
    <w:rsid w:val="57087F2B"/>
    <w:rsid w:val="570F8942"/>
    <w:rsid w:val="5713CD16"/>
    <w:rsid w:val="571A3441"/>
    <w:rsid w:val="57298540"/>
    <w:rsid w:val="572B6500"/>
    <w:rsid w:val="573F9AC3"/>
    <w:rsid w:val="573FC951"/>
    <w:rsid w:val="57514DB2"/>
    <w:rsid w:val="5755E754"/>
    <w:rsid w:val="5779F144"/>
    <w:rsid w:val="57A3FF6C"/>
    <w:rsid w:val="57A87941"/>
    <w:rsid w:val="57CBFFB2"/>
    <w:rsid w:val="58285595"/>
    <w:rsid w:val="582D2E56"/>
    <w:rsid w:val="582F885F"/>
    <w:rsid w:val="58433AE3"/>
    <w:rsid w:val="58A15612"/>
    <w:rsid w:val="58A6CFBF"/>
    <w:rsid w:val="58E4FB64"/>
    <w:rsid w:val="58FD3EB2"/>
    <w:rsid w:val="59175A6A"/>
    <w:rsid w:val="591CA90E"/>
    <w:rsid w:val="591D2FC1"/>
    <w:rsid w:val="591DEC44"/>
    <w:rsid w:val="59251D1E"/>
    <w:rsid w:val="59382D1E"/>
    <w:rsid w:val="59565432"/>
    <w:rsid w:val="5966FB20"/>
    <w:rsid w:val="597C5323"/>
    <w:rsid w:val="5987E252"/>
    <w:rsid w:val="598D2DC8"/>
    <w:rsid w:val="599E0396"/>
    <w:rsid w:val="59A8E264"/>
    <w:rsid w:val="59A92EBA"/>
    <w:rsid w:val="59B49879"/>
    <w:rsid w:val="5A153167"/>
    <w:rsid w:val="5A3D7036"/>
    <w:rsid w:val="5A499AEC"/>
    <w:rsid w:val="5A7B0A22"/>
    <w:rsid w:val="5ADBAE1D"/>
    <w:rsid w:val="5AE29C11"/>
    <w:rsid w:val="5B194C78"/>
    <w:rsid w:val="5B340D73"/>
    <w:rsid w:val="5B473C5B"/>
    <w:rsid w:val="5B90FBE3"/>
    <w:rsid w:val="5BBFA224"/>
    <w:rsid w:val="5BFA301B"/>
    <w:rsid w:val="5C3313D6"/>
    <w:rsid w:val="5C542FA6"/>
    <w:rsid w:val="5C698859"/>
    <w:rsid w:val="5C6C0953"/>
    <w:rsid w:val="5C6F6236"/>
    <w:rsid w:val="5D172662"/>
    <w:rsid w:val="5D222C8C"/>
    <w:rsid w:val="5D2F7CA9"/>
    <w:rsid w:val="5D59AE11"/>
    <w:rsid w:val="5D5E6D71"/>
    <w:rsid w:val="5D5FEB44"/>
    <w:rsid w:val="5D66CD6E"/>
    <w:rsid w:val="5D66FAF9"/>
    <w:rsid w:val="5D6B1D3F"/>
    <w:rsid w:val="5D7484C4"/>
    <w:rsid w:val="5D8BB137"/>
    <w:rsid w:val="5DB150A0"/>
    <w:rsid w:val="5DBC8233"/>
    <w:rsid w:val="5DC2CD5F"/>
    <w:rsid w:val="5DC87A4D"/>
    <w:rsid w:val="5DCA202A"/>
    <w:rsid w:val="5DDBD6F1"/>
    <w:rsid w:val="5DE5F9F6"/>
    <w:rsid w:val="5DFAFA57"/>
    <w:rsid w:val="5E11BF73"/>
    <w:rsid w:val="5E1B2F3E"/>
    <w:rsid w:val="5E58F7D7"/>
    <w:rsid w:val="5E5E9EC7"/>
    <w:rsid w:val="5E61B57C"/>
    <w:rsid w:val="5E8DAE95"/>
    <w:rsid w:val="5EBDD697"/>
    <w:rsid w:val="5EC0B007"/>
    <w:rsid w:val="5EE33746"/>
    <w:rsid w:val="5EE734BE"/>
    <w:rsid w:val="5EF1DEDC"/>
    <w:rsid w:val="5F045165"/>
    <w:rsid w:val="5F0C0973"/>
    <w:rsid w:val="5F244E4C"/>
    <w:rsid w:val="5F27F5A9"/>
    <w:rsid w:val="5F2A8360"/>
    <w:rsid w:val="5F2C431E"/>
    <w:rsid w:val="5F2C8161"/>
    <w:rsid w:val="5F2FBAD0"/>
    <w:rsid w:val="5F63649D"/>
    <w:rsid w:val="5F99D1C4"/>
    <w:rsid w:val="5FA179AF"/>
    <w:rsid w:val="5FA2BFC4"/>
    <w:rsid w:val="5FB95086"/>
    <w:rsid w:val="5FBFB29C"/>
    <w:rsid w:val="5FF7B427"/>
    <w:rsid w:val="5FF826D3"/>
    <w:rsid w:val="6022DE17"/>
    <w:rsid w:val="6027B978"/>
    <w:rsid w:val="60310A12"/>
    <w:rsid w:val="60344326"/>
    <w:rsid w:val="6042A07C"/>
    <w:rsid w:val="605ACFD7"/>
    <w:rsid w:val="6082A09B"/>
    <w:rsid w:val="6092A090"/>
    <w:rsid w:val="60A42E1E"/>
    <w:rsid w:val="60BD73BB"/>
    <w:rsid w:val="60CA36B2"/>
    <w:rsid w:val="60CE4A49"/>
    <w:rsid w:val="6107C288"/>
    <w:rsid w:val="6141AEF0"/>
    <w:rsid w:val="618AF713"/>
    <w:rsid w:val="61C3EF41"/>
    <w:rsid w:val="61C52A0A"/>
    <w:rsid w:val="61D39F17"/>
    <w:rsid w:val="61DA1252"/>
    <w:rsid w:val="61DB9064"/>
    <w:rsid w:val="61E1BD5F"/>
    <w:rsid w:val="61FE8C0F"/>
    <w:rsid w:val="6204A3D0"/>
    <w:rsid w:val="6207B114"/>
    <w:rsid w:val="62144ADD"/>
    <w:rsid w:val="62916FF2"/>
    <w:rsid w:val="62B9F6DE"/>
    <w:rsid w:val="62C84806"/>
    <w:rsid w:val="62DF8704"/>
    <w:rsid w:val="634A90AA"/>
    <w:rsid w:val="634B541A"/>
    <w:rsid w:val="634B60BA"/>
    <w:rsid w:val="636196B1"/>
    <w:rsid w:val="6384CD85"/>
    <w:rsid w:val="63AE9D9A"/>
    <w:rsid w:val="63C6ED62"/>
    <w:rsid w:val="63D1323B"/>
    <w:rsid w:val="64158DED"/>
    <w:rsid w:val="642C66E8"/>
    <w:rsid w:val="643E0106"/>
    <w:rsid w:val="643E10A6"/>
    <w:rsid w:val="644A4358"/>
    <w:rsid w:val="647F208C"/>
    <w:rsid w:val="648A8003"/>
    <w:rsid w:val="64E16E31"/>
    <w:rsid w:val="64F99CCB"/>
    <w:rsid w:val="65206F1F"/>
    <w:rsid w:val="652AE4B2"/>
    <w:rsid w:val="656A8C1A"/>
    <w:rsid w:val="656D1440"/>
    <w:rsid w:val="6570300C"/>
    <w:rsid w:val="6586652D"/>
    <w:rsid w:val="659B105A"/>
    <w:rsid w:val="65CB418F"/>
    <w:rsid w:val="6622D09D"/>
    <w:rsid w:val="663A62AF"/>
    <w:rsid w:val="66754F99"/>
    <w:rsid w:val="669FC4D2"/>
    <w:rsid w:val="66AF7044"/>
    <w:rsid w:val="66C54913"/>
    <w:rsid w:val="66D082E6"/>
    <w:rsid w:val="66E13690"/>
    <w:rsid w:val="66EE6DF6"/>
    <w:rsid w:val="66F76146"/>
    <w:rsid w:val="670E8B16"/>
    <w:rsid w:val="671CADA3"/>
    <w:rsid w:val="673ABE03"/>
    <w:rsid w:val="674CBA05"/>
    <w:rsid w:val="6756B83A"/>
    <w:rsid w:val="6763FE56"/>
    <w:rsid w:val="6782EEAE"/>
    <w:rsid w:val="678A034E"/>
    <w:rsid w:val="67B2841A"/>
    <w:rsid w:val="67BB0598"/>
    <w:rsid w:val="67F0F212"/>
    <w:rsid w:val="67FE0FB4"/>
    <w:rsid w:val="684F590C"/>
    <w:rsid w:val="68528A85"/>
    <w:rsid w:val="687C06C1"/>
    <w:rsid w:val="68AD5328"/>
    <w:rsid w:val="68F00C8D"/>
    <w:rsid w:val="68FEE9D8"/>
    <w:rsid w:val="69164184"/>
    <w:rsid w:val="692B21AE"/>
    <w:rsid w:val="69CC8CEF"/>
    <w:rsid w:val="69DC638A"/>
    <w:rsid w:val="69E93FDB"/>
    <w:rsid w:val="69F40391"/>
    <w:rsid w:val="6A04991E"/>
    <w:rsid w:val="6A147AD6"/>
    <w:rsid w:val="6A2DAED8"/>
    <w:rsid w:val="6A404640"/>
    <w:rsid w:val="6A547C37"/>
    <w:rsid w:val="6A5B9B8B"/>
    <w:rsid w:val="6A6B607A"/>
    <w:rsid w:val="6A8E549C"/>
    <w:rsid w:val="6A9BBF6B"/>
    <w:rsid w:val="6A9FADC2"/>
    <w:rsid w:val="6AB39431"/>
    <w:rsid w:val="6ABF1B4E"/>
    <w:rsid w:val="6AC2F663"/>
    <w:rsid w:val="6AC7A1D6"/>
    <w:rsid w:val="6AD63C9B"/>
    <w:rsid w:val="6AE39693"/>
    <w:rsid w:val="6AFB07C6"/>
    <w:rsid w:val="6B22706B"/>
    <w:rsid w:val="6B4EC48C"/>
    <w:rsid w:val="6B636F95"/>
    <w:rsid w:val="6B7EC050"/>
    <w:rsid w:val="6BA0E12D"/>
    <w:rsid w:val="6BE4606F"/>
    <w:rsid w:val="6C3D1964"/>
    <w:rsid w:val="6C463D71"/>
    <w:rsid w:val="6C53CA56"/>
    <w:rsid w:val="6CA8A058"/>
    <w:rsid w:val="6CBDF2C4"/>
    <w:rsid w:val="6CC81E3D"/>
    <w:rsid w:val="6CD53C79"/>
    <w:rsid w:val="6CEEA096"/>
    <w:rsid w:val="6CF9A350"/>
    <w:rsid w:val="6CFEBEF7"/>
    <w:rsid w:val="6D000993"/>
    <w:rsid w:val="6D12B9AA"/>
    <w:rsid w:val="6D25721A"/>
    <w:rsid w:val="6D275532"/>
    <w:rsid w:val="6D2D5489"/>
    <w:rsid w:val="6D2E4D10"/>
    <w:rsid w:val="6D403E61"/>
    <w:rsid w:val="6D51EBE8"/>
    <w:rsid w:val="6D561774"/>
    <w:rsid w:val="6D6B2008"/>
    <w:rsid w:val="6D7A0925"/>
    <w:rsid w:val="6D87B098"/>
    <w:rsid w:val="6D8C2A35"/>
    <w:rsid w:val="6DC9653D"/>
    <w:rsid w:val="6DD988CC"/>
    <w:rsid w:val="6DE2048D"/>
    <w:rsid w:val="6DEDB5D7"/>
    <w:rsid w:val="6DF5401D"/>
    <w:rsid w:val="6DFC0826"/>
    <w:rsid w:val="6E02163B"/>
    <w:rsid w:val="6E8381E8"/>
    <w:rsid w:val="6E8768ED"/>
    <w:rsid w:val="6EBA5DFC"/>
    <w:rsid w:val="6EEA4CF0"/>
    <w:rsid w:val="6EF32D05"/>
    <w:rsid w:val="6F0A966C"/>
    <w:rsid w:val="6F0ED5D6"/>
    <w:rsid w:val="6F333B3F"/>
    <w:rsid w:val="6F56A395"/>
    <w:rsid w:val="6FA095E6"/>
    <w:rsid w:val="6FBB2268"/>
    <w:rsid w:val="70015F1F"/>
    <w:rsid w:val="70283029"/>
    <w:rsid w:val="706E8374"/>
    <w:rsid w:val="70885F9D"/>
    <w:rsid w:val="7088D0D8"/>
    <w:rsid w:val="70A15DB4"/>
    <w:rsid w:val="70A4797F"/>
    <w:rsid w:val="70B43DD7"/>
    <w:rsid w:val="70BD4289"/>
    <w:rsid w:val="70D36257"/>
    <w:rsid w:val="70DAA383"/>
    <w:rsid w:val="70E0D4FB"/>
    <w:rsid w:val="7103ED15"/>
    <w:rsid w:val="71215A73"/>
    <w:rsid w:val="7130BA43"/>
    <w:rsid w:val="7139EACD"/>
    <w:rsid w:val="714EAE44"/>
    <w:rsid w:val="715493C9"/>
    <w:rsid w:val="718DA739"/>
    <w:rsid w:val="71A67FC1"/>
    <w:rsid w:val="71A7EE87"/>
    <w:rsid w:val="71D0D397"/>
    <w:rsid w:val="71DBEA32"/>
    <w:rsid w:val="71E15F53"/>
    <w:rsid w:val="71F8B2A4"/>
    <w:rsid w:val="72106B01"/>
    <w:rsid w:val="72153805"/>
    <w:rsid w:val="7218ACC8"/>
    <w:rsid w:val="724439F4"/>
    <w:rsid w:val="7260E65F"/>
    <w:rsid w:val="72697495"/>
    <w:rsid w:val="72709D94"/>
    <w:rsid w:val="72835CEF"/>
    <w:rsid w:val="729EC11F"/>
    <w:rsid w:val="72A6BE18"/>
    <w:rsid w:val="72BAFCAB"/>
    <w:rsid w:val="72D450E6"/>
    <w:rsid w:val="72E40ADB"/>
    <w:rsid w:val="72F85686"/>
    <w:rsid w:val="730BAAF1"/>
    <w:rsid w:val="731E9B8D"/>
    <w:rsid w:val="736BBF57"/>
    <w:rsid w:val="738DD090"/>
    <w:rsid w:val="7394AB57"/>
    <w:rsid w:val="73A191E6"/>
    <w:rsid w:val="73A5F3FB"/>
    <w:rsid w:val="73AD15E1"/>
    <w:rsid w:val="73B7600A"/>
    <w:rsid w:val="73C9B432"/>
    <w:rsid w:val="7406C415"/>
    <w:rsid w:val="740A2CF9"/>
    <w:rsid w:val="74229C81"/>
    <w:rsid w:val="744D497A"/>
    <w:rsid w:val="7463FE85"/>
    <w:rsid w:val="74755463"/>
    <w:rsid w:val="747E98A1"/>
    <w:rsid w:val="7488C203"/>
    <w:rsid w:val="748C231F"/>
    <w:rsid w:val="74980201"/>
    <w:rsid w:val="74CE4F8C"/>
    <w:rsid w:val="7505EE45"/>
    <w:rsid w:val="7521DCA2"/>
    <w:rsid w:val="752D263D"/>
    <w:rsid w:val="755BAC93"/>
    <w:rsid w:val="756779C3"/>
    <w:rsid w:val="758EC6D0"/>
    <w:rsid w:val="759DC091"/>
    <w:rsid w:val="75BA70FC"/>
    <w:rsid w:val="75D6B9AF"/>
    <w:rsid w:val="75F49D24"/>
    <w:rsid w:val="75FD6345"/>
    <w:rsid w:val="761613D2"/>
    <w:rsid w:val="761F6FDE"/>
    <w:rsid w:val="76406847"/>
    <w:rsid w:val="7643E7B7"/>
    <w:rsid w:val="764A7D18"/>
    <w:rsid w:val="76531F38"/>
    <w:rsid w:val="7662228D"/>
    <w:rsid w:val="7674582E"/>
    <w:rsid w:val="768D3652"/>
    <w:rsid w:val="768EB1A0"/>
    <w:rsid w:val="76A69094"/>
    <w:rsid w:val="76AE210B"/>
    <w:rsid w:val="7728B33F"/>
    <w:rsid w:val="7734AA3F"/>
    <w:rsid w:val="773F83AE"/>
    <w:rsid w:val="7746528A"/>
    <w:rsid w:val="77682EA4"/>
    <w:rsid w:val="77743F0E"/>
    <w:rsid w:val="77B64A4A"/>
    <w:rsid w:val="77CF9E8D"/>
    <w:rsid w:val="77DAC311"/>
    <w:rsid w:val="77DFB8DA"/>
    <w:rsid w:val="77F57314"/>
    <w:rsid w:val="7822C099"/>
    <w:rsid w:val="7825BD0F"/>
    <w:rsid w:val="78309F88"/>
    <w:rsid w:val="7848998B"/>
    <w:rsid w:val="7849E747"/>
    <w:rsid w:val="78830028"/>
    <w:rsid w:val="788DEAAC"/>
    <w:rsid w:val="7894BC92"/>
    <w:rsid w:val="78996151"/>
    <w:rsid w:val="79101E9D"/>
    <w:rsid w:val="792DDF4F"/>
    <w:rsid w:val="793D31EC"/>
    <w:rsid w:val="79438E2C"/>
    <w:rsid w:val="794B2E8D"/>
    <w:rsid w:val="7976D982"/>
    <w:rsid w:val="79901DAB"/>
    <w:rsid w:val="79A2A43F"/>
    <w:rsid w:val="79B8FC07"/>
    <w:rsid w:val="79C66841"/>
    <w:rsid w:val="79D8055F"/>
    <w:rsid w:val="7A0FE252"/>
    <w:rsid w:val="7A2C3B2B"/>
    <w:rsid w:val="7A4A112A"/>
    <w:rsid w:val="7A508F5A"/>
    <w:rsid w:val="7A7AEB14"/>
    <w:rsid w:val="7AE17752"/>
    <w:rsid w:val="7AFEFD7F"/>
    <w:rsid w:val="7AFFF1C3"/>
    <w:rsid w:val="7B0E6555"/>
    <w:rsid w:val="7B246074"/>
    <w:rsid w:val="7B2D8057"/>
    <w:rsid w:val="7B45AA1C"/>
    <w:rsid w:val="7B636A7D"/>
    <w:rsid w:val="7B6918E1"/>
    <w:rsid w:val="7B98D089"/>
    <w:rsid w:val="7B9C031B"/>
    <w:rsid w:val="7BBDF3DD"/>
    <w:rsid w:val="7BCB492F"/>
    <w:rsid w:val="7BD834DE"/>
    <w:rsid w:val="7BE0F659"/>
    <w:rsid w:val="7BFC5F1F"/>
    <w:rsid w:val="7C18CB60"/>
    <w:rsid w:val="7C2133A5"/>
    <w:rsid w:val="7C4F0604"/>
    <w:rsid w:val="7C5616EF"/>
    <w:rsid w:val="7C823A50"/>
    <w:rsid w:val="7C8E118E"/>
    <w:rsid w:val="7C94FFBE"/>
    <w:rsid w:val="7CA167F8"/>
    <w:rsid w:val="7CDC0001"/>
    <w:rsid w:val="7CDC56AB"/>
    <w:rsid w:val="7CE464F9"/>
    <w:rsid w:val="7D0D2E63"/>
    <w:rsid w:val="7D1CA344"/>
    <w:rsid w:val="7D21E908"/>
    <w:rsid w:val="7D3110D5"/>
    <w:rsid w:val="7D40D7FF"/>
    <w:rsid w:val="7D474A16"/>
    <w:rsid w:val="7D4C3EBF"/>
    <w:rsid w:val="7D557FAC"/>
    <w:rsid w:val="7D7506C5"/>
    <w:rsid w:val="7D7C672A"/>
    <w:rsid w:val="7D80E753"/>
    <w:rsid w:val="7D96EA31"/>
    <w:rsid w:val="7DC3B738"/>
    <w:rsid w:val="7DE283DC"/>
    <w:rsid w:val="7DF7F68C"/>
    <w:rsid w:val="7E06BA8C"/>
    <w:rsid w:val="7E22E98E"/>
    <w:rsid w:val="7E39C870"/>
    <w:rsid w:val="7E898E71"/>
    <w:rsid w:val="7E905334"/>
    <w:rsid w:val="7EC9B8E5"/>
    <w:rsid w:val="7ECB04DF"/>
    <w:rsid w:val="7EE06F55"/>
    <w:rsid w:val="7F1BC492"/>
    <w:rsid w:val="7F44E250"/>
    <w:rsid w:val="7F4FFDE3"/>
    <w:rsid w:val="7F81A5EA"/>
    <w:rsid w:val="7F8DD5CF"/>
    <w:rsid w:val="7FAD58B9"/>
    <w:rsid w:val="7FCDC92B"/>
    <w:rsid w:val="7FE1DD8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6EF313"/>
  <w15:docId w15:val="{783E7AC5-3981-4EA4-8861-F50908492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uiPriority="0"/>
    <w:lsdException w:name="heading 3" w:uiPriority="0"/>
    <w:lsdException w:name="heading 4" w:uiPriority="0"/>
    <w:lsdException w:name="heading 5" w:uiPriority="0" w:qFormat="1"/>
    <w:lsdException w:name="heading 6" w:uiPriority="0"/>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5F2"/>
    <w:pPr>
      <w:spacing w:after="200" w:line="276" w:lineRule="auto"/>
    </w:pPr>
    <w:rPr>
      <w:rFonts w:ascii="Cambria" w:eastAsia="Cambria" w:hAnsi="Cambria" w:cs="Cambria"/>
      <w:sz w:val="22"/>
      <w:szCs w:val="22"/>
      <w:lang w:val="en"/>
    </w:rPr>
  </w:style>
  <w:style w:type="paragraph" w:styleId="Heading1">
    <w:name w:val="heading 1"/>
    <w:basedOn w:val="Normal"/>
    <w:next w:val="Normal"/>
    <w:link w:val="Heading1Char"/>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uiPriority w:val="99"/>
    <w:semiHidden/>
    <w:unhideWhenUsed/>
    <w:qFormat/>
    <w:pPr>
      <w:spacing w:line="240" w:lineRule="auto"/>
    </w:pPr>
    <w:rPr>
      <w:b/>
      <w:bCs/>
      <w:sz w:val="20"/>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Cambria" w:hAnsi="Courier" w:cs="Cambria"/>
      <w:lang w:val="en"/>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rPr>
      <w:rFonts w:ascii="Calibri" w:eastAsia="Calibri" w:hAnsi="Calibri" w:cs="Calibri"/>
      <w:i/>
      <w:color w:val="4F81BD"/>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TableNormal00">
    <w:name w:val="TableNormal0"/>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Cambria" w:eastAsia="Cambria" w:hAnsi="Cambria" w:cs="Cambria"/>
      <w:sz w:val="22"/>
      <w:szCs w:val="22"/>
      <w:lang w:val="en"/>
    </w:rPr>
  </w:style>
  <w:style w:type="character" w:customStyle="1" w:styleId="Heading1Char">
    <w:name w:val="Heading 1 Char"/>
    <w:basedOn w:val="DefaultParagraphFont"/>
    <w:link w:val="Heading1"/>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Style164">
    <w:name w:val="_Style 164"/>
    <w:basedOn w:val="TableNormal"/>
    <w:qFormat/>
    <w:tblPr/>
  </w:style>
  <w:style w:type="table" w:customStyle="1" w:styleId="Style166">
    <w:name w:val="_Style 166"/>
    <w:basedOn w:val="TableNormal"/>
    <w:qFormat/>
    <w:tblPr/>
  </w:style>
  <w:style w:type="character" w:customStyle="1" w:styleId="NoSpacingChar">
    <w:name w:val="No Spacing Char"/>
    <w:basedOn w:val="DefaultParagraphFont"/>
    <w:link w:val="NoSpacing"/>
    <w:uiPriority w:val="1"/>
    <w:qFormat/>
  </w:style>
  <w:style w:type="character" w:customStyle="1" w:styleId="normaltextrun">
    <w:name w:val="normaltextrun"/>
    <w:basedOn w:val="DefaultParagraphFont"/>
    <w:qFormat/>
  </w:style>
  <w:style w:type="character" w:customStyle="1" w:styleId="scxw162794818">
    <w:name w:val="scxw162794818"/>
    <w:basedOn w:val="DefaultParagraphFont"/>
    <w:qFormat/>
  </w:style>
  <w:style w:type="character" w:customStyle="1" w:styleId="eop">
    <w:name w:val="eop"/>
    <w:basedOn w:val="DefaultParagraphFont"/>
    <w:qFormat/>
  </w:style>
  <w:style w:type="paragraph" w:customStyle="1" w:styleId="Template">
    <w:name w:val="Template"/>
    <w:basedOn w:val="Normal"/>
    <w:link w:val="TemplateChar"/>
    <w:qFormat/>
    <w:pPr>
      <w:spacing w:after="160" w:line="259" w:lineRule="auto"/>
    </w:pPr>
    <w:rPr>
      <w:rFonts w:ascii="Arial" w:eastAsiaTheme="minorHAnsi" w:hAnsi="Arial" w:cstheme="minorBidi"/>
      <w:i/>
      <w:color w:val="943634" w:themeColor="accent2" w:themeShade="BF"/>
      <w:lang w:val="en-AU" w:eastAsia="en-US"/>
    </w:rPr>
  </w:style>
  <w:style w:type="character" w:customStyle="1" w:styleId="TemplateChar">
    <w:name w:val="Template Char"/>
    <w:basedOn w:val="DefaultParagraphFont"/>
    <w:link w:val="Template"/>
    <w:qFormat/>
    <w:rPr>
      <w:rFonts w:ascii="Arial" w:eastAsiaTheme="minorHAnsi" w:hAnsi="Arial" w:cstheme="minorBidi"/>
      <w:i/>
      <w:color w:val="943634" w:themeColor="accent2" w:themeShade="BF"/>
      <w:lang w:val="en-AU" w:eastAsia="en-US"/>
    </w:rPr>
  </w:style>
  <w:style w:type="character" w:customStyle="1" w:styleId="ListParagraphChar">
    <w:name w:val="List Paragraph Char"/>
    <w:basedOn w:val="DefaultParagraphFont"/>
    <w:link w:val="ListParagraph"/>
    <w:uiPriority w:val="34"/>
    <w:qFormat/>
    <w:locked/>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qFormat/>
    <w:rPr>
      <w:rFonts w:ascii="Cambria" w:eastAsia="Cambria" w:hAnsi="Cambria" w:cs="Cambria"/>
      <w:sz w:val="22"/>
      <w:szCs w:val="22"/>
      <w:lang w:val="en"/>
    </w:rPr>
  </w:style>
  <w:style w:type="character" w:customStyle="1" w:styleId="CommentSubjectChar">
    <w:name w:val="Comment Subject Char"/>
    <w:basedOn w:val="CommentTextChar"/>
    <w:link w:val="CommentSubject"/>
    <w:uiPriority w:val="99"/>
    <w:semiHidden/>
    <w:qFormat/>
    <w:rPr>
      <w:rFonts w:ascii="Cambria" w:eastAsia="Cambria" w:hAnsi="Cambria" w:cs="Cambria"/>
      <w:b/>
      <w:bCs/>
      <w:sz w:val="22"/>
      <w:szCs w:val="22"/>
      <w:lang w:val="en"/>
    </w:rPr>
  </w:style>
  <w:style w:type="character" w:customStyle="1" w:styleId="Mention1">
    <w:name w:val="Mention1"/>
    <w:basedOn w:val="DefaultParagraphFont"/>
    <w:uiPriority w:val="99"/>
    <w:unhideWhenUsed/>
    <w:qFormat/>
    <w:rPr>
      <w:color w:val="2B579A"/>
      <w:shd w:val="clear" w:color="auto" w:fill="E1DFDD"/>
    </w:rPr>
  </w:style>
  <w:style w:type="paragraph" w:customStyle="1" w:styleId="Revision1">
    <w:name w:val="Revision1"/>
    <w:hidden/>
    <w:uiPriority w:val="99"/>
    <w:semiHidden/>
    <w:qFormat/>
    <w:rPr>
      <w:rFonts w:ascii="Cambria" w:eastAsia="Cambria" w:hAnsi="Cambria" w:cs="Cambria"/>
      <w:sz w:val="22"/>
      <w:szCs w:val="22"/>
      <w:lang w:val="en"/>
    </w:rPr>
  </w:style>
  <w:style w:type="paragraph" w:styleId="Revision">
    <w:name w:val="Revision"/>
    <w:hidden/>
    <w:uiPriority w:val="99"/>
    <w:semiHidden/>
    <w:rsid w:val="005E7D58"/>
    <w:rPr>
      <w:rFonts w:ascii="Cambria" w:eastAsia="Cambria" w:hAnsi="Cambria" w:cs="Cambria"/>
      <w:sz w:val="22"/>
      <w:szCs w:val="22"/>
      <w:lang w:val="en"/>
    </w:rPr>
  </w:style>
  <w:style w:type="character" w:styleId="Hyperlink">
    <w:name w:val="Hyperlink"/>
    <w:basedOn w:val="DefaultParagraphFont"/>
    <w:uiPriority w:val="99"/>
    <w:semiHidden/>
    <w:unhideWhenUsed/>
    <w:rsid w:val="00EE28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418244">
      <w:bodyDiv w:val="1"/>
      <w:marLeft w:val="0"/>
      <w:marRight w:val="0"/>
      <w:marTop w:val="0"/>
      <w:marBottom w:val="0"/>
      <w:divBdr>
        <w:top w:val="none" w:sz="0" w:space="0" w:color="auto"/>
        <w:left w:val="none" w:sz="0" w:space="0" w:color="auto"/>
        <w:bottom w:val="none" w:sz="0" w:space="0" w:color="auto"/>
        <w:right w:val="none" w:sz="0" w:space="0" w:color="auto"/>
      </w:divBdr>
      <w:divsChild>
        <w:div w:id="1935090016">
          <w:marLeft w:val="0"/>
          <w:marRight w:val="0"/>
          <w:marTop w:val="0"/>
          <w:marBottom w:val="0"/>
          <w:divBdr>
            <w:top w:val="none" w:sz="0" w:space="0" w:color="auto"/>
            <w:left w:val="none" w:sz="0" w:space="0" w:color="auto"/>
            <w:bottom w:val="none" w:sz="0" w:space="0" w:color="auto"/>
            <w:right w:val="none" w:sz="0" w:space="0" w:color="auto"/>
          </w:divBdr>
          <w:divsChild>
            <w:div w:id="1731423948">
              <w:marLeft w:val="0"/>
              <w:marRight w:val="0"/>
              <w:marTop w:val="0"/>
              <w:marBottom w:val="0"/>
              <w:divBdr>
                <w:top w:val="none" w:sz="0" w:space="0" w:color="auto"/>
                <w:left w:val="none" w:sz="0" w:space="0" w:color="auto"/>
                <w:bottom w:val="none" w:sz="0" w:space="0" w:color="auto"/>
                <w:right w:val="none" w:sz="0" w:space="0" w:color="auto"/>
              </w:divBdr>
            </w:div>
            <w:div w:id="1111896420">
              <w:marLeft w:val="0"/>
              <w:marRight w:val="0"/>
              <w:marTop w:val="0"/>
              <w:marBottom w:val="0"/>
              <w:divBdr>
                <w:top w:val="none" w:sz="0" w:space="0" w:color="auto"/>
                <w:left w:val="none" w:sz="0" w:space="0" w:color="auto"/>
                <w:bottom w:val="none" w:sz="0" w:space="0" w:color="auto"/>
                <w:right w:val="none" w:sz="0" w:space="0" w:color="auto"/>
              </w:divBdr>
            </w:div>
            <w:div w:id="1793285065">
              <w:marLeft w:val="0"/>
              <w:marRight w:val="0"/>
              <w:marTop w:val="0"/>
              <w:marBottom w:val="0"/>
              <w:divBdr>
                <w:top w:val="none" w:sz="0" w:space="0" w:color="auto"/>
                <w:left w:val="none" w:sz="0" w:space="0" w:color="auto"/>
                <w:bottom w:val="none" w:sz="0" w:space="0" w:color="auto"/>
                <w:right w:val="none" w:sz="0" w:space="0" w:color="auto"/>
              </w:divBdr>
            </w:div>
            <w:div w:id="1295410530">
              <w:marLeft w:val="0"/>
              <w:marRight w:val="0"/>
              <w:marTop w:val="0"/>
              <w:marBottom w:val="0"/>
              <w:divBdr>
                <w:top w:val="none" w:sz="0" w:space="0" w:color="auto"/>
                <w:left w:val="none" w:sz="0" w:space="0" w:color="auto"/>
                <w:bottom w:val="none" w:sz="0" w:space="0" w:color="auto"/>
                <w:right w:val="none" w:sz="0" w:space="0" w:color="auto"/>
              </w:divBdr>
            </w:div>
            <w:div w:id="384720279">
              <w:marLeft w:val="0"/>
              <w:marRight w:val="0"/>
              <w:marTop w:val="0"/>
              <w:marBottom w:val="0"/>
              <w:divBdr>
                <w:top w:val="none" w:sz="0" w:space="0" w:color="auto"/>
                <w:left w:val="none" w:sz="0" w:space="0" w:color="auto"/>
                <w:bottom w:val="none" w:sz="0" w:space="0" w:color="auto"/>
                <w:right w:val="none" w:sz="0" w:space="0" w:color="auto"/>
              </w:divBdr>
            </w:div>
            <w:div w:id="2110200811">
              <w:marLeft w:val="0"/>
              <w:marRight w:val="0"/>
              <w:marTop w:val="0"/>
              <w:marBottom w:val="0"/>
              <w:divBdr>
                <w:top w:val="none" w:sz="0" w:space="0" w:color="auto"/>
                <w:left w:val="none" w:sz="0" w:space="0" w:color="auto"/>
                <w:bottom w:val="none" w:sz="0" w:space="0" w:color="auto"/>
                <w:right w:val="none" w:sz="0" w:space="0" w:color="auto"/>
              </w:divBdr>
            </w:div>
            <w:div w:id="672729066">
              <w:marLeft w:val="0"/>
              <w:marRight w:val="0"/>
              <w:marTop w:val="0"/>
              <w:marBottom w:val="0"/>
              <w:divBdr>
                <w:top w:val="none" w:sz="0" w:space="0" w:color="auto"/>
                <w:left w:val="none" w:sz="0" w:space="0" w:color="auto"/>
                <w:bottom w:val="none" w:sz="0" w:space="0" w:color="auto"/>
                <w:right w:val="none" w:sz="0" w:space="0" w:color="auto"/>
              </w:divBdr>
            </w:div>
            <w:div w:id="722363506">
              <w:marLeft w:val="0"/>
              <w:marRight w:val="0"/>
              <w:marTop w:val="0"/>
              <w:marBottom w:val="0"/>
              <w:divBdr>
                <w:top w:val="none" w:sz="0" w:space="0" w:color="auto"/>
                <w:left w:val="none" w:sz="0" w:space="0" w:color="auto"/>
                <w:bottom w:val="none" w:sz="0" w:space="0" w:color="auto"/>
                <w:right w:val="none" w:sz="0" w:space="0" w:color="auto"/>
              </w:divBdr>
            </w:div>
            <w:div w:id="118496895">
              <w:marLeft w:val="0"/>
              <w:marRight w:val="0"/>
              <w:marTop w:val="0"/>
              <w:marBottom w:val="0"/>
              <w:divBdr>
                <w:top w:val="none" w:sz="0" w:space="0" w:color="auto"/>
                <w:left w:val="none" w:sz="0" w:space="0" w:color="auto"/>
                <w:bottom w:val="none" w:sz="0" w:space="0" w:color="auto"/>
                <w:right w:val="none" w:sz="0" w:space="0" w:color="auto"/>
              </w:divBdr>
            </w:div>
            <w:div w:id="146241935">
              <w:marLeft w:val="0"/>
              <w:marRight w:val="0"/>
              <w:marTop w:val="0"/>
              <w:marBottom w:val="0"/>
              <w:divBdr>
                <w:top w:val="none" w:sz="0" w:space="0" w:color="auto"/>
                <w:left w:val="none" w:sz="0" w:space="0" w:color="auto"/>
                <w:bottom w:val="none" w:sz="0" w:space="0" w:color="auto"/>
                <w:right w:val="none" w:sz="0" w:space="0" w:color="auto"/>
              </w:divBdr>
            </w:div>
            <w:div w:id="453644804">
              <w:marLeft w:val="0"/>
              <w:marRight w:val="0"/>
              <w:marTop w:val="0"/>
              <w:marBottom w:val="0"/>
              <w:divBdr>
                <w:top w:val="none" w:sz="0" w:space="0" w:color="auto"/>
                <w:left w:val="none" w:sz="0" w:space="0" w:color="auto"/>
                <w:bottom w:val="none" w:sz="0" w:space="0" w:color="auto"/>
                <w:right w:val="none" w:sz="0" w:space="0" w:color="auto"/>
              </w:divBdr>
            </w:div>
            <w:div w:id="565576904">
              <w:marLeft w:val="0"/>
              <w:marRight w:val="0"/>
              <w:marTop w:val="0"/>
              <w:marBottom w:val="0"/>
              <w:divBdr>
                <w:top w:val="none" w:sz="0" w:space="0" w:color="auto"/>
                <w:left w:val="none" w:sz="0" w:space="0" w:color="auto"/>
                <w:bottom w:val="none" w:sz="0" w:space="0" w:color="auto"/>
                <w:right w:val="none" w:sz="0" w:space="0" w:color="auto"/>
              </w:divBdr>
            </w:div>
            <w:div w:id="8409631">
              <w:marLeft w:val="0"/>
              <w:marRight w:val="0"/>
              <w:marTop w:val="0"/>
              <w:marBottom w:val="0"/>
              <w:divBdr>
                <w:top w:val="none" w:sz="0" w:space="0" w:color="auto"/>
                <w:left w:val="none" w:sz="0" w:space="0" w:color="auto"/>
                <w:bottom w:val="none" w:sz="0" w:space="0" w:color="auto"/>
                <w:right w:val="none" w:sz="0" w:space="0" w:color="auto"/>
              </w:divBdr>
            </w:div>
            <w:div w:id="214002088">
              <w:marLeft w:val="0"/>
              <w:marRight w:val="0"/>
              <w:marTop w:val="0"/>
              <w:marBottom w:val="0"/>
              <w:divBdr>
                <w:top w:val="none" w:sz="0" w:space="0" w:color="auto"/>
                <w:left w:val="none" w:sz="0" w:space="0" w:color="auto"/>
                <w:bottom w:val="none" w:sz="0" w:space="0" w:color="auto"/>
                <w:right w:val="none" w:sz="0" w:space="0" w:color="auto"/>
              </w:divBdr>
            </w:div>
            <w:div w:id="161050179">
              <w:marLeft w:val="0"/>
              <w:marRight w:val="0"/>
              <w:marTop w:val="0"/>
              <w:marBottom w:val="0"/>
              <w:divBdr>
                <w:top w:val="none" w:sz="0" w:space="0" w:color="auto"/>
                <w:left w:val="none" w:sz="0" w:space="0" w:color="auto"/>
                <w:bottom w:val="none" w:sz="0" w:space="0" w:color="auto"/>
                <w:right w:val="none" w:sz="0" w:space="0" w:color="auto"/>
              </w:divBdr>
            </w:div>
            <w:div w:id="864294563">
              <w:marLeft w:val="0"/>
              <w:marRight w:val="0"/>
              <w:marTop w:val="0"/>
              <w:marBottom w:val="0"/>
              <w:divBdr>
                <w:top w:val="none" w:sz="0" w:space="0" w:color="auto"/>
                <w:left w:val="none" w:sz="0" w:space="0" w:color="auto"/>
                <w:bottom w:val="none" w:sz="0" w:space="0" w:color="auto"/>
                <w:right w:val="none" w:sz="0" w:space="0" w:color="auto"/>
              </w:divBdr>
            </w:div>
            <w:div w:id="13768841">
              <w:marLeft w:val="0"/>
              <w:marRight w:val="0"/>
              <w:marTop w:val="0"/>
              <w:marBottom w:val="0"/>
              <w:divBdr>
                <w:top w:val="none" w:sz="0" w:space="0" w:color="auto"/>
                <w:left w:val="none" w:sz="0" w:space="0" w:color="auto"/>
                <w:bottom w:val="none" w:sz="0" w:space="0" w:color="auto"/>
                <w:right w:val="none" w:sz="0" w:space="0" w:color="auto"/>
              </w:divBdr>
            </w:div>
            <w:div w:id="1228687177">
              <w:marLeft w:val="0"/>
              <w:marRight w:val="0"/>
              <w:marTop w:val="0"/>
              <w:marBottom w:val="0"/>
              <w:divBdr>
                <w:top w:val="none" w:sz="0" w:space="0" w:color="auto"/>
                <w:left w:val="none" w:sz="0" w:space="0" w:color="auto"/>
                <w:bottom w:val="none" w:sz="0" w:space="0" w:color="auto"/>
                <w:right w:val="none" w:sz="0" w:space="0" w:color="auto"/>
              </w:divBdr>
            </w:div>
            <w:div w:id="1516309461">
              <w:marLeft w:val="0"/>
              <w:marRight w:val="0"/>
              <w:marTop w:val="0"/>
              <w:marBottom w:val="0"/>
              <w:divBdr>
                <w:top w:val="none" w:sz="0" w:space="0" w:color="auto"/>
                <w:left w:val="none" w:sz="0" w:space="0" w:color="auto"/>
                <w:bottom w:val="none" w:sz="0" w:space="0" w:color="auto"/>
                <w:right w:val="none" w:sz="0" w:space="0" w:color="auto"/>
              </w:divBdr>
            </w:div>
            <w:div w:id="1906141702">
              <w:marLeft w:val="0"/>
              <w:marRight w:val="0"/>
              <w:marTop w:val="0"/>
              <w:marBottom w:val="0"/>
              <w:divBdr>
                <w:top w:val="none" w:sz="0" w:space="0" w:color="auto"/>
                <w:left w:val="none" w:sz="0" w:space="0" w:color="auto"/>
                <w:bottom w:val="none" w:sz="0" w:space="0" w:color="auto"/>
                <w:right w:val="none" w:sz="0" w:space="0" w:color="auto"/>
              </w:divBdr>
            </w:div>
            <w:div w:id="575743927">
              <w:marLeft w:val="0"/>
              <w:marRight w:val="0"/>
              <w:marTop w:val="0"/>
              <w:marBottom w:val="0"/>
              <w:divBdr>
                <w:top w:val="none" w:sz="0" w:space="0" w:color="auto"/>
                <w:left w:val="none" w:sz="0" w:space="0" w:color="auto"/>
                <w:bottom w:val="none" w:sz="0" w:space="0" w:color="auto"/>
                <w:right w:val="none" w:sz="0" w:space="0" w:color="auto"/>
              </w:divBdr>
            </w:div>
            <w:div w:id="819807331">
              <w:marLeft w:val="0"/>
              <w:marRight w:val="0"/>
              <w:marTop w:val="0"/>
              <w:marBottom w:val="0"/>
              <w:divBdr>
                <w:top w:val="none" w:sz="0" w:space="0" w:color="auto"/>
                <w:left w:val="none" w:sz="0" w:space="0" w:color="auto"/>
                <w:bottom w:val="none" w:sz="0" w:space="0" w:color="auto"/>
                <w:right w:val="none" w:sz="0" w:space="0" w:color="auto"/>
              </w:divBdr>
            </w:div>
            <w:div w:id="393087058">
              <w:marLeft w:val="0"/>
              <w:marRight w:val="0"/>
              <w:marTop w:val="0"/>
              <w:marBottom w:val="0"/>
              <w:divBdr>
                <w:top w:val="none" w:sz="0" w:space="0" w:color="auto"/>
                <w:left w:val="none" w:sz="0" w:space="0" w:color="auto"/>
                <w:bottom w:val="none" w:sz="0" w:space="0" w:color="auto"/>
                <w:right w:val="none" w:sz="0" w:space="0" w:color="auto"/>
              </w:divBdr>
            </w:div>
            <w:div w:id="1045176518">
              <w:marLeft w:val="0"/>
              <w:marRight w:val="0"/>
              <w:marTop w:val="0"/>
              <w:marBottom w:val="0"/>
              <w:divBdr>
                <w:top w:val="none" w:sz="0" w:space="0" w:color="auto"/>
                <w:left w:val="none" w:sz="0" w:space="0" w:color="auto"/>
                <w:bottom w:val="none" w:sz="0" w:space="0" w:color="auto"/>
                <w:right w:val="none" w:sz="0" w:space="0" w:color="auto"/>
              </w:divBdr>
            </w:div>
            <w:div w:id="1713917784">
              <w:marLeft w:val="0"/>
              <w:marRight w:val="0"/>
              <w:marTop w:val="0"/>
              <w:marBottom w:val="0"/>
              <w:divBdr>
                <w:top w:val="none" w:sz="0" w:space="0" w:color="auto"/>
                <w:left w:val="none" w:sz="0" w:space="0" w:color="auto"/>
                <w:bottom w:val="none" w:sz="0" w:space="0" w:color="auto"/>
                <w:right w:val="none" w:sz="0" w:space="0" w:color="auto"/>
              </w:divBdr>
            </w:div>
            <w:div w:id="294263489">
              <w:marLeft w:val="0"/>
              <w:marRight w:val="0"/>
              <w:marTop w:val="0"/>
              <w:marBottom w:val="0"/>
              <w:divBdr>
                <w:top w:val="none" w:sz="0" w:space="0" w:color="auto"/>
                <w:left w:val="none" w:sz="0" w:space="0" w:color="auto"/>
                <w:bottom w:val="none" w:sz="0" w:space="0" w:color="auto"/>
                <w:right w:val="none" w:sz="0" w:space="0" w:color="auto"/>
              </w:divBdr>
            </w:div>
            <w:div w:id="1658806820">
              <w:marLeft w:val="0"/>
              <w:marRight w:val="0"/>
              <w:marTop w:val="0"/>
              <w:marBottom w:val="0"/>
              <w:divBdr>
                <w:top w:val="none" w:sz="0" w:space="0" w:color="auto"/>
                <w:left w:val="none" w:sz="0" w:space="0" w:color="auto"/>
                <w:bottom w:val="none" w:sz="0" w:space="0" w:color="auto"/>
                <w:right w:val="none" w:sz="0" w:space="0" w:color="auto"/>
              </w:divBdr>
            </w:div>
            <w:div w:id="370957749">
              <w:marLeft w:val="0"/>
              <w:marRight w:val="0"/>
              <w:marTop w:val="0"/>
              <w:marBottom w:val="0"/>
              <w:divBdr>
                <w:top w:val="none" w:sz="0" w:space="0" w:color="auto"/>
                <w:left w:val="none" w:sz="0" w:space="0" w:color="auto"/>
                <w:bottom w:val="none" w:sz="0" w:space="0" w:color="auto"/>
                <w:right w:val="none" w:sz="0" w:space="0" w:color="auto"/>
              </w:divBdr>
            </w:div>
            <w:div w:id="437333847">
              <w:marLeft w:val="0"/>
              <w:marRight w:val="0"/>
              <w:marTop w:val="0"/>
              <w:marBottom w:val="0"/>
              <w:divBdr>
                <w:top w:val="none" w:sz="0" w:space="0" w:color="auto"/>
                <w:left w:val="none" w:sz="0" w:space="0" w:color="auto"/>
                <w:bottom w:val="none" w:sz="0" w:space="0" w:color="auto"/>
                <w:right w:val="none" w:sz="0" w:space="0" w:color="auto"/>
              </w:divBdr>
            </w:div>
            <w:div w:id="721826142">
              <w:marLeft w:val="0"/>
              <w:marRight w:val="0"/>
              <w:marTop w:val="0"/>
              <w:marBottom w:val="0"/>
              <w:divBdr>
                <w:top w:val="none" w:sz="0" w:space="0" w:color="auto"/>
                <w:left w:val="none" w:sz="0" w:space="0" w:color="auto"/>
                <w:bottom w:val="none" w:sz="0" w:space="0" w:color="auto"/>
                <w:right w:val="none" w:sz="0" w:space="0" w:color="auto"/>
              </w:divBdr>
            </w:div>
            <w:div w:id="2091926762">
              <w:marLeft w:val="0"/>
              <w:marRight w:val="0"/>
              <w:marTop w:val="0"/>
              <w:marBottom w:val="0"/>
              <w:divBdr>
                <w:top w:val="none" w:sz="0" w:space="0" w:color="auto"/>
                <w:left w:val="none" w:sz="0" w:space="0" w:color="auto"/>
                <w:bottom w:val="none" w:sz="0" w:space="0" w:color="auto"/>
                <w:right w:val="none" w:sz="0" w:space="0" w:color="auto"/>
              </w:divBdr>
            </w:div>
            <w:div w:id="1474447859">
              <w:marLeft w:val="0"/>
              <w:marRight w:val="0"/>
              <w:marTop w:val="0"/>
              <w:marBottom w:val="0"/>
              <w:divBdr>
                <w:top w:val="none" w:sz="0" w:space="0" w:color="auto"/>
                <w:left w:val="none" w:sz="0" w:space="0" w:color="auto"/>
                <w:bottom w:val="none" w:sz="0" w:space="0" w:color="auto"/>
                <w:right w:val="none" w:sz="0" w:space="0" w:color="auto"/>
              </w:divBdr>
            </w:div>
            <w:div w:id="302395643">
              <w:marLeft w:val="0"/>
              <w:marRight w:val="0"/>
              <w:marTop w:val="0"/>
              <w:marBottom w:val="0"/>
              <w:divBdr>
                <w:top w:val="none" w:sz="0" w:space="0" w:color="auto"/>
                <w:left w:val="none" w:sz="0" w:space="0" w:color="auto"/>
                <w:bottom w:val="none" w:sz="0" w:space="0" w:color="auto"/>
                <w:right w:val="none" w:sz="0" w:space="0" w:color="auto"/>
              </w:divBdr>
            </w:div>
            <w:div w:id="645203614">
              <w:marLeft w:val="0"/>
              <w:marRight w:val="0"/>
              <w:marTop w:val="0"/>
              <w:marBottom w:val="0"/>
              <w:divBdr>
                <w:top w:val="none" w:sz="0" w:space="0" w:color="auto"/>
                <w:left w:val="none" w:sz="0" w:space="0" w:color="auto"/>
                <w:bottom w:val="none" w:sz="0" w:space="0" w:color="auto"/>
                <w:right w:val="none" w:sz="0" w:space="0" w:color="auto"/>
              </w:divBdr>
            </w:div>
            <w:div w:id="1982733908">
              <w:marLeft w:val="0"/>
              <w:marRight w:val="0"/>
              <w:marTop w:val="0"/>
              <w:marBottom w:val="0"/>
              <w:divBdr>
                <w:top w:val="none" w:sz="0" w:space="0" w:color="auto"/>
                <w:left w:val="none" w:sz="0" w:space="0" w:color="auto"/>
                <w:bottom w:val="none" w:sz="0" w:space="0" w:color="auto"/>
                <w:right w:val="none" w:sz="0" w:space="0" w:color="auto"/>
              </w:divBdr>
            </w:div>
            <w:div w:id="106855760">
              <w:marLeft w:val="0"/>
              <w:marRight w:val="0"/>
              <w:marTop w:val="0"/>
              <w:marBottom w:val="0"/>
              <w:divBdr>
                <w:top w:val="none" w:sz="0" w:space="0" w:color="auto"/>
                <w:left w:val="none" w:sz="0" w:space="0" w:color="auto"/>
                <w:bottom w:val="none" w:sz="0" w:space="0" w:color="auto"/>
                <w:right w:val="none" w:sz="0" w:space="0" w:color="auto"/>
              </w:divBdr>
            </w:div>
            <w:div w:id="221675182">
              <w:marLeft w:val="0"/>
              <w:marRight w:val="0"/>
              <w:marTop w:val="0"/>
              <w:marBottom w:val="0"/>
              <w:divBdr>
                <w:top w:val="none" w:sz="0" w:space="0" w:color="auto"/>
                <w:left w:val="none" w:sz="0" w:space="0" w:color="auto"/>
                <w:bottom w:val="none" w:sz="0" w:space="0" w:color="auto"/>
                <w:right w:val="none" w:sz="0" w:space="0" w:color="auto"/>
              </w:divBdr>
            </w:div>
            <w:div w:id="189345125">
              <w:marLeft w:val="0"/>
              <w:marRight w:val="0"/>
              <w:marTop w:val="0"/>
              <w:marBottom w:val="0"/>
              <w:divBdr>
                <w:top w:val="none" w:sz="0" w:space="0" w:color="auto"/>
                <w:left w:val="none" w:sz="0" w:space="0" w:color="auto"/>
                <w:bottom w:val="none" w:sz="0" w:space="0" w:color="auto"/>
                <w:right w:val="none" w:sz="0" w:space="0" w:color="auto"/>
              </w:divBdr>
            </w:div>
            <w:div w:id="2145854605">
              <w:marLeft w:val="0"/>
              <w:marRight w:val="0"/>
              <w:marTop w:val="0"/>
              <w:marBottom w:val="0"/>
              <w:divBdr>
                <w:top w:val="none" w:sz="0" w:space="0" w:color="auto"/>
                <w:left w:val="none" w:sz="0" w:space="0" w:color="auto"/>
                <w:bottom w:val="none" w:sz="0" w:space="0" w:color="auto"/>
                <w:right w:val="none" w:sz="0" w:space="0" w:color="auto"/>
              </w:divBdr>
            </w:div>
            <w:div w:id="939339623">
              <w:marLeft w:val="0"/>
              <w:marRight w:val="0"/>
              <w:marTop w:val="0"/>
              <w:marBottom w:val="0"/>
              <w:divBdr>
                <w:top w:val="none" w:sz="0" w:space="0" w:color="auto"/>
                <w:left w:val="none" w:sz="0" w:space="0" w:color="auto"/>
                <w:bottom w:val="none" w:sz="0" w:space="0" w:color="auto"/>
                <w:right w:val="none" w:sz="0" w:space="0" w:color="auto"/>
              </w:divBdr>
            </w:div>
            <w:div w:id="327943525">
              <w:marLeft w:val="0"/>
              <w:marRight w:val="0"/>
              <w:marTop w:val="0"/>
              <w:marBottom w:val="0"/>
              <w:divBdr>
                <w:top w:val="none" w:sz="0" w:space="0" w:color="auto"/>
                <w:left w:val="none" w:sz="0" w:space="0" w:color="auto"/>
                <w:bottom w:val="none" w:sz="0" w:space="0" w:color="auto"/>
                <w:right w:val="none" w:sz="0" w:space="0" w:color="auto"/>
              </w:divBdr>
            </w:div>
            <w:div w:id="92435061">
              <w:marLeft w:val="0"/>
              <w:marRight w:val="0"/>
              <w:marTop w:val="0"/>
              <w:marBottom w:val="0"/>
              <w:divBdr>
                <w:top w:val="none" w:sz="0" w:space="0" w:color="auto"/>
                <w:left w:val="none" w:sz="0" w:space="0" w:color="auto"/>
                <w:bottom w:val="none" w:sz="0" w:space="0" w:color="auto"/>
                <w:right w:val="none" w:sz="0" w:space="0" w:color="auto"/>
              </w:divBdr>
            </w:div>
            <w:div w:id="621765564">
              <w:marLeft w:val="0"/>
              <w:marRight w:val="0"/>
              <w:marTop w:val="0"/>
              <w:marBottom w:val="0"/>
              <w:divBdr>
                <w:top w:val="none" w:sz="0" w:space="0" w:color="auto"/>
                <w:left w:val="none" w:sz="0" w:space="0" w:color="auto"/>
                <w:bottom w:val="none" w:sz="0" w:space="0" w:color="auto"/>
                <w:right w:val="none" w:sz="0" w:space="0" w:color="auto"/>
              </w:divBdr>
            </w:div>
            <w:div w:id="1180504785">
              <w:marLeft w:val="0"/>
              <w:marRight w:val="0"/>
              <w:marTop w:val="0"/>
              <w:marBottom w:val="0"/>
              <w:divBdr>
                <w:top w:val="none" w:sz="0" w:space="0" w:color="auto"/>
                <w:left w:val="none" w:sz="0" w:space="0" w:color="auto"/>
                <w:bottom w:val="none" w:sz="0" w:space="0" w:color="auto"/>
                <w:right w:val="none" w:sz="0" w:space="0" w:color="auto"/>
              </w:divBdr>
            </w:div>
            <w:div w:id="1884442871">
              <w:marLeft w:val="0"/>
              <w:marRight w:val="0"/>
              <w:marTop w:val="0"/>
              <w:marBottom w:val="0"/>
              <w:divBdr>
                <w:top w:val="none" w:sz="0" w:space="0" w:color="auto"/>
                <w:left w:val="none" w:sz="0" w:space="0" w:color="auto"/>
                <w:bottom w:val="none" w:sz="0" w:space="0" w:color="auto"/>
                <w:right w:val="none" w:sz="0" w:space="0" w:color="auto"/>
              </w:divBdr>
            </w:div>
            <w:div w:id="706806017">
              <w:marLeft w:val="0"/>
              <w:marRight w:val="0"/>
              <w:marTop w:val="0"/>
              <w:marBottom w:val="0"/>
              <w:divBdr>
                <w:top w:val="none" w:sz="0" w:space="0" w:color="auto"/>
                <w:left w:val="none" w:sz="0" w:space="0" w:color="auto"/>
                <w:bottom w:val="none" w:sz="0" w:space="0" w:color="auto"/>
                <w:right w:val="none" w:sz="0" w:space="0" w:color="auto"/>
              </w:divBdr>
            </w:div>
            <w:div w:id="204830148">
              <w:marLeft w:val="0"/>
              <w:marRight w:val="0"/>
              <w:marTop w:val="0"/>
              <w:marBottom w:val="0"/>
              <w:divBdr>
                <w:top w:val="none" w:sz="0" w:space="0" w:color="auto"/>
                <w:left w:val="none" w:sz="0" w:space="0" w:color="auto"/>
                <w:bottom w:val="none" w:sz="0" w:space="0" w:color="auto"/>
                <w:right w:val="none" w:sz="0" w:space="0" w:color="auto"/>
              </w:divBdr>
            </w:div>
            <w:div w:id="2145926539">
              <w:marLeft w:val="0"/>
              <w:marRight w:val="0"/>
              <w:marTop w:val="0"/>
              <w:marBottom w:val="0"/>
              <w:divBdr>
                <w:top w:val="none" w:sz="0" w:space="0" w:color="auto"/>
                <w:left w:val="none" w:sz="0" w:space="0" w:color="auto"/>
                <w:bottom w:val="none" w:sz="0" w:space="0" w:color="auto"/>
                <w:right w:val="none" w:sz="0" w:space="0" w:color="auto"/>
              </w:divBdr>
            </w:div>
            <w:div w:id="155344255">
              <w:marLeft w:val="0"/>
              <w:marRight w:val="0"/>
              <w:marTop w:val="0"/>
              <w:marBottom w:val="0"/>
              <w:divBdr>
                <w:top w:val="none" w:sz="0" w:space="0" w:color="auto"/>
                <w:left w:val="none" w:sz="0" w:space="0" w:color="auto"/>
                <w:bottom w:val="none" w:sz="0" w:space="0" w:color="auto"/>
                <w:right w:val="none" w:sz="0" w:space="0" w:color="auto"/>
              </w:divBdr>
            </w:div>
            <w:div w:id="2144958258">
              <w:marLeft w:val="0"/>
              <w:marRight w:val="0"/>
              <w:marTop w:val="0"/>
              <w:marBottom w:val="0"/>
              <w:divBdr>
                <w:top w:val="none" w:sz="0" w:space="0" w:color="auto"/>
                <w:left w:val="none" w:sz="0" w:space="0" w:color="auto"/>
                <w:bottom w:val="none" w:sz="0" w:space="0" w:color="auto"/>
                <w:right w:val="none" w:sz="0" w:space="0" w:color="auto"/>
              </w:divBdr>
            </w:div>
            <w:div w:id="1782795384">
              <w:marLeft w:val="0"/>
              <w:marRight w:val="0"/>
              <w:marTop w:val="0"/>
              <w:marBottom w:val="0"/>
              <w:divBdr>
                <w:top w:val="none" w:sz="0" w:space="0" w:color="auto"/>
                <w:left w:val="none" w:sz="0" w:space="0" w:color="auto"/>
                <w:bottom w:val="none" w:sz="0" w:space="0" w:color="auto"/>
                <w:right w:val="none" w:sz="0" w:space="0" w:color="auto"/>
              </w:divBdr>
            </w:div>
            <w:div w:id="1124694635">
              <w:marLeft w:val="0"/>
              <w:marRight w:val="0"/>
              <w:marTop w:val="0"/>
              <w:marBottom w:val="0"/>
              <w:divBdr>
                <w:top w:val="none" w:sz="0" w:space="0" w:color="auto"/>
                <w:left w:val="none" w:sz="0" w:space="0" w:color="auto"/>
                <w:bottom w:val="none" w:sz="0" w:space="0" w:color="auto"/>
                <w:right w:val="none" w:sz="0" w:space="0" w:color="auto"/>
              </w:divBdr>
            </w:div>
            <w:div w:id="51320269">
              <w:marLeft w:val="0"/>
              <w:marRight w:val="0"/>
              <w:marTop w:val="0"/>
              <w:marBottom w:val="0"/>
              <w:divBdr>
                <w:top w:val="none" w:sz="0" w:space="0" w:color="auto"/>
                <w:left w:val="none" w:sz="0" w:space="0" w:color="auto"/>
                <w:bottom w:val="none" w:sz="0" w:space="0" w:color="auto"/>
                <w:right w:val="none" w:sz="0" w:space="0" w:color="auto"/>
              </w:divBdr>
            </w:div>
            <w:div w:id="1525286885">
              <w:marLeft w:val="0"/>
              <w:marRight w:val="0"/>
              <w:marTop w:val="0"/>
              <w:marBottom w:val="0"/>
              <w:divBdr>
                <w:top w:val="none" w:sz="0" w:space="0" w:color="auto"/>
                <w:left w:val="none" w:sz="0" w:space="0" w:color="auto"/>
                <w:bottom w:val="none" w:sz="0" w:space="0" w:color="auto"/>
                <w:right w:val="none" w:sz="0" w:space="0" w:color="auto"/>
              </w:divBdr>
            </w:div>
            <w:div w:id="1402559734">
              <w:marLeft w:val="0"/>
              <w:marRight w:val="0"/>
              <w:marTop w:val="0"/>
              <w:marBottom w:val="0"/>
              <w:divBdr>
                <w:top w:val="none" w:sz="0" w:space="0" w:color="auto"/>
                <w:left w:val="none" w:sz="0" w:space="0" w:color="auto"/>
                <w:bottom w:val="none" w:sz="0" w:space="0" w:color="auto"/>
                <w:right w:val="none" w:sz="0" w:space="0" w:color="auto"/>
              </w:divBdr>
            </w:div>
            <w:div w:id="1543597400">
              <w:marLeft w:val="0"/>
              <w:marRight w:val="0"/>
              <w:marTop w:val="0"/>
              <w:marBottom w:val="0"/>
              <w:divBdr>
                <w:top w:val="none" w:sz="0" w:space="0" w:color="auto"/>
                <w:left w:val="none" w:sz="0" w:space="0" w:color="auto"/>
                <w:bottom w:val="none" w:sz="0" w:space="0" w:color="auto"/>
                <w:right w:val="none" w:sz="0" w:space="0" w:color="auto"/>
              </w:divBdr>
            </w:div>
            <w:div w:id="32850508">
              <w:marLeft w:val="0"/>
              <w:marRight w:val="0"/>
              <w:marTop w:val="0"/>
              <w:marBottom w:val="0"/>
              <w:divBdr>
                <w:top w:val="none" w:sz="0" w:space="0" w:color="auto"/>
                <w:left w:val="none" w:sz="0" w:space="0" w:color="auto"/>
                <w:bottom w:val="none" w:sz="0" w:space="0" w:color="auto"/>
                <w:right w:val="none" w:sz="0" w:space="0" w:color="auto"/>
              </w:divBdr>
            </w:div>
            <w:div w:id="1843663475">
              <w:marLeft w:val="0"/>
              <w:marRight w:val="0"/>
              <w:marTop w:val="0"/>
              <w:marBottom w:val="0"/>
              <w:divBdr>
                <w:top w:val="none" w:sz="0" w:space="0" w:color="auto"/>
                <w:left w:val="none" w:sz="0" w:space="0" w:color="auto"/>
                <w:bottom w:val="none" w:sz="0" w:space="0" w:color="auto"/>
                <w:right w:val="none" w:sz="0" w:space="0" w:color="auto"/>
              </w:divBdr>
            </w:div>
            <w:div w:id="1673727647">
              <w:marLeft w:val="0"/>
              <w:marRight w:val="0"/>
              <w:marTop w:val="0"/>
              <w:marBottom w:val="0"/>
              <w:divBdr>
                <w:top w:val="none" w:sz="0" w:space="0" w:color="auto"/>
                <w:left w:val="none" w:sz="0" w:space="0" w:color="auto"/>
                <w:bottom w:val="none" w:sz="0" w:space="0" w:color="auto"/>
                <w:right w:val="none" w:sz="0" w:space="0" w:color="auto"/>
              </w:divBdr>
            </w:div>
            <w:div w:id="1805464689">
              <w:marLeft w:val="0"/>
              <w:marRight w:val="0"/>
              <w:marTop w:val="0"/>
              <w:marBottom w:val="0"/>
              <w:divBdr>
                <w:top w:val="none" w:sz="0" w:space="0" w:color="auto"/>
                <w:left w:val="none" w:sz="0" w:space="0" w:color="auto"/>
                <w:bottom w:val="none" w:sz="0" w:space="0" w:color="auto"/>
                <w:right w:val="none" w:sz="0" w:space="0" w:color="auto"/>
              </w:divBdr>
            </w:div>
            <w:div w:id="1492020891">
              <w:marLeft w:val="0"/>
              <w:marRight w:val="0"/>
              <w:marTop w:val="0"/>
              <w:marBottom w:val="0"/>
              <w:divBdr>
                <w:top w:val="none" w:sz="0" w:space="0" w:color="auto"/>
                <w:left w:val="none" w:sz="0" w:space="0" w:color="auto"/>
                <w:bottom w:val="none" w:sz="0" w:space="0" w:color="auto"/>
                <w:right w:val="none" w:sz="0" w:space="0" w:color="auto"/>
              </w:divBdr>
            </w:div>
            <w:div w:id="1778284702">
              <w:marLeft w:val="0"/>
              <w:marRight w:val="0"/>
              <w:marTop w:val="0"/>
              <w:marBottom w:val="0"/>
              <w:divBdr>
                <w:top w:val="none" w:sz="0" w:space="0" w:color="auto"/>
                <w:left w:val="none" w:sz="0" w:space="0" w:color="auto"/>
                <w:bottom w:val="none" w:sz="0" w:space="0" w:color="auto"/>
                <w:right w:val="none" w:sz="0" w:space="0" w:color="auto"/>
              </w:divBdr>
            </w:div>
            <w:div w:id="2129736284">
              <w:marLeft w:val="0"/>
              <w:marRight w:val="0"/>
              <w:marTop w:val="0"/>
              <w:marBottom w:val="0"/>
              <w:divBdr>
                <w:top w:val="none" w:sz="0" w:space="0" w:color="auto"/>
                <w:left w:val="none" w:sz="0" w:space="0" w:color="auto"/>
                <w:bottom w:val="none" w:sz="0" w:space="0" w:color="auto"/>
                <w:right w:val="none" w:sz="0" w:space="0" w:color="auto"/>
              </w:divBdr>
            </w:div>
            <w:div w:id="2094084441">
              <w:marLeft w:val="0"/>
              <w:marRight w:val="0"/>
              <w:marTop w:val="0"/>
              <w:marBottom w:val="0"/>
              <w:divBdr>
                <w:top w:val="none" w:sz="0" w:space="0" w:color="auto"/>
                <w:left w:val="none" w:sz="0" w:space="0" w:color="auto"/>
                <w:bottom w:val="none" w:sz="0" w:space="0" w:color="auto"/>
                <w:right w:val="none" w:sz="0" w:space="0" w:color="auto"/>
              </w:divBdr>
            </w:div>
            <w:div w:id="773405589">
              <w:marLeft w:val="0"/>
              <w:marRight w:val="0"/>
              <w:marTop w:val="0"/>
              <w:marBottom w:val="0"/>
              <w:divBdr>
                <w:top w:val="none" w:sz="0" w:space="0" w:color="auto"/>
                <w:left w:val="none" w:sz="0" w:space="0" w:color="auto"/>
                <w:bottom w:val="none" w:sz="0" w:space="0" w:color="auto"/>
                <w:right w:val="none" w:sz="0" w:space="0" w:color="auto"/>
              </w:divBdr>
            </w:div>
            <w:div w:id="1472282656">
              <w:marLeft w:val="0"/>
              <w:marRight w:val="0"/>
              <w:marTop w:val="0"/>
              <w:marBottom w:val="0"/>
              <w:divBdr>
                <w:top w:val="none" w:sz="0" w:space="0" w:color="auto"/>
                <w:left w:val="none" w:sz="0" w:space="0" w:color="auto"/>
                <w:bottom w:val="none" w:sz="0" w:space="0" w:color="auto"/>
                <w:right w:val="none" w:sz="0" w:space="0" w:color="auto"/>
              </w:divBdr>
            </w:div>
            <w:div w:id="505480646">
              <w:marLeft w:val="0"/>
              <w:marRight w:val="0"/>
              <w:marTop w:val="0"/>
              <w:marBottom w:val="0"/>
              <w:divBdr>
                <w:top w:val="none" w:sz="0" w:space="0" w:color="auto"/>
                <w:left w:val="none" w:sz="0" w:space="0" w:color="auto"/>
                <w:bottom w:val="none" w:sz="0" w:space="0" w:color="auto"/>
                <w:right w:val="none" w:sz="0" w:space="0" w:color="auto"/>
              </w:divBdr>
            </w:div>
            <w:div w:id="2065641239">
              <w:marLeft w:val="0"/>
              <w:marRight w:val="0"/>
              <w:marTop w:val="0"/>
              <w:marBottom w:val="0"/>
              <w:divBdr>
                <w:top w:val="none" w:sz="0" w:space="0" w:color="auto"/>
                <w:left w:val="none" w:sz="0" w:space="0" w:color="auto"/>
                <w:bottom w:val="none" w:sz="0" w:space="0" w:color="auto"/>
                <w:right w:val="none" w:sz="0" w:space="0" w:color="auto"/>
              </w:divBdr>
            </w:div>
            <w:div w:id="638220382">
              <w:marLeft w:val="0"/>
              <w:marRight w:val="0"/>
              <w:marTop w:val="0"/>
              <w:marBottom w:val="0"/>
              <w:divBdr>
                <w:top w:val="none" w:sz="0" w:space="0" w:color="auto"/>
                <w:left w:val="none" w:sz="0" w:space="0" w:color="auto"/>
                <w:bottom w:val="none" w:sz="0" w:space="0" w:color="auto"/>
                <w:right w:val="none" w:sz="0" w:space="0" w:color="auto"/>
              </w:divBdr>
            </w:div>
            <w:div w:id="1563979122">
              <w:marLeft w:val="0"/>
              <w:marRight w:val="0"/>
              <w:marTop w:val="0"/>
              <w:marBottom w:val="0"/>
              <w:divBdr>
                <w:top w:val="none" w:sz="0" w:space="0" w:color="auto"/>
                <w:left w:val="none" w:sz="0" w:space="0" w:color="auto"/>
                <w:bottom w:val="none" w:sz="0" w:space="0" w:color="auto"/>
                <w:right w:val="none" w:sz="0" w:space="0" w:color="auto"/>
              </w:divBdr>
            </w:div>
            <w:div w:id="1535077168">
              <w:marLeft w:val="0"/>
              <w:marRight w:val="0"/>
              <w:marTop w:val="0"/>
              <w:marBottom w:val="0"/>
              <w:divBdr>
                <w:top w:val="none" w:sz="0" w:space="0" w:color="auto"/>
                <w:left w:val="none" w:sz="0" w:space="0" w:color="auto"/>
                <w:bottom w:val="none" w:sz="0" w:space="0" w:color="auto"/>
                <w:right w:val="none" w:sz="0" w:space="0" w:color="auto"/>
              </w:divBdr>
            </w:div>
            <w:div w:id="876969024">
              <w:marLeft w:val="0"/>
              <w:marRight w:val="0"/>
              <w:marTop w:val="0"/>
              <w:marBottom w:val="0"/>
              <w:divBdr>
                <w:top w:val="none" w:sz="0" w:space="0" w:color="auto"/>
                <w:left w:val="none" w:sz="0" w:space="0" w:color="auto"/>
                <w:bottom w:val="none" w:sz="0" w:space="0" w:color="auto"/>
                <w:right w:val="none" w:sz="0" w:space="0" w:color="auto"/>
              </w:divBdr>
            </w:div>
            <w:div w:id="1035741392">
              <w:marLeft w:val="0"/>
              <w:marRight w:val="0"/>
              <w:marTop w:val="0"/>
              <w:marBottom w:val="0"/>
              <w:divBdr>
                <w:top w:val="none" w:sz="0" w:space="0" w:color="auto"/>
                <w:left w:val="none" w:sz="0" w:space="0" w:color="auto"/>
                <w:bottom w:val="none" w:sz="0" w:space="0" w:color="auto"/>
                <w:right w:val="none" w:sz="0" w:space="0" w:color="auto"/>
              </w:divBdr>
            </w:div>
            <w:div w:id="1297875012">
              <w:marLeft w:val="0"/>
              <w:marRight w:val="0"/>
              <w:marTop w:val="0"/>
              <w:marBottom w:val="0"/>
              <w:divBdr>
                <w:top w:val="none" w:sz="0" w:space="0" w:color="auto"/>
                <w:left w:val="none" w:sz="0" w:space="0" w:color="auto"/>
                <w:bottom w:val="none" w:sz="0" w:space="0" w:color="auto"/>
                <w:right w:val="none" w:sz="0" w:space="0" w:color="auto"/>
              </w:divBdr>
            </w:div>
            <w:div w:id="767042709">
              <w:marLeft w:val="0"/>
              <w:marRight w:val="0"/>
              <w:marTop w:val="0"/>
              <w:marBottom w:val="0"/>
              <w:divBdr>
                <w:top w:val="none" w:sz="0" w:space="0" w:color="auto"/>
                <w:left w:val="none" w:sz="0" w:space="0" w:color="auto"/>
                <w:bottom w:val="none" w:sz="0" w:space="0" w:color="auto"/>
                <w:right w:val="none" w:sz="0" w:space="0" w:color="auto"/>
              </w:divBdr>
            </w:div>
            <w:div w:id="1769735541">
              <w:marLeft w:val="0"/>
              <w:marRight w:val="0"/>
              <w:marTop w:val="0"/>
              <w:marBottom w:val="0"/>
              <w:divBdr>
                <w:top w:val="none" w:sz="0" w:space="0" w:color="auto"/>
                <w:left w:val="none" w:sz="0" w:space="0" w:color="auto"/>
                <w:bottom w:val="none" w:sz="0" w:space="0" w:color="auto"/>
                <w:right w:val="none" w:sz="0" w:space="0" w:color="auto"/>
              </w:divBdr>
            </w:div>
            <w:div w:id="1736197734">
              <w:marLeft w:val="0"/>
              <w:marRight w:val="0"/>
              <w:marTop w:val="0"/>
              <w:marBottom w:val="0"/>
              <w:divBdr>
                <w:top w:val="none" w:sz="0" w:space="0" w:color="auto"/>
                <w:left w:val="none" w:sz="0" w:space="0" w:color="auto"/>
                <w:bottom w:val="none" w:sz="0" w:space="0" w:color="auto"/>
                <w:right w:val="none" w:sz="0" w:space="0" w:color="auto"/>
              </w:divBdr>
            </w:div>
            <w:div w:id="1519078090">
              <w:marLeft w:val="0"/>
              <w:marRight w:val="0"/>
              <w:marTop w:val="0"/>
              <w:marBottom w:val="0"/>
              <w:divBdr>
                <w:top w:val="none" w:sz="0" w:space="0" w:color="auto"/>
                <w:left w:val="none" w:sz="0" w:space="0" w:color="auto"/>
                <w:bottom w:val="none" w:sz="0" w:space="0" w:color="auto"/>
                <w:right w:val="none" w:sz="0" w:space="0" w:color="auto"/>
              </w:divBdr>
            </w:div>
            <w:div w:id="942347582">
              <w:marLeft w:val="0"/>
              <w:marRight w:val="0"/>
              <w:marTop w:val="0"/>
              <w:marBottom w:val="0"/>
              <w:divBdr>
                <w:top w:val="none" w:sz="0" w:space="0" w:color="auto"/>
                <w:left w:val="none" w:sz="0" w:space="0" w:color="auto"/>
                <w:bottom w:val="none" w:sz="0" w:space="0" w:color="auto"/>
                <w:right w:val="none" w:sz="0" w:space="0" w:color="auto"/>
              </w:divBdr>
            </w:div>
            <w:div w:id="1754736593">
              <w:marLeft w:val="0"/>
              <w:marRight w:val="0"/>
              <w:marTop w:val="0"/>
              <w:marBottom w:val="0"/>
              <w:divBdr>
                <w:top w:val="none" w:sz="0" w:space="0" w:color="auto"/>
                <w:left w:val="none" w:sz="0" w:space="0" w:color="auto"/>
                <w:bottom w:val="none" w:sz="0" w:space="0" w:color="auto"/>
                <w:right w:val="none" w:sz="0" w:space="0" w:color="auto"/>
              </w:divBdr>
            </w:div>
            <w:div w:id="2139297000">
              <w:marLeft w:val="0"/>
              <w:marRight w:val="0"/>
              <w:marTop w:val="0"/>
              <w:marBottom w:val="0"/>
              <w:divBdr>
                <w:top w:val="none" w:sz="0" w:space="0" w:color="auto"/>
                <w:left w:val="none" w:sz="0" w:space="0" w:color="auto"/>
                <w:bottom w:val="none" w:sz="0" w:space="0" w:color="auto"/>
                <w:right w:val="none" w:sz="0" w:space="0" w:color="auto"/>
              </w:divBdr>
            </w:div>
            <w:div w:id="271086908">
              <w:marLeft w:val="0"/>
              <w:marRight w:val="0"/>
              <w:marTop w:val="0"/>
              <w:marBottom w:val="0"/>
              <w:divBdr>
                <w:top w:val="none" w:sz="0" w:space="0" w:color="auto"/>
                <w:left w:val="none" w:sz="0" w:space="0" w:color="auto"/>
                <w:bottom w:val="none" w:sz="0" w:space="0" w:color="auto"/>
                <w:right w:val="none" w:sz="0" w:space="0" w:color="auto"/>
              </w:divBdr>
            </w:div>
            <w:div w:id="433402428">
              <w:marLeft w:val="0"/>
              <w:marRight w:val="0"/>
              <w:marTop w:val="0"/>
              <w:marBottom w:val="0"/>
              <w:divBdr>
                <w:top w:val="none" w:sz="0" w:space="0" w:color="auto"/>
                <w:left w:val="none" w:sz="0" w:space="0" w:color="auto"/>
                <w:bottom w:val="none" w:sz="0" w:space="0" w:color="auto"/>
                <w:right w:val="none" w:sz="0" w:space="0" w:color="auto"/>
              </w:divBdr>
            </w:div>
            <w:div w:id="1276672367">
              <w:marLeft w:val="0"/>
              <w:marRight w:val="0"/>
              <w:marTop w:val="0"/>
              <w:marBottom w:val="0"/>
              <w:divBdr>
                <w:top w:val="none" w:sz="0" w:space="0" w:color="auto"/>
                <w:left w:val="none" w:sz="0" w:space="0" w:color="auto"/>
                <w:bottom w:val="none" w:sz="0" w:space="0" w:color="auto"/>
                <w:right w:val="none" w:sz="0" w:space="0" w:color="auto"/>
              </w:divBdr>
            </w:div>
            <w:div w:id="962538619">
              <w:marLeft w:val="0"/>
              <w:marRight w:val="0"/>
              <w:marTop w:val="0"/>
              <w:marBottom w:val="0"/>
              <w:divBdr>
                <w:top w:val="none" w:sz="0" w:space="0" w:color="auto"/>
                <w:left w:val="none" w:sz="0" w:space="0" w:color="auto"/>
                <w:bottom w:val="none" w:sz="0" w:space="0" w:color="auto"/>
                <w:right w:val="none" w:sz="0" w:space="0" w:color="auto"/>
              </w:divBdr>
            </w:div>
            <w:div w:id="1950702287">
              <w:marLeft w:val="0"/>
              <w:marRight w:val="0"/>
              <w:marTop w:val="0"/>
              <w:marBottom w:val="0"/>
              <w:divBdr>
                <w:top w:val="none" w:sz="0" w:space="0" w:color="auto"/>
                <w:left w:val="none" w:sz="0" w:space="0" w:color="auto"/>
                <w:bottom w:val="none" w:sz="0" w:space="0" w:color="auto"/>
                <w:right w:val="none" w:sz="0" w:space="0" w:color="auto"/>
              </w:divBdr>
            </w:div>
            <w:div w:id="1748262350">
              <w:marLeft w:val="0"/>
              <w:marRight w:val="0"/>
              <w:marTop w:val="0"/>
              <w:marBottom w:val="0"/>
              <w:divBdr>
                <w:top w:val="none" w:sz="0" w:space="0" w:color="auto"/>
                <w:left w:val="none" w:sz="0" w:space="0" w:color="auto"/>
                <w:bottom w:val="none" w:sz="0" w:space="0" w:color="auto"/>
                <w:right w:val="none" w:sz="0" w:space="0" w:color="auto"/>
              </w:divBdr>
            </w:div>
            <w:div w:id="1196622590">
              <w:marLeft w:val="0"/>
              <w:marRight w:val="0"/>
              <w:marTop w:val="0"/>
              <w:marBottom w:val="0"/>
              <w:divBdr>
                <w:top w:val="none" w:sz="0" w:space="0" w:color="auto"/>
                <w:left w:val="none" w:sz="0" w:space="0" w:color="auto"/>
                <w:bottom w:val="none" w:sz="0" w:space="0" w:color="auto"/>
                <w:right w:val="none" w:sz="0" w:space="0" w:color="auto"/>
              </w:divBdr>
            </w:div>
            <w:div w:id="1292596785">
              <w:marLeft w:val="0"/>
              <w:marRight w:val="0"/>
              <w:marTop w:val="0"/>
              <w:marBottom w:val="0"/>
              <w:divBdr>
                <w:top w:val="none" w:sz="0" w:space="0" w:color="auto"/>
                <w:left w:val="none" w:sz="0" w:space="0" w:color="auto"/>
                <w:bottom w:val="none" w:sz="0" w:space="0" w:color="auto"/>
                <w:right w:val="none" w:sz="0" w:space="0" w:color="auto"/>
              </w:divBdr>
            </w:div>
            <w:div w:id="1320235481">
              <w:marLeft w:val="0"/>
              <w:marRight w:val="0"/>
              <w:marTop w:val="0"/>
              <w:marBottom w:val="0"/>
              <w:divBdr>
                <w:top w:val="none" w:sz="0" w:space="0" w:color="auto"/>
                <w:left w:val="none" w:sz="0" w:space="0" w:color="auto"/>
                <w:bottom w:val="none" w:sz="0" w:space="0" w:color="auto"/>
                <w:right w:val="none" w:sz="0" w:space="0" w:color="auto"/>
              </w:divBdr>
            </w:div>
            <w:div w:id="1879508301">
              <w:marLeft w:val="0"/>
              <w:marRight w:val="0"/>
              <w:marTop w:val="0"/>
              <w:marBottom w:val="0"/>
              <w:divBdr>
                <w:top w:val="none" w:sz="0" w:space="0" w:color="auto"/>
                <w:left w:val="none" w:sz="0" w:space="0" w:color="auto"/>
                <w:bottom w:val="none" w:sz="0" w:space="0" w:color="auto"/>
                <w:right w:val="none" w:sz="0" w:space="0" w:color="auto"/>
              </w:divBdr>
            </w:div>
            <w:div w:id="1500775217">
              <w:marLeft w:val="0"/>
              <w:marRight w:val="0"/>
              <w:marTop w:val="0"/>
              <w:marBottom w:val="0"/>
              <w:divBdr>
                <w:top w:val="none" w:sz="0" w:space="0" w:color="auto"/>
                <w:left w:val="none" w:sz="0" w:space="0" w:color="auto"/>
                <w:bottom w:val="none" w:sz="0" w:space="0" w:color="auto"/>
                <w:right w:val="none" w:sz="0" w:space="0" w:color="auto"/>
              </w:divBdr>
            </w:div>
            <w:div w:id="1725836802">
              <w:marLeft w:val="0"/>
              <w:marRight w:val="0"/>
              <w:marTop w:val="0"/>
              <w:marBottom w:val="0"/>
              <w:divBdr>
                <w:top w:val="none" w:sz="0" w:space="0" w:color="auto"/>
                <w:left w:val="none" w:sz="0" w:space="0" w:color="auto"/>
                <w:bottom w:val="none" w:sz="0" w:space="0" w:color="auto"/>
                <w:right w:val="none" w:sz="0" w:space="0" w:color="auto"/>
              </w:divBdr>
            </w:div>
            <w:div w:id="649939369">
              <w:marLeft w:val="0"/>
              <w:marRight w:val="0"/>
              <w:marTop w:val="0"/>
              <w:marBottom w:val="0"/>
              <w:divBdr>
                <w:top w:val="none" w:sz="0" w:space="0" w:color="auto"/>
                <w:left w:val="none" w:sz="0" w:space="0" w:color="auto"/>
                <w:bottom w:val="none" w:sz="0" w:space="0" w:color="auto"/>
                <w:right w:val="none" w:sz="0" w:space="0" w:color="auto"/>
              </w:divBdr>
            </w:div>
            <w:div w:id="64183808">
              <w:marLeft w:val="0"/>
              <w:marRight w:val="0"/>
              <w:marTop w:val="0"/>
              <w:marBottom w:val="0"/>
              <w:divBdr>
                <w:top w:val="none" w:sz="0" w:space="0" w:color="auto"/>
                <w:left w:val="none" w:sz="0" w:space="0" w:color="auto"/>
                <w:bottom w:val="none" w:sz="0" w:space="0" w:color="auto"/>
                <w:right w:val="none" w:sz="0" w:space="0" w:color="auto"/>
              </w:divBdr>
            </w:div>
            <w:div w:id="1439640835">
              <w:marLeft w:val="0"/>
              <w:marRight w:val="0"/>
              <w:marTop w:val="0"/>
              <w:marBottom w:val="0"/>
              <w:divBdr>
                <w:top w:val="none" w:sz="0" w:space="0" w:color="auto"/>
                <w:left w:val="none" w:sz="0" w:space="0" w:color="auto"/>
                <w:bottom w:val="none" w:sz="0" w:space="0" w:color="auto"/>
                <w:right w:val="none" w:sz="0" w:space="0" w:color="auto"/>
              </w:divBdr>
            </w:div>
            <w:div w:id="1781727452">
              <w:marLeft w:val="0"/>
              <w:marRight w:val="0"/>
              <w:marTop w:val="0"/>
              <w:marBottom w:val="0"/>
              <w:divBdr>
                <w:top w:val="none" w:sz="0" w:space="0" w:color="auto"/>
                <w:left w:val="none" w:sz="0" w:space="0" w:color="auto"/>
                <w:bottom w:val="none" w:sz="0" w:space="0" w:color="auto"/>
                <w:right w:val="none" w:sz="0" w:space="0" w:color="auto"/>
              </w:divBdr>
            </w:div>
            <w:div w:id="2103067237">
              <w:marLeft w:val="0"/>
              <w:marRight w:val="0"/>
              <w:marTop w:val="0"/>
              <w:marBottom w:val="0"/>
              <w:divBdr>
                <w:top w:val="none" w:sz="0" w:space="0" w:color="auto"/>
                <w:left w:val="none" w:sz="0" w:space="0" w:color="auto"/>
                <w:bottom w:val="none" w:sz="0" w:space="0" w:color="auto"/>
                <w:right w:val="none" w:sz="0" w:space="0" w:color="auto"/>
              </w:divBdr>
            </w:div>
            <w:div w:id="882670441">
              <w:marLeft w:val="0"/>
              <w:marRight w:val="0"/>
              <w:marTop w:val="0"/>
              <w:marBottom w:val="0"/>
              <w:divBdr>
                <w:top w:val="none" w:sz="0" w:space="0" w:color="auto"/>
                <w:left w:val="none" w:sz="0" w:space="0" w:color="auto"/>
                <w:bottom w:val="none" w:sz="0" w:space="0" w:color="auto"/>
                <w:right w:val="none" w:sz="0" w:space="0" w:color="auto"/>
              </w:divBdr>
            </w:div>
            <w:div w:id="660817852">
              <w:marLeft w:val="0"/>
              <w:marRight w:val="0"/>
              <w:marTop w:val="0"/>
              <w:marBottom w:val="0"/>
              <w:divBdr>
                <w:top w:val="none" w:sz="0" w:space="0" w:color="auto"/>
                <w:left w:val="none" w:sz="0" w:space="0" w:color="auto"/>
                <w:bottom w:val="none" w:sz="0" w:space="0" w:color="auto"/>
                <w:right w:val="none" w:sz="0" w:space="0" w:color="auto"/>
              </w:divBdr>
            </w:div>
            <w:div w:id="220294325">
              <w:marLeft w:val="0"/>
              <w:marRight w:val="0"/>
              <w:marTop w:val="0"/>
              <w:marBottom w:val="0"/>
              <w:divBdr>
                <w:top w:val="none" w:sz="0" w:space="0" w:color="auto"/>
                <w:left w:val="none" w:sz="0" w:space="0" w:color="auto"/>
                <w:bottom w:val="none" w:sz="0" w:space="0" w:color="auto"/>
                <w:right w:val="none" w:sz="0" w:space="0" w:color="auto"/>
              </w:divBdr>
            </w:div>
            <w:div w:id="1946766459">
              <w:marLeft w:val="0"/>
              <w:marRight w:val="0"/>
              <w:marTop w:val="0"/>
              <w:marBottom w:val="0"/>
              <w:divBdr>
                <w:top w:val="none" w:sz="0" w:space="0" w:color="auto"/>
                <w:left w:val="none" w:sz="0" w:space="0" w:color="auto"/>
                <w:bottom w:val="none" w:sz="0" w:space="0" w:color="auto"/>
                <w:right w:val="none" w:sz="0" w:space="0" w:color="auto"/>
              </w:divBdr>
            </w:div>
            <w:div w:id="550577336">
              <w:marLeft w:val="0"/>
              <w:marRight w:val="0"/>
              <w:marTop w:val="0"/>
              <w:marBottom w:val="0"/>
              <w:divBdr>
                <w:top w:val="none" w:sz="0" w:space="0" w:color="auto"/>
                <w:left w:val="none" w:sz="0" w:space="0" w:color="auto"/>
                <w:bottom w:val="none" w:sz="0" w:space="0" w:color="auto"/>
                <w:right w:val="none" w:sz="0" w:space="0" w:color="auto"/>
              </w:divBdr>
            </w:div>
            <w:div w:id="1152331642">
              <w:marLeft w:val="0"/>
              <w:marRight w:val="0"/>
              <w:marTop w:val="0"/>
              <w:marBottom w:val="0"/>
              <w:divBdr>
                <w:top w:val="none" w:sz="0" w:space="0" w:color="auto"/>
                <w:left w:val="none" w:sz="0" w:space="0" w:color="auto"/>
                <w:bottom w:val="none" w:sz="0" w:space="0" w:color="auto"/>
                <w:right w:val="none" w:sz="0" w:space="0" w:color="auto"/>
              </w:divBdr>
            </w:div>
            <w:div w:id="1827742003">
              <w:marLeft w:val="0"/>
              <w:marRight w:val="0"/>
              <w:marTop w:val="0"/>
              <w:marBottom w:val="0"/>
              <w:divBdr>
                <w:top w:val="none" w:sz="0" w:space="0" w:color="auto"/>
                <w:left w:val="none" w:sz="0" w:space="0" w:color="auto"/>
                <w:bottom w:val="none" w:sz="0" w:space="0" w:color="auto"/>
                <w:right w:val="none" w:sz="0" w:space="0" w:color="auto"/>
              </w:divBdr>
            </w:div>
            <w:div w:id="1118646996">
              <w:marLeft w:val="0"/>
              <w:marRight w:val="0"/>
              <w:marTop w:val="0"/>
              <w:marBottom w:val="0"/>
              <w:divBdr>
                <w:top w:val="none" w:sz="0" w:space="0" w:color="auto"/>
                <w:left w:val="none" w:sz="0" w:space="0" w:color="auto"/>
                <w:bottom w:val="none" w:sz="0" w:space="0" w:color="auto"/>
                <w:right w:val="none" w:sz="0" w:space="0" w:color="auto"/>
              </w:divBdr>
            </w:div>
            <w:div w:id="2080013438">
              <w:marLeft w:val="0"/>
              <w:marRight w:val="0"/>
              <w:marTop w:val="0"/>
              <w:marBottom w:val="0"/>
              <w:divBdr>
                <w:top w:val="none" w:sz="0" w:space="0" w:color="auto"/>
                <w:left w:val="none" w:sz="0" w:space="0" w:color="auto"/>
                <w:bottom w:val="none" w:sz="0" w:space="0" w:color="auto"/>
                <w:right w:val="none" w:sz="0" w:space="0" w:color="auto"/>
              </w:divBdr>
            </w:div>
            <w:div w:id="692152895">
              <w:marLeft w:val="0"/>
              <w:marRight w:val="0"/>
              <w:marTop w:val="0"/>
              <w:marBottom w:val="0"/>
              <w:divBdr>
                <w:top w:val="none" w:sz="0" w:space="0" w:color="auto"/>
                <w:left w:val="none" w:sz="0" w:space="0" w:color="auto"/>
                <w:bottom w:val="none" w:sz="0" w:space="0" w:color="auto"/>
                <w:right w:val="none" w:sz="0" w:space="0" w:color="auto"/>
              </w:divBdr>
            </w:div>
            <w:div w:id="487554139">
              <w:marLeft w:val="0"/>
              <w:marRight w:val="0"/>
              <w:marTop w:val="0"/>
              <w:marBottom w:val="0"/>
              <w:divBdr>
                <w:top w:val="none" w:sz="0" w:space="0" w:color="auto"/>
                <w:left w:val="none" w:sz="0" w:space="0" w:color="auto"/>
                <w:bottom w:val="none" w:sz="0" w:space="0" w:color="auto"/>
                <w:right w:val="none" w:sz="0" w:space="0" w:color="auto"/>
              </w:divBdr>
            </w:div>
            <w:div w:id="1431044177">
              <w:marLeft w:val="0"/>
              <w:marRight w:val="0"/>
              <w:marTop w:val="0"/>
              <w:marBottom w:val="0"/>
              <w:divBdr>
                <w:top w:val="none" w:sz="0" w:space="0" w:color="auto"/>
                <w:left w:val="none" w:sz="0" w:space="0" w:color="auto"/>
                <w:bottom w:val="none" w:sz="0" w:space="0" w:color="auto"/>
                <w:right w:val="none" w:sz="0" w:space="0" w:color="auto"/>
              </w:divBdr>
            </w:div>
            <w:div w:id="898901088">
              <w:marLeft w:val="0"/>
              <w:marRight w:val="0"/>
              <w:marTop w:val="0"/>
              <w:marBottom w:val="0"/>
              <w:divBdr>
                <w:top w:val="none" w:sz="0" w:space="0" w:color="auto"/>
                <w:left w:val="none" w:sz="0" w:space="0" w:color="auto"/>
                <w:bottom w:val="none" w:sz="0" w:space="0" w:color="auto"/>
                <w:right w:val="none" w:sz="0" w:space="0" w:color="auto"/>
              </w:divBdr>
            </w:div>
            <w:div w:id="210848111">
              <w:marLeft w:val="0"/>
              <w:marRight w:val="0"/>
              <w:marTop w:val="0"/>
              <w:marBottom w:val="0"/>
              <w:divBdr>
                <w:top w:val="none" w:sz="0" w:space="0" w:color="auto"/>
                <w:left w:val="none" w:sz="0" w:space="0" w:color="auto"/>
                <w:bottom w:val="none" w:sz="0" w:space="0" w:color="auto"/>
                <w:right w:val="none" w:sz="0" w:space="0" w:color="auto"/>
              </w:divBdr>
            </w:div>
            <w:div w:id="1105077695">
              <w:marLeft w:val="0"/>
              <w:marRight w:val="0"/>
              <w:marTop w:val="0"/>
              <w:marBottom w:val="0"/>
              <w:divBdr>
                <w:top w:val="none" w:sz="0" w:space="0" w:color="auto"/>
                <w:left w:val="none" w:sz="0" w:space="0" w:color="auto"/>
                <w:bottom w:val="none" w:sz="0" w:space="0" w:color="auto"/>
                <w:right w:val="none" w:sz="0" w:space="0" w:color="auto"/>
              </w:divBdr>
            </w:div>
            <w:div w:id="902832143">
              <w:marLeft w:val="0"/>
              <w:marRight w:val="0"/>
              <w:marTop w:val="0"/>
              <w:marBottom w:val="0"/>
              <w:divBdr>
                <w:top w:val="none" w:sz="0" w:space="0" w:color="auto"/>
                <w:left w:val="none" w:sz="0" w:space="0" w:color="auto"/>
                <w:bottom w:val="none" w:sz="0" w:space="0" w:color="auto"/>
                <w:right w:val="none" w:sz="0" w:space="0" w:color="auto"/>
              </w:divBdr>
            </w:div>
            <w:div w:id="738381">
              <w:marLeft w:val="0"/>
              <w:marRight w:val="0"/>
              <w:marTop w:val="0"/>
              <w:marBottom w:val="0"/>
              <w:divBdr>
                <w:top w:val="none" w:sz="0" w:space="0" w:color="auto"/>
                <w:left w:val="none" w:sz="0" w:space="0" w:color="auto"/>
                <w:bottom w:val="none" w:sz="0" w:space="0" w:color="auto"/>
                <w:right w:val="none" w:sz="0" w:space="0" w:color="auto"/>
              </w:divBdr>
            </w:div>
            <w:div w:id="1431849401">
              <w:marLeft w:val="0"/>
              <w:marRight w:val="0"/>
              <w:marTop w:val="0"/>
              <w:marBottom w:val="0"/>
              <w:divBdr>
                <w:top w:val="none" w:sz="0" w:space="0" w:color="auto"/>
                <w:left w:val="none" w:sz="0" w:space="0" w:color="auto"/>
                <w:bottom w:val="none" w:sz="0" w:space="0" w:color="auto"/>
                <w:right w:val="none" w:sz="0" w:space="0" w:color="auto"/>
              </w:divBdr>
            </w:div>
            <w:div w:id="1235159745">
              <w:marLeft w:val="0"/>
              <w:marRight w:val="0"/>
              <w:marTop w:val="0"/>
              <w:marBottom w:val="0"/>
              <w:divBdr>
                <w:top w:val="none" w:sz="0" w:space="0" w:color="auto"/>
                <w:left w:val="none" w:sz="0" w:space="0" w:color="auto"/>
                <w:bottom w:val="none" w:sz="0" w:space="0" w:color="auto"/>
                <w:right w:val="none" w:sz="0" w:space="0" w:color="auto"/>
              </w:divBdr>
            </w:div>
            <w:div w:id="121046373">
              <w:marLeft w:val="0"/>
              <w:marRight w:val="0"/>
              <w:marTop w:val="0"/>
              <w:marBottom w:val="0"/>
              <w:divBdr>
                <w:top w:val="none" w:sz="0" w:space="0" w:color="auto"/>
                <w:left w:val="none" w:sz="0" w:space="0" w:color="auto"/>
                <w:bottom w:val="none" w:sz="0" w:space="0" w:color="auto"/>
                <w:right w:val="none" w:sz="0" w:space="0" w:color="auto"/>
              </w:divBdr>
            </w:div>
            <w:div w:id="158617746">
              <w:marLeft w:val="0"/>
              <w:marRight w:val="0"/>
              <w:marTop w:val="0"/>
              <w:marBottom w:val="0"/>
              <w:divBdr>
                <w:top w:val="none" w:sz="0" w:space="0" w:color="auto"/>
                <w:left w:val="none" w:sz="0" w:space="0" w:color="auto"/>
                <w:bottom w:val="none" w:sz="0" w:space="0" w:color="auto"/>
                <w:right w:val="none" w:sz="0" w:space="0" w:color="auto"/>
              </w:divBdr>
            </w:div>
            <w:div w:id="98989795">
              <w:marLeft w:val="0"/>
              <w:marRight w:val="0"/>
              <w:marTop w:val="0"/>
              <w:marBottom w:val="0"/>
              <w:divBdr>
                <w:top w:val="none" w:sz="0" w:space="0" w:color="auto"/>
                <w:left w:val="none" w:sz="0" w:space="0" w:color="auto"/>
                <w:bottom w:val="none" w:sz="0" w:space="0" w:color="auto"/>
                <w:right w:val="none" w:sz="0" w:space="0" w:color="auto"/>
              </w:divBdr>
            </w:div>
            <w:div w:id="52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fingertipplustechnologies-my.sharepoint.com/:x:/r/personal/mayuri_patel_fingertipplus_com/_layouts/15/Doc.aspx?sourcedoc=%7B1d25ec4a-2ddb-4758-8f12-a06563cd7c73%7D&amp;action=edit&amp;activeCell=%27SAP%27!M10&amp;wdinitialsession=af292032-d825-2308-0db1-1b971870a78c&amp;wdrldsc=8&amp;wdrldc=1&amp;wdrldr=AccessTokenExpiredWarning%2CRefreshingExpiredAccessT"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5B084AEDE048D5B690599C591ECB67"/>
        <w:category>
          <w:name w:val="General"/>
          <w:gallery w:val="placeholder"/>
        </w:category>
        <w:types>
          <w:type w:val="bbPlcHdr"/>
        </w:types>
        <w:behaviors>
          <w:behavior w:val="content"/>
        </w:behaviors>
        <w:guid w:val="{1E5A6129-279D-49CB-83AC-57A9BC0C5430}"/>
      </w:docPartPr>
      <w:docPartBody>
        <w:p w:rsidR="00EA5D02" w:rsidRDefault="00EA5D02">
          <w:pPr>
            <w:pStyle w:val="0A5B084AEDE048D5B690599C591ECB67"/>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57AA" w:rsidRDefault="00DC57AA">
      <w:pPr>
        <w:spacing w:line="240" w:lineRule="auto"/>
      </w:pPr>
      <w:r>
        <w:separator/>
      </w:r>
    </w:p>
  </w:endnote>
  <w:endnote w:type="continuationSeparator" w:id="0">
    <w:p w:rsidR="00DC57AA" w:rsidRDefault="00DC57A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57AA" w:rsidRDefault="00DC57AA">
      <w:pPr>
        <w:spacing w:after="0"/>
      </w:pPr>
      <w:r>
        <w:separator/>
      </w:r>
    </w:p>
  </w:footnote>
  <w:footnote w:type="continuationSeparator" w:id="0">
    <w:p w:rsidR="00DC57AA" w:rsidRDefault="00DC57A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E24"/>
    <w:rsid w:val="00042524"/>
    <w:rsid w:val="00066189"/>
    <w:rsid w:val="0009593C"/>
    <w:rsid w:val="000F0583"/>
    <w:rsid w:val="000F64B5"/>
    <w:rsid w:val="00107B75"/>
    <w:rsid w:val="00121A7F"/>
    <w:rsid w:val="0013087F"/>
    <w:rsid w:val="0016720D"/>
    <w:rsid w:val="001965E4"/>
    <w:rsid w:val="001C3DFA"/>
    <w:rsid w:val="001E597C"/>
    <w:rsid w:val="001E6039"/>
    <w:rsid w:val="00240166"/>
    <w:rsid w:val="002432BE"/>
    <w:rsid w:val="002440A9"/>
    <w:rsid w:val="00256FB3"/>
    <w:rsid w:val="002A1297"/>
    <w:rsid w:val="002A1C84"/>
    <w:rsid w:val="002E4F5C"/>
    <w:rsid w:val="003017F1"/>
    <w:rsid w:val="00354D93"/>
    <w:rsid w:val="003A0414"/>
    <w:rsid w:val="003C4965"/>
    <w:rsid w:val="003E6F5E"/>
    <w:rsid w:val="003F7DD8"/>
    <w:rsid w:val="0040005D"/>
    <w:rsid w:val="00432F42"/>
    <w:rsid w:val="004E457C"/>
    <w:rsid w:val="005006A9"/>
    <w:rsid w:val="005409E0"/>
    <w:rsid w:val="0054764B"/>
    <w:rsid w:val="00561A96"/>
    <w:rsid w:val="0056424D"/>
    <w:rsid w:val="005A54B6"/>
    <w:rsid w:val="005A6A08"/>
    <w:rsid w:val="00655016"/>
    <w:rsid w:val="00692E24"/>
    <w:rsid w:val="006A05A4"/>
    <w:rsid w:val="006C4E39"/>
    <w:rsid w:val="006E6E1D"/>
    <w:rsid w:val="0073600F"/>
    <w:rsid w:val="00762E09"/>
    <w:rsid w:val="0079661B"/>
    <w:rsid w:val="007E3A91"/>
    <w:rsid w:val="007F2E02"/>
    <w:rsid w:val="008214A4"/>
    <w:rsid w:val="00844465"/>
    <w:rsid w:val="00851C03"/>
    <w:rsid w:val="00852412"/>
    <w:rsid w:val="00852C6C"/>
    <w:rsid w:val="0086735F"/>
    <w:rsid w:val="00916C00"/>
    <w:rsid w:val="00933541"/>
    <w:rsid w:val="00935665"/>
    <w:rsid w:val="00947A53"/>
    <w:rsid w:val="009503BA"/>
    <w:rsid w:val="00970F2C"/>
    <w:rsid w:val="0097525D"/>
    <w:rsid w:val="00976FC5"/>
    <w:rsid w:val="009B56E2"/>
    <w:rsid w:val="00A036B4"/>
    <w:rsid w:val="00A13425"/>
    <w:rsid w:val="00A81E0B"/>
    <w:rsid w:val="00AA095B"/>
    <w:rsid w:val="00AA5C27"/>
    <w:rsid w:val="00AC6977"/>
    <w:rsid w:val="00B32C16"/>
    <w:rsid w:val="00B3377A"/>
    <w:rsid w:val="00B4758F"/>
    <w:rsid w:val="00B66841"/>
    <w:rsid w:val="00BD6367"/>
    <w:rsid w:val="00BF6D0E"/>
    <w:rsid w:val="00C030BA"/>
    <w:rsid w:val="00C12895"/>
    <w:rsid w:val="00C34048"/>
    <w:rsid w:val="00C809DF"/>
    <w:rsid w:val="00C960B6"/>
    <w:rsid w:val="00C968ED"/>
    <w:rsid w:val="00CA062E"/>
    <w:rsid w:val="00CB3B12"/>
    <w:rsid w:val="00CC4BC5"/>
    <w:rsid w:val="00CE38D2"/>
    <w:rsid w:val="00D32A18"/>
    <w:rsid w:val="00D52824"/>
    <w:rsid w:val="00D65D3B"/>
    <w:rsid w:val="00DC57AA"/>
    <w:rsid w:val="00DC7237"/>
    <w:rsid w:val="00DD3849"/>
    <w:rsid w:val="00DD6EB2"/>
    <w:rsid w:val="00E21B13"/>
    <w:rsid w:val="00E55367"/>
    <w:rsid w:val="00EA5D02"/>
    <w:rsid w:val="00EB7F95"/>
    <w:rsid w:val="00ED3586"/>
    <w:rsid w:val="00F02977"/>
    <w:rsid w:val="00F05613"/>
    <w:rsid w:val="00F30684"/>
    <w:rsid w:val="00F83E42"/>
    <w:rsid w:val="00F92DD4"/>
    <w:rsid w:val="00FF35B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5B084AEDE048D5B690599C591ECB67">
    <w:name w:val="0A5B084AEDE048D5B690599C591ECB67"/>
    <w:qFormat/>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2025-09-04T00:00:00</PublishDate>
  <Abstract/>
  <CompanyAddress>30/641B, Vandipetta Road, near SBI Bank, Ernakulam, Kerala 682038</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mY9zd4tuya02AakECpJZbDa0lQ==">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</go:docsCustomData>
</go:gDocsCustomXmlDataStorage>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8E751C1-5101-474B-A33F-A9C504D3A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34</Pages>
  <Words>6311</Words>
  <Characters>35973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Business requirement Document</vt:lpstr>
    </vt:vector>
  </TitlesOfParts>
  <Company>CYRIX HEALTH CARE PVT. LTD.</Company>
  <LinksUpToDate>false</LinksUpToDate>
  <CharactersWithSpaces>42200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
  <dc:creator>python-docx</dc:creator>
  <cp:keywords/>
  <dc:description/>
  <cp:lastModifiedBy>User</cp:lastModifiedBy>
  <cp:revision>29</cp:revision>
  <cp:lastPrinted>2025-09-24T19:49:00Z</cp:lastPrinted>
  <dcterms:created xsi:type="dcterms:W3CDTF">2026-03-19T05:10:00Z</dcterms:created>
  <dcterms:modified xsi:type="dcterms:W3CDTF">2026-03-23T07:44:00Z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A3EF7E87AD6F4070853FAA9976F13C1C_13</vt:lpwstr>
  </property>
</Properties>
</file>