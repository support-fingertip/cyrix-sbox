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4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5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6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7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8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9.xml" ContentType="application/vnd.openxmlformats-officedocument.wordprocessingml.footer+xml"/>
  <Override PartName="/word/header19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D6B84" w14:textId="77777777" w:rsidR="00121864" w:rsidRDefault="00121864">
      <w:pPr>
        <w:pStyle w:val="BodyText"/>
        <w:rPr>
          <w:sz w:val="20"/>
        </w:rPr>
      </w:pPr>
    </w:p>
    <w:p w14:paraId="496D6B85" w14:textId="77777777" w:rsidR="00121864" w:rsidRDefault="00121864">
      <w:pPr>
        <w:pStyle w:val="BodyText"/>
        <w:rPr>
          <w:sz w:val="20"/>
        </w:rPr>
      </w:pPr>
    </w:p>
    <w:p w14:paraId="496D6B86" w14:textId="77777777" w:rsidR="00121864" w:rsidRDefault="00121864">
      <w:pPr>
        <w:pStyle w:val="BodyText"/>
        <w:rPr>
          <w:sz w:val="20"/>
        </w:rPr>
      </w:pPr>
    </w:p>
    <w:p w14:paraId="496D6B87" w14:textId="77777777" w:rsidR="00121864" w:rsidRDefault="00121864">
      <w:pPr>
        <w:pStyle w:val="BodyText"/>
        <w:rPr>
          <w:sz w:val="20"/>
        </w:rPr>
      </w:pPr>
    </w:p>
    <w:p w14:paraId="496D6B88" w14:textId="77777777" w:rsidR="00121864" w:rsidRDefault="00121864">
      <w:pPr>
        <w:pStyle w:val="BodyText"/>
        <w:rPr>
          <w:sz w:val="20"/>
        </w:rPr>
      </w:pPr>
    </w:p>
    <w:p w14:paraId="496D6B89" w14:textId="77777777" w:rsidR="00121864" w:rsidRDefault="00121864">
      <w:pPr>
        <w:pStyle w:val="BodyText"/>
        <w:spacing w:before="2" w:after="1"/>
        <w:rPr>
          <w:sz w:val="20"/>
        </w:rPr>
      </w:pPr>
    </w:p>
    <w:p w14:paraId="496D6B8A" w14:textId="77777777" w:rsidR="00121864" w:rsidRDefault="00000000">
      <w:pPr>
        <w:pStyle w:val="BodyText"/>
        <w:ind w:left="3376"/>
        <w:rPr>
          <w:sz w:val="20"/>
        </w:rPr>
      </w:pPr>
      <w:r>
        <w:rPr>
          <w:noProof/>
          <w:sz w:val="20"/>
        </w:rPr>
        <w:drawing>
          <wp:inline distT="0" distB="0" distL="0" distR="0" wp14:anchorId="496D6ED3" wp14:editId="496D6ED4">
            <wp:extent cx="1430975" cy="758571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0975" cy="75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6B8B" w14:textId="77777777" w:rsidR="00121864" w:rsidRDefault="00000000">
      <w:pPr>
        <w:pStyle w:val="BodyText"/>
        <w:spacing w:before="4"/>
        <w:rPr>
          <w:sz w:val="20"/>
        </w:rPr>
      </w:pPr>
      <w:r>
        <w:pict w14:anchorId="496D6ED5">
          <v:rect id="_x0000_s2078" style="position:absolute;margin-left:90pt;margin-top:13.65pt;width:415.3pt;height:.7pt;z-index:-15728640;mso-wrap-distance-left:0;mso-wrap-distance-right:0;mso-position-horizontal-relative:page" fillcolor="#4f81bc" stroked="f">
            <w10:wrap type="topAndBottom" anchorx="page"/>
          </v:rect>
        </w:pict>
      </w:r>
    </w:p>
    <w:p w14:paraId="496D6B8C" w14:textId="77777777" w:rsidR="00121864" w:rsidRDefault="00000000">
      <w:pPr>
        <w:spacing w:before="90" w:after="121"/>
        <w:ind w:left="1964"/>
        <w:rPr>
          <w:sz w:val="28"/>
        </w:rPr>
      </w:pPr>
      <w:r>
        <w:rPr>
          <w:color w:val="4F81BC"/>
          <w:sz w:val="28"/>
        </w:rPr>
        <w:t>BUSINESS</w:t>
      </w:r>
      <w:r>
        <w:rPr>
          <w:color w:val="4F81BC"/>
          <w:spacing w:val="-11"/>
          <w:sz w:val="28"/>
        </w:rPr>
        <w:t xml:space="preserve"> </w:t>
      </w:r>
      <w:r>
        <w:rPr>
          <w:color w:val="4F81BC"/>
          <w:sz w:val="28"/>
        </w:rPr>
        <w:t>REQUIREMENT</w:t>
      </w:r>
      <w:r>
        <w:rPr>
          <w:color w:val="4F81BC"/>
          <w:spacing w:val="-9"/>
          <w:sz w:val="28"/>
        </w:rPr>
        <w:t xml:space="preserve"> </w:t>
      </w:r>
      <w:r>
        <w:rPr>
          <w:color w:val="4F81BC"/>
          <w:sz w:val="28"/>
        </w:rPr>
        <w:t>DOCUMENT</w:t>
      </w:r>
    </w:p>
    <w:p w14:paraId="496D6B8D" w14:textId="77777777" w:rsidR="00121864" w:rsidRDefault="00000000">
      <w:pPr>
        <w:pStyle w:val="BodyText"/>
        <w:spacing w:line="20" w:lineRule="exact"/>
        <w:ind w:left="340"/>
        <w:rPr>
          <w:sz w:val="2"/>
        </w:rPr>
      </w:pPr>
      <w:r>
        <w:rPr>
          <w:sz w:val="2"/>
        </w:rPr>
      </w:r>
      <w:r>
        <w:rPr>
          <w:sz w:val="2"/>
        </w:rPr>
        <w:pict w14:anchorId="496D6ED7">
          <v:group id="_x0000_s2076" style="width:415.3pt;height:.75pt;mso-position-horizontal-relative:char;mso-position-vertical-relative:line" coordsize="8306,15">
            <v:rect id="_x0000_s2077" style="position:absolute;width:8306;height:15" fillcolor="#4f81bc" stroked="f"/>
            <w10:anchorlock/>
          </v:group>
        </w:pict>
      </w:r>
    </w:p>
    <w:p w14:paraId="496D6B8E" w14:textId="77777777" w:rsidR="00121864" w:rsidRDefault="00121864">
      <w:pPr>
        <w:pStyle w:val="BodyText"/>
        <w:rPr>
          <w:sz w:val="20"/>
        </w:rPr>
      </w:pPr>
    </w:p>
    <w:p w14:paraId="496D6B8F" w14:textId="77777777" w:rsidR="00121864" w:rsidRDefault="00121864">
      <w:pPr>
        <w:pStyle w:val="BodyText"/>
        <w:rPr>
          <w:sz w:val="20"/>
        </w:rPr>
      </w:pPr>
    </w:p>
    <w:p w14:paraId="496D6B90" w14:textId="77777777" w:rsidR="00121864" w:rsidRDefault="00121864">
      <w:pPr>
        <w:pStyle w:val="BodyText"/>
        <w:rPr>
          <w:sz w:val="20"/>
        </w:rPr>
      </w:pPr>
    </w:p>
    <w:p w14:paraId="496D6B91" w14:textId="77777777" w:rsidR="00121864" w:rsidRDefault="00121864">
      <w:pPr>
        <w:pStyle w:val="BodyText"/>
        <w:spacing w:before="3"/>
        <w:rPr>
          <w:sz w:val="16"/>
        </w:rPr>
      </w:pPr>
    </w:p>
    <w:p w14:paraId="496D6B92" w14:textId="77777777" w:rsidR="00121864" w:rsidRDefault="00000000">
      <w:pPr>
        <w:pStyle w:val="BodyText"/>
        <w:spacing w:before="92"/>
        <w:ind w:left="1976"/>
      </w:pPr>
      <w:r>
        <w:rPr>
          <w:color w:val="4F81BC"/>
        </w:rPr>
        <w:t>Prepared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by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FINGERTIP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TECHNOLOGIES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PVT.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LTD.</w:t>
      </w:r>
    </w:p>
    <w:p w14:paraId="496D6B93" w14:textId="77777777" w:rsidR="00121864" w:rsidRDefault="00121864">
      <w:pPr>
        <w:pStyle w:val="BodyText"/>
        <w:rPr>
          <w:sz w:val="20"/>
        </w:rPr>
      </w:pPr>
    </w:p>
    <w:p w14:paraId="496D6B94" w14:textId="77777777" w:rsidR="00121864" w:rsidRDefault="00121864">
      <w:pPr>
        <w:pStyle w:val="BodyText"/>
        <w:rPr>
          <w:sz w:val="20"/>
        </w:rPr>
      </w:pPr>
    </w:p>
    <w:p w14:paraId="496D6B95" w14:textId="77777777" w:rsidR="00121864" w:rsidRDefault="00121864">
      <w:pPr>
        <w:pStyle w:val="BodyText"/>
        <w:rPr>
          <w:sz w:val="20"/>
        </w:rPr>
      </w:pPr>
    </w:p>
    <w:p w14:paraId="496D6B96" w14:textId="77777777" w:rsidR="00121864" w:rsidRDefault="00121864">
      <w:pPr>
        <w:pStyle w:val="BodyText"/>
        <w:rPr>
          <w:sz w:val="20"/>
        </w:rPr>
      </w:pPr>
    </w:p>
    <w:p w14:paraId="496D6B97" w14:textId="77777777" w:rsidR="00121864" w:rsidRDefault="00121864">
      <w:pPr>
        <w:pStyle w:val="BodyText"/>
        <w:rPr>
          <w:sz w:val="20"/>
        </w:rPr>
      </w:pPr>
    </w:p>
    <w:p w14:paraId="496D6B98" w14:textId="77777777" w:rsidR="00121864" w:rsidRDefault="00121864">
      <w:pPr>
        <w:pStyle w:val="BodyText"/>
        <w:rPr>
          <w:sz w:val="20"/>
        </w:rPr>
      </w:pPr>
    </w:p>
    <w:p w14:paraId="496D6B99" w14:textId="77777777" w:rsidR="00121864" w:rsidRDefault="00121864">
      <w:pPr>
        <w:pStyle w:val="BodyText"/>
        <w:rPr>
          <w:sz w:val="20"/>
        </w:rPr>
      </w:pPr>
    </w:p>
    <w:p w14:paraId="496D6B9A" w14:textId="77777777" w:rsidR="00121864" w:rsidRDefault="00121864">
      <w:pPr>
        <w:pStyle w:val="BodyText"/>
        <w:rPr>
          <w:sz w:val="20"/>
        </w:rPr>
      </w:pPr>
    </w:p>
    <w:p w14:paraId="496D6B9B" w14:textId="77777777" w:rsidR="00121864" w:rsidRDefault="00121864">
      <w:pPr>
        <w:pStyle w:val="BodyText"/>
        <w:rPr>
          <w:sz w:val="20"/>
        </w:rPr>
      </w:pPr>
    </w:p>
    <w:p w14:paraId="496D6B9C" w14:textId="77777777" w:rsidR="00121864" w:rsidRDefault="00121864">
      <w:pPr>
        <w:pStyle w:val="BodyText"/>
        <w:rPr>
          <w:sz w:val="20"/>
        </w:rPr>
      </w:pPr>
    </w:p>
    <w:p w14:paraId="496D6B9D" w14:textId="77777777" w:rsidR="00121864" w:rsidRDefault="00000000">
      <w:pPr>
        <w:pStyle w:val="BodyText"/>
        <w:spacing w:before="8"/>
        <w:rPr>
          <w:sz w:val="29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496D6ED8" wp14:editId="496D6ED9">
            <wp:simplePos x="0" y="0"/>
            <wp:positionH relativeFrom="page">
              <wp:posOffset>3398520</wp:posOffset>
            </wp:positionH>
            <wp:positionV relativeFrom="paragraph">
              <wp:posOffset>241611</wp:posOffset>
            </wp:positionV>
            <wp:extent cx="764390" cy="481964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390" cy="481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D6B9E" w14:textId="77777777" w:rsidR="00121864" w:rsidRDefault="00121864">
      <w:pPr>
        <w:pStyle w:val="BodyText"/>
        <w:rPr>
          <w:sz w:val="20"/>
        </w:rPr>
      </w:pPr>
    </w:p>
    <w:p w14:paraId="496D6B9F" w14:textId="77777777" w:rsidR="00121864" w:rsidRDefault="00121864">
      <w:pPr>
        <w:pStyle w:val="BodyText"/>
        <w:rPr>
          <w:sz w:val="20"/>
        </w:rPr>
      </w:pPr>
    </w:p>
    <w:p w14:paraId="496D6BA0" w14:textId="77777777" w:rsidR="00121864" w:rsidRDefault="00121864">
      <w:pPr>
        <w:pStyle w:val="BodyText"/>
        <w:rPr>
          <w:sz w:val="20"/>
        </w:rPr>
      </w:pPr>
    </w:p>
    <w:p w14:paraId="496D6BA1" w14:textId="77777777" w:rsidR="00121864" w:rsidRDefault="00121864">
      <w:pPr>
        <w:pStyle w:val="BodyText"/>
        <w:rPr>
          <w:sz w:val="20"/>
        </w:rPr>
      </w:pPr>
    </w:p>
    <w:p w14:paraId="496D6BA2" w14:textId="77777777" w:rsidR="00121864" w:rsidRDefault="00121864">
      <w:pPr>
        <w:pStyle w:val="BodyText"/>
        <w:rPr>
          <w:sz w:val="20"/>
        </w:rPr>
      </w:pPr>
    </w:p>
    <w:p w14:paraId="496D6BA3" w14:textId="77777777" w:rsidR="00121864" w:rsidRDefault="00121864">
      <w:pPr>
        <w:pStyle w:val="BodyText"/>
        <w:rPr>
          <w:sz w:val="20"/>
        </w:rPr>
      </w:pPr>
    </w:p>
    <w:p w14:paraId="496D6BA4" w14:textId="77777777" w:rsidR="00121864" w:rsidRDefault="00121864">
      <w:pPr>
        <w:pStyle w:val="BodyText"/>
        <w:rPr>
          <w:sz w:val="20"/>
        </w:rPr>
      </w:pPr>
    </w:p>
    <w:p w14:paraId="496D6BA5" w14:textId="77777777" w:rsidR="00121864" w:rsidRDefault="00121864">
      <w:pPr>
        <w:pStyle w:val="BodyText"/>
        <w:rPr>
          <w:sz w:val="20"/>
        </w:rPr>
      </w:pPr>
    </w:p>
    <w:p w14:paraId="496D6BA6" w14:textId="77777777" w:rsidR="00121864" w:rsidRDefault="00121864">
      <w:pPr>
        <w:pStyle w:val="BodyText"/>
        <w:rPr>
          <w:sz w:val="20"/>
        </w:rPr>
      </w:pPr>
    </w:p>
    <w:p w14:paraId="496D6BA7" w14:textId="77777777" w:rsidR="00121864" w:rsidRDefault="00121864">
      <w:pPr>
        <w:pStyle w:val="BodyText"/>
        <w:rPr>
          <w:sz w:val="20"/>
        </w:rPr>
      </w:pPr>
    </w:p>
    <w:p w14:paraId="496D6BA8" w14:textId="77777777" w:rsidR="00121864" w:rsidRDefault="00121864">
      <w:pPr>
        <w:pStyle w:val="BodyText"/>
        <w:rPr>
          <w:sz w:val="20"/>
        </w:rPr>
      </w:pPr>
    </w:p>
    <w:p w14:paraId="496D6BA9" w14:textId="77777777" w:rsidR="00121864" w:rsidRDefault="00121864">
      <w:pPr>
        <w:pStyle w:val="BodyText"/>
        <w:rPr>
          <w:sz w:val="20"/>
        </w:rPr>
      </w:pPr>
    </w:p>
    <w:p w14:paraId="496D6BAA" w14:textId="77777777" w:rsidR="00121864" w:rsidRDefault="00121864">
      <w:pPr>
        <w:pStyle w:val="BodyText"/>
        <w:rPr>
          <w:sz w:val="20"/>
        </w:rPr>
      </w:pPr>
    </w:p>
    <w:p w14:paraId="496D6BAB" w14:textId="77777777" w:rsidR="00121864" w:rsidRDefault="00121864">
      <w:pPr>
        <w:pStyle w:val="BodyText"/>
        <w:rPr>
          <w:sz w:val="20"/>
        </w:rPr>
      </w:pPr>
    </w:p>
    <w:p w14:paraId="496D6BAC" w14:textId="77777777" w:rsidR="00121864" w:rsidRDefault="00121864">
      <w:pPr>
        <w:pStyle w:val="BodyText"/>
        <w:rPr>
          <w:sz w:val="20"/>
        </w:rPr>
      </w:pPr>
    </w:p>
    <w:p w14:paraId="496D6BAD" w14:textId="77777777" w:rsidR="00121864" w:rsidRDefault="00121864">
      <w:pPr>
        <w:pStyle w:val="BodyText"/>
        <w:rPr>
          <w:sz w:val="20"/>
        </w:rPr>
      </w:pPr>
    </w:p>
    <w:p w14:paraId="496D6BAE" w14:textId="77777777" w:rsidR="00121864" w:rsidRDefault="00121864">
      <w:pPr>
        <w:pStyle w:val="BodyText"/>
        <w:rPr>
          <w:sz w:val="20"/>
        </w:rPr>
      </w:pPr>
    </w:p>
    <w:p w14:paraId="496D6BAF" w14:textId="77777777" w:rsidR="00121864" w:rsidRDefault="00121864">
      <w:pPr>
        <w:pStyle w:val="BodyText"/>
        <w:rPr>
          <w:sz w:val="20"/>
        </w:rPr>
      </w:pPr>
    </w:p>
    <w:p w14:paraId="496D6BB0" w14:textId="77777777" w:rsidR="00121864" w:rsidRDefault="00121864">
      <w:pPr>
        <w:pStyle w:val="BodyText"/>
        <w:rPr>
          <w:sz w:val="20"/>
        </w:rPr>
      </w:pPr>
    </w:p>
    <w:p w14:paraId="496D6BB1" w14:textId="77777777" w:rsidR="00121864" w:rsidRDefault="00000000">
      <w:pPr>
        <w:spacing w:before="212"/>
        <w:ind w:left="511" w:right="1912"/>
        <w:jc w:val="center"/>
        <w:rPr>
          <w:sz w:val="28"/>
        </w:rPr>
      </w:pPr>
      <w:r>
        <w:rPr>
          <w:color w:val="4F81BC"/>
          <w:sz w:val="28"/>
        </w:rPr>
        <w:t>SEPTEMBER</w:t>
      </w:r>
      <w:r>
        <w:rPr>
          <w:color w:val="4F81BC"/>
          <w:spacing w:val="-2"/>
          <w:sz w:val="28"/>
        </w:rPr>
        <w:t xml:space="preserve"> </w:t>
      </w:r>
      <w:r>
        <w:rPr>
          <w:color w:val="4F81BC"/>
          <w:sz w:val="28"/>
        </w:rPr>
        <w:t>4,</w:t>
      </w:r>
      <w:r>
        <w:rPr>
          <w:color w:val="4F81BC"/>
          <w:spacing w:val="-5"/>
          <w:sz w:val="28"/>
        </w:rPr>
        <w:t xml:space="preserve"> </w:t>
      </w:r>
      <w:r>
        <w:rPr>
          <w:color w:val="4F81BC"/>
          <w:sz w:val="28"/>
        </w:rPr>
        <w:t>2025</w:t>
      </w:r>
    </w:p>
    <w:p w14:paraId="496D6BB2" w14:textId="77777777" w:rsidR="00121864" w:rsidRDefault="00000000">
      <w:pPr>
        <w:pStyle w:val="BodyText"/>
        <w:spacing w:before="39" w:line="252" w:lineRule="exact"/>
        <w:ind w:left="510" w:right="1912"/>
        <w:jc w:val="center"/>
      </w:pPr>
      <w:r>
        <w:rPr>
          <w:color w:val="4F81BC"/>
        </w:rPr>
        <w:t>CYRIX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HEALTH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CARE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PVT.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LTD.</w:t>
      </w:r>
    </w:p>
    <w:p w14:paraId="496D6BB3" w14:textId="77777777" w:rsidR="00121864" w:rsidRDefault="00000000">
      <w:pPr>
        <w:pStyle w:val="BodyText"/>
        <w:spacing w:line="252" w:lineRule="exact"/>
        <w:ind w:left="513" w:right="1912"/>
        <w:jc w:val="center"/>
      </w:pPr>
      <w:r>
        <w:rPr>
          <w:color w:val="4F81BC"/>
        </w:rPr>
        <w:t>30/641B,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VANDIPETTA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ROAD,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NEAR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SBI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BANK,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ERNAKULAM,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KERALA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682038</w:t>
      </w:r>
    </w:p>
    <w:p w14:paraId="496D6BB4" w14:textId="77777777" w:rsidR="00121864" w:rsidRDefault="00121864">
      <w:pPr>
        <w:spacing w:line="252" w:lineRule="exact"/>
        <w:jc w:val="center"/>
        <w:sectPr w:rsidR="00121864">
          <w:type w:val="continuous"/>
          <w:pgSz w:w="11910" w:h="16840"/>
          <w:pgMar w:top="1580" w:right="60" w:bottom="280" w:left="1460" w:header="720" w:footer="720" w:gutter="0"/>
          <w:cols w:space="720"/>
        </w:sectPr>
      </w:pPr>
    </w:p>
    <w:p w14:paraId="496D6BB5" w14:textId="77777777" w:rsidR="00121864" w:rsidRDefault="00000000">
      <w:pPr>
        <w:spacing w:before="92" w:line="237" w:lineRule="auto"/>
        <w:ind w:left="340" w:right="3756"/>
        <w:rPr>
          <w:b/>
          <w:sz w:val="24"/>
        </w:rPr>
      </w:pPr>
      <w:r>
        <w:lastRenderedPageBreak/>
        <w:pict w14:anchorId="496D6EDA">
          <v:shape id="_x0000_s2075" style="position:absolute;left:0;text-align:left;margin-left:81pt;margin-top:697.45pt;width:.1pt;height:57.05pt;z-index:15730688;mso-position-horizontal-relative:page;mso-position-vertical-relative:page" coordorigin="1620,13949" coordsize="0,1141" o:spt="100" adj="0,,0" path="m1620,13949r,571m1620,14520r,570e" filled="f" strokeweight="0">
            <v:stroke joinstyle="round"/>
            <v:formulas/>
            <v:path arrowok="t" o:connecttype="segments"/>
            <w10:wrap anchorx="page" anchory="page"/>
          </v:shape>
        </w:pict>
      </w:r>
      <w:bookmarkStart w:id="0" w:name="Prepared_by-_Mr._Rakesh,_Ms._Mayuri,_Ms."/>
      <w:bookmarkStart w:id="1" w:name="Document_Revised_on:_23/09/2025"/>
      <w:bookmarkEnd w:id="0"/>
      <w:bookmarkEnd w:id="1"/>
      <w:r>
        <w:rPr>
          <w:b/>
          <w:color w:val="4F81BC"/>
          <w:sz w:val="24"/>
          <w:u w:val="thick" w:color="4F81BC"/>
        </w:rPr>
        <w:t>Prepared by- Mr. Rakesh, Ms. Mayuri, Ms. Anusha Koppera</w:t>
      </w:r>
      <w:r>
        <w:rPr>
          <w:b/>
          <w:color w:val="4F81BC"/>
          <w:spacing w:val="-57"/>
          <w:sz w:val="24"/>
        </w:rPr>
        <w:t xml:space="preserve"> </w:t>
      </w:r>
      <w:r>
        <w:rPr>
          <w:b/>
          <w:color w:val="4F81BC"/>
          <w:sz w:val="24"/>
          <w:u w:val="thick" w:color="4F81BC"/>
        </w:rPr>
        <w:t>Document Revised on:</w:t>
      </w:r>
      <w:r>
        <w:rPr>
          <w:b/>
          <w:color w:val="4F81BC"/>
          <w:spacing w:val="-1"/>
          <w:sz w:val="24"/>
          <w:u w:val="thick" w:color="4F81BC"/>
        </w:rPr>
        <w:t xml:space="preserve"> </w:t>
      </w:r>
      <w:r>
        <w:rPr>
          <w:b/>
          <w:color w:val="4F81BC"/>
          <w:sz w:val="24"/>
          <w:u w:val="thick" w:color="4F81BC"/>
        </w:rPr>
        <w:t>23/09/2025</w:t>
      </w:r>
    </w:p>
    <w:p w14:paraId="496D6BB6" w14:textId="77777777" w:rsidR="00121864" w:rsidRDefault="00000000">
      <w:pPr>
        <w:spacing w:before="1"/>
        <w:ind w:left="340"/>
        <w:rPr>
          <w:sz w:val="24"/>
        </w:rPr>
      </w:pPr>
      <w:bookmarkStart w:id="2" w:name="Document_Version:_Version_3"/>
      <w:bookmarkEnd w:id="2"/>
      <w:r>
        <w:rPr>
          <w:b/>
          <w:color w:val="4F81BC"/>
          <w:sz w:val="24"/>
          <w:u w:val="thick" w:color="4F81BC"/>
        </w:rPr>
        <w:t>Document</w:t>
      </w:r>
      <w:r>
        <w:rPr>
          <w:b/>
          <w:color w:val="4F81BC"/>
          <w:spacing w:val="-3"/>
          <w:sz w:val="24"/>
          <w:u w:val="thick" w:color="4F81BC"/>
        </w:rPr>
        <w:t xml:space="preserve"> </w:t>
      </w:r>
      <w:r>
        <w:rPr>
          <w:b/>
          <w:color w:val="4F81BC"/>
          <w:sz w:val="24"/>
          <w:u w:val="thick" w:color="4F81BC"/>
        </w:rPr>
        <w:t>Version:</w:t>
      </w:r>
      <w:r>
        <w:rPr>
          <w:b/>
          <w:color w:val="4F81BC"/>
          <w:spacing w:val="-4"/>
          <w:sz w:val="24"/>
        </w:rPr>
        <w:t xml:space="preserve"> </w:t>
      </w:r>
      <w:r>
        <w:rPr>
          <w:color w:val="4F81BC"/>
          <w:sz w:val="24"/>
        </w:rPr>
        <w:t>Version</w:t>
      </w:r>
      <w:r>
        <w:rPr>
          <w:color w:val="4F81BC"/>
          <w:spacing w:val="-1"/>
          <w:sz w:val="24"/>
        </w:rPr>
        <w:t xml:space="preserve"> </w:t>
      </w:r>
      <w:r>
        <w:rPr>
          <w:color w:val="4F81BC"/>
          <w:sz w:val="24"/>
        </w:rPr>
        <w:t>3</w:t>
      </w:r>
    </w:p>
    <w:p w14:paraId="496D6BB7" w14:textId="77777777" w:rsidR="00121864" w:rsidRDefault="00121864">
      <w:pPr>
        <w:pStyle w:val="BodyText"/>
        <w:rPr>
          <w:sz w:val="20"/>
        </w:rPr>
      </w:pPr>
    </w:p>
    <w:p w14:paraId="496D6BB8" w14:textId="77777777" w:rsidR="00121864" w:rsidRDefault="00000000">
      <w:pPr>
        <w:pStyle w:val="BodyText"/>
        <w:spacing w:before="9"/>
        <w:rPr>
          <w:sz w:val="20"/>
        </w:rPr>
      </w:pPr>
      <w:r>
        <w:pict w14:anchorId="496D6EDC">
          <v:shapetype id="_x0000_t202" coordsize="21600,21600" o:spt="202" path="m,l,21600r21600,l21600,xe">
            <v:stroke joinstyle="miter"/>
            <v:path gradientshapeok="t" o:connecttype="rect"/>
          </v:shapetype>
          <v:shape id="_x0000_s2074" type="#_x0000_t202" style="position:absolute;margin-left:90pt;margin-top:13.15pt;width:415.3pt;height:24.55pt;z-index:-15727104;mso-wrap-distance-left:0;mso-wrap-distance-right:0;mso-position-horizontal-relative:page" fillcolor="#007bc4" stroked="f">
            <v:textbox inset="0,0,0,0">
              <w:txbxContent>
                <w:p w14:paraId="496D6F43" w14:textId="77777777" w:rsidR="00121864" w:rsidRDefault="00000000">
                  <w:pPr>
                    <w:spacing w:line="252" w:lineRule="exact"/>
                    <w:rPr>
                      <w:b/>
                    </w:rPr>
                  </w:pPr>
                  <w:r>
                    <w:rPr>
                      <w:b/>
                      <w:color w:val="FFFFFF"/>
                    </w:rPr>
                    <w:t>Document</w:t>
                  </w:r>
                  <w:r>
                    <w:rPr>
                      <w:b/>
                      <w:color w:val="FFFFFF"/>
                      <w:spacing w:val="-6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Information</w:t>
                  </w:r>
                </w:p>
              </w:txbxContent>
            </v:textbox>
            <w10:wrap type="topAndBottom" anchorx="page"/>
          </v:shape>
        </w:pic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15"/>
        <w:gridCol w:w="4307"/>
      </w:tblGrid>
      <w:tr w:rsidR="00121864" w14:paraId="496D6BBC" w14:textId="77777777">
        <w:trPr>
          <w:trHeight w:val="755"/>
        </w:trPr>
        <w:tc>
          <w:tcPr>
            <w:tcW w:w="4215" w:type="dxa"/>
          </w:tcPr>
          <w:p w14:paraId="496D6BB9" w14:textId="77777777" w:rsidR="00121864" w:rsidRDefault="00121864">
            <w:pPr>
              <w:pStyle w:val="TableParagraph"/>
              <w:ind w:left="0"/>
              <w:rPr>
                <w:sz w:val="26"/>
              </w:rPr>
            </w:pPr>
          </w:p>
          <w:p w14:paraId="496D6BBA" w14:textId="77777777" w:rsidR="00121864" w:rsidRDefault="00000000">
            <w:pPr>
              <w:pStyle w:val="TableParagraph"/>
              <w:spacing w:before="180" w:line="256" w:lineRule="exact"/>
              <w:rPr>
                <w:b/>
                <w:sz w:val="24"/>
              </w:rPr>
            </w:pPr>
            <w:bookmarkStart w:id="3" w:name="Document_Name"/>
            <w:bookmarkEnd w:id="3"/>
            <w:r>
              <w:rPr>
                <w:b/>
                <w:color w:val="4F81BC"/>
                <w:sz w:val="24"/>
              </w:rPr>
              <w:t>Document</w:t>
            </w:r>
            <w:r>
              <w:rPr>
                <w:b/>
                <w:color w:val="4F81BC"/>
                <w:spacing w:val="-5"/>
                <w:sz w:val="24"/>
              </w:rPr>
              <w:t xml:space="preserve"> </w:t>
            </w:r>
            <w:r>
              <w:rPr>
                <w:b/>
                <w:color w:val="4F81BC"/>
                <w:sz w:val="24"/>
              </w:rPr>
              <w:t>Name</w:t>
            </w:r>
          </w:p>
        </w:tc>
        <w:tc>
          <w:tcPr>
            <w:tcW w:w="4307" w:type="dxa"/>
          </w:tcPr>
          <w:p w14:paraId="496D6BBB" w14:textId="77777777" w:rsidR="00121864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</w:p>
        </w:tc>
      </w:tr>
      <w:tr w:rsidR="00121864" w14:paraId="496D6BC0" w14:textId="77777777">
        <w:trPr>
          <w:trHeight w:val="756"/>
        </w:trPr>
        <w:tc>
          <w:tcPr>
            <w:tcW w:w="4215" w:type="dxa"/>
          </w:tcPr>
          <w:p w14:paraId="496D6BBD" w14:textId="77777777" w:rsidR="00121864" w:rsidRDefault="00121864">
            <w:pPr>
              <w:pStyle w:val="TableParagraph"/>
              <w:ind w:left="0"/>
              <w:rPr>
                <w:sz w:val="26"/>
              </w:rPr>
            </w:pPr>
          </w:p>
          <w:p w14:paraId="496D6BBE" w14:textId="77777777" w:rsidR="00121864" w:rsidRDefault="00000000">
            <w:pPr>
              <w:pStyle w:val="TableParagraph"/>
              <w:spacing w:before="180" w:line="257" w:lineRule="exact"/>
              <w:rPr>
                <w:b/>
                <w:sz w:val="24"/>
              </w:rPr>
            </w:pPr>
            <w:bookmarkStart w:id="4" w:name="Project_Name"/>
            <w:bookmarkEnd w:id="4"/>
            <w:r>
              <w:rPr>
                <w:b/>
                <w:color w:val="4F81BC"/>
                <w:sz w:val="24"/>
              </w:rPr>
              <w:t>Project</w:t>
            </w:r>
            <w:r>
              <w:rPr>
                <w:b/>
                <w:color w:val="4F81BC"/>
                <w:spacing w:val="-4"/>
                <w:sz w:val="24"/>
              </w:rPr>
              <w:t xml:space="preserve"> </w:t>
            </w:r>
            <w:r>
              <w:rPr>
                <w:b/>
                <w:color w:val="4F81BC"/>
                <w:sz w:val="24"/>
              </w:rPr>
              <w:t>Name</w:t>
            </w:r>
          </w:p>
        </w:tc>
        <w:tc>
          <w:tcPr>
            <w:tcW w:w="4307" w:type="dxa"/>
          </w:tcPr>
          <w:p w14:paraId="496D6BBF" w14:textId="77777777" w:rsidR="00121864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Cyrix</w:t>
            </w:r>
          </w:p>
        </w:tc>
      </w:tr>
      <w:tr w:rsidR="00121864" w14:paraId="496D6BC4" w14:textId="77777777">
        <w:trPr>
          <w:trHeight w:val="755"/>
        </w:trPr>
        <w:tc>
          <w:tcPr>
            <w:tcW w:w="4215" w:type="dxa"/>
          </w:tcPr>
          <w:p w14:paraId="496D6BC1" w14:textId="77777777" w:rsidR="00121864" w:rsidRDefault="00121864">
            <w:pPr>
              <w:pStyle w:val="TableParagraph"/>
              <w:ind w:left="0"/>
              <w:rPr>
                <w:sz w:val="26"/>
              </w:rPr>
            </w:pPr>
          </w:p>
          <w:p w14:paraId="496D6BC2" w14:textId="77777777" w:rsidR="00121864" w:rsidRDefault="00000000">
            <w:pPr>
              <w:pStyle w:val="TableParagraph"/>
              <w:spacing w:before="179" w:line="257" w:lineRule="exact"/>
              <w:rPr>
                <w:b/>
                <w:sz w:val="24"/>
              </w:rPr>
            </w:pPr>
            <w:bookmarkStart w:id="5" w:name="Client"/>
            <w:bookmarkEnd w:id="5"/>
            <w:r>
              <w:rPr>
                <w:b/>
                <w:color w:val="4F81BC"/>
                <w:sz w:val="24"/>
              </w:rPr>
              <w:t>Client</w:t>
            </w:r>
          </w:p>
        </w:tc>
        <w:tc>
          <w:tcPr>
            <w:tcW w:w="4307" w:type="dxa"/>
          </w:tcPr>
          <w:p w14:paraId="496D6BC3" w14:textId="77777777" w:rsidR="00121864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Cyrix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Pvt.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Ltd.</w:t>
            </w:r>
          </w:p>
        </w:tc>
      </w:tr>
      <w:tr w:rsidR="00121864" w14:paraId="496D6BC8" w14:textId="77777777">
        <w:trPr>
          <w:trHeight w:val="755"/>
        </w:trPr>
        <w:tc>
          <w:tcPr>
            <w:tcW w:w="4215" w:type="dxa"/>
          </w:tcPr>
          <w:p w14:paraId="496D6BC5" w14:textId="77777777" w:rsidR="00121864" w:rsidRDefault="00121864">
            <w:pPr>
              <w:pStyle w:val="TableParagraph"/>
              <w:ind w:left="0"/>
              <w:rPr>
                <w:sz w:val="26"/>
              </w:rPr>
            </w:pPr>
          </w:p>
          <w:p w14:paraId="496D6BC6" w14:textId="77777777" w:rsidR="00121864" w:rsidRDefault="00000000">
            <w:pPr>
              <w:pStyle w:val="TableParagraph"/>
              <w:spacing w:before="179" w:line="258" w:lineRule="exact"/>
              <w:rPr>
                <w:b/>
                <w:sz w:val="24"/>
              </w:rPr>
            </w:pPr>
            <w:bookmarkStart w:id="6" w:name="Document_author"/>
            <w:bookmarkEnd w:id="6"/>
            <w:r>
              <w:rPr>
                <w:b/>
                <w:color w:val="4F81BC"/>
                <w:sz w:val="24"/>
              </w:rPr>
              <w:t>Document</w:t>
            </w:r>
            <w:r>
              <w:rPr>
                <w:b/>
                <w:color w:val="4F81BC"/>
                <w:spacing w:val="-4"/>
                <w:sz w:val="24"/>
              </w:rPr>
              <w:t xml:space="preserve"> </w:t>
            </w:r>
            <w:r>
              <w:rPr>
                <w:b/>
                <w:color w:val="4F81BC"/>
                <w:sz w:val="24"/>
              </w:rPr>
              <w:t>author</w:t>
            </w:r>
          </w:p>
        </w:tc>
        <w:tc>
          <w:tcPr>
            <w:tcW w:w="4307" w:type="dxa"/>
          </w:tcPr>
          <w:p w14:paraId="496D6BC7" w14:textId="77777777" w:rsidR="00121864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Mr.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Rakesh</w:t>
            </w:r>
          </w:p>
        </w:tc>
      </w:tr>
      <w:tr w:rsidR="00121864" w14:paraId="496D6BCC" w14:textId="77777777">
        <w:trPr>
          <w:trHeight w:val="756"/>
        </w:trPr>
        <w:tc>
          <w:tcPr>
            <w:tcW w:w="4215" w:type="dxa"/>
          </w:tcPr>
          <w:p w14:paraId="496D6BC9" w14:textId="77777777" w:rsidR="00121864" w:rsidRDefault="00121864">
            <w:pPr>
              <w:pStyle w:val="TableParagraph"/>
              <w:ind w:left="0"/>
              <w:rPr>
                <w:sz w:val="26"/>
              </w:rPr>
            </w:pPr>
          </w:p>
          <w:p w14:paraId="496D6BCA" w14:textId="77777777" w:rsidR="00121864" w:rsidRDefault="00000000">
            <w:pPr>
              <w:pStyle w:val="TableParagraph"/>
              <w:spacing w:before="179" w:line="258" w:lineRule="exact"/>
              <w:rPr>
                <w:b/>
                <w:sz w:val="24"/>
              </w:rPr>
            </w:pPr>
            <w:bookmarkStart w:id="7" w:name="Author_Role"/>
            <w:bookmarkEnd w:id="7"/>
            <w:r>
              <w:rPr>
                <w:b/>
                <w:color w:val="4F81BC"/>
                <w:sz w:val="24"/>
              </w:rPr>
              <w:t>Author</w:t>
            </w:r>
            <w:r>
              <w:rPr>
                <w:b/>
                <w:color w:val="4F81BC"/>
                <w:spacing w:val="-4"/>
                <w:sz w:val="24"/>
              </w:rPr>
              <w:t xml:space="preserve"> </w:t>
            </w:r>
            <w:r>
              <w:rPr>
                <w:b/>
                <w:color w:val="4F81BC"/>
                <w:sz w:val="24"/>
              </w:rPr>
              <w:t>Role</w:t>
            </w:r>
          </w:p>
        </w:tc>
        <w:tc>
          <w:tcPr>
            <w:tcW w:w="4307" w:type="dxa"/>
          </w:tcPr>
          <w:p w14:paraId="496D6BCB" w14:textId="77777777" w:rsidR="00121864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Technical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Architect</w:t>
            </w:r>
          </w:p>
        </w:tc>
      </w:tr>
      <w:tr w:rsidR="00121864" w14:paraId="496D6BD0" w14:textId="77777777">
        <w:trPr>
          <w:trHeight w:val="756"/>
        </w:trPr>
        <w:tc>
          <w:tcPr>
            <w:tcW w:w="4215" w:type="dxa"/>
          </w:tcPr>
          <w:p w14:paraId="496D6BCD" w14:textId="77777777" w:rsidR="00121864" w:rsidRDefault="00121864">
            <w:pPr>
              <w:pStyle w:val="TableParagraph"/>
              <w:ind w:left="0"/>
              <w:rPr>
                <w:sz w:val="26"/>
              </w:rPr>
            </w:pPr>
          </w:p>
          <w:p w14:paraId="496D6BCE" w14:textId="77777777" w:rsidR="00121864" w:rsidRDefault="00000000">
            <w:pPr>
              <w:pStyle w:val="TableParagraph"/>
              <w:spacing w:before="181" w:line="256" w:lineRule="exact"/>
              <w:rPr>
                <w:b/>
                <w:sz w:val="24"/>
              </w:rPr>
            </w:pPr>
            <w:bookmarkStart w:id="8" w:name="Document_Version"/>
            <w:bookmarkEnd w:id="8"/>
            <w:r>
              <w:rPr>
                <w:b/>
                <w:color w:val="4F81BC"/>
                <w:sz w:val="24"/>
              </w:rPr>
              <w:t>Document</w:t>
            </w:r>
            <w:r>
              <w:rPr>
                <w:b/>
                <w:color w:val="4F81BC"/>
                <w:spacing w:val="-6"/>
                <w:sz w:val="24"/>
              </w:rPr>
              <w:t xml:space="preserve"> </w:t>
            </w:r>
            <w:r>
              <w:rPr>
                <w:b/>
                <w:color w:val="4F81BC"/>
                <w:sz w:val="24"/>
              </w:rPr>
              <w:t>Version</w:t>
            </w:r>
          </w:p>
        </w:tc>
        <w:tc>
          <w:tcPr>
            <w:tcW w:w="4307" w:type="dxa"/>
          </w:tcPr>
          <w:p w14:paraId="496D6BCF" w14:textId="77777777" w:rsidR="0012186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</w:p>
        </w:tc>
      </w:tr>
      <w:tr w:rsidR="00121864" w14:paraId="496D6BD4" w14:textId="77777777">
        <w:trPr>
          <w:trHeight w:val="755"/>
        </w:trPr>
        <w:tc>
          <w:tcPr>
            <w:tcW w:w="4215" w:type="dxa"/>
          </w:tcPr>
          <w:p w14:paraId="496D6BD1" w14:textId="77777777" w:rsidR="00121864" w:rsidRDefault="00121864">
            <w:pPr>
              <w:pStyle w:val="TableParagraph"/>
              <w:ind w:left="0"/>
              <w:rPr>
                <w:sz w:val="26"/>
              </w:rPr>
            </w:pPr>
          </w:p>
          <w:p w14:paraId="496D6BD2" w14:textId="77777777" w:rsidR="00121864" w:rsidRDefault="00000000">
            <w:pPr>
              <w:pStyle w:val="TableParagraph"/>
              <w:spacing w:before="180" w:line="256" w:lineRule="exact"/>
              <w:rPr>
                <w:b/>
                <w:sz w:val="24"/>
              </w:rPr>
            </w:pPr>
            <w:bookmarkStart w:id="9" w:name="Document_Status"/>
            <w:bookmarkEnd w:id="9"/>
            <w:r>
              <w:rPr>
                <w:b/>
                <w:color w:val="4F81BC"/>
                <w:sz w:val="24"/>
              </w:rPr>
              <w:t>Document</w:t>
            </w:r>
            <w:r>
              <w:rPr>
                <w:b/>
                <w:color w:val="4F81BC"/>
                <w:spacing w:val="-5"/>
                <w:sz w:val="24"/>
              </w:rPr>
              <w:t xml:space="preserve"> </w:t>
            </w:r>
            <w:r>
              <w:rPr>
                <w:b/>
                <w:color w:val="4F81BC"/>
                <w:sz w:val="24"/>
              </w:rPr>
              <w:t>Status</w:t>
            </w:r>
          </w:p>
        </w:tc>
        <w:tc>
          <w:tcPr>
            <w:tcW w:w="4307" w:type="dxa"/>
          </w:tcPr>
          <w:p w14:paraId="496D6BD3" w14:textId="77777777" w:rsidR="00121864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Submitted</w:t>
            </w:r>
          </w:p>
        </w:tc>
      </w:tr>
      <w:tr w:rsidR="00121864" w14:paraId="496D6BD8" w14:textId="77777777">
        <w:trPr>
          <w:trHeight w:val="756"/>
        </w:trPr>
        <w:tc>
          <w:tcPr>
            <w:tcW w:w="4215" w:type="dxa"/>
          </w:tcPr>
          <w:p w14:paraId="496D6BD5" w14:textId="77777777" w:rsidR="00121864" w:rsidRDefault="00121864">
            <w:pPr>
              <w:pStyle w:val="TableParagraph"/>
              <w:ind w:left="0"/>
              <w:rPr>
                <w:sz w:val="26"/>
              </w:rPr>
            </w:pPr>
          </w:p>
          <w:p w14:paraId="496D6BD6" w14:textId="77777777" w:rsidR="00121864" w:rsidRDefault="00000000">
            <w:pPr>
              <w:pStyle w:val="TableParagraph"/>
              <w:spacing w:before="180" w:line="257" w:lineRule="exact"/>
              <w:rPr>
                <w:b/>
                <w:sz w:val="24"/>
              </w:rPr>
            </w:pPr>
            <w:bookmarkStart w:id="10" w:name="Contact_person"/>
            <w:bookmarkEnd w:id="10"/>
            <w:r>
              <w:rPr>
                <w:b/>
                <w:color w:val="4F81BC"/>
                <w:sz w:val="24"/>
              </w:rPr>
              <w:t>Contact</w:t>
            </w:r>
            <w:r>
              <w:rPr>
                <w:b/>
                <w:color w:val="4F81BC"/>
                <w:spacing w:val="-4"/>
                <w:sz w:val="24"/>
              </w:rPr>
              <w:t xml:space="preserve"> </w:t>
            </w:r>
            <w:r>
              <w:rPr>
                <w:b/>
                <w:color w:val="4F81BC"/>
                <w:sz w:val="24"/>
              </w:rPr>
              <w:t>person</w:t>
            </w:r>
          </w:p>
        </w:tc>
        <w:tc>
          <w:tcPr>
            <w:tcW w:w="4307" w:type="dxa"/>
          </w:tcPr>
          <w:p w14:paraId="496D6BD7" w14:textId="77777777" w:rsidR="00121864" w:rsidRDefault="00000000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z w:val="28"/>
              </w:rPr>
              <w:t>Anusha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(+91-9538117552)</w:t>
            </w:r>
          </w:p>
        </w:tc>
      </w:tr>
    </w:tbl>
    <w:p w14:paraId="496D6BD9" w14:textId="77777777" w:rsidR="00121864" w:rsidRDefault="00121864">
      <w:pPr>
        <w:spacing w:line="320" w:lineRule="exact"/>
        <w:rPr>
          <w:sz w:val="28"/>
        </w:rPr>
        <w:sectPr w:rsidR="00121864">
          <w:headerReference w:type="even" r:id="rId9"/>
          <w:headerReference w:type="default" r:id="rId10"/>
          <w:pgSz w:w="11910" w:h="16840"/>
          <w:pgMar w:top="1340" w:right="60" w:bottom="280" w:left="1460" w:header="730" w:footer="0" w:gutter="0"/>
          <w:cols w:space="720"/>
        </w:sectPr>
      </w:pPr>
    </w:p>
    <w:p w14:paraId="496D6BDA" w14:textId="77777777" w:rsidR="00121864" w:rsidRDefault="00000000">
      <w:pPr>
        <w:pStyle w:val="BodyText"/>
        <w:rPr>
          <w:sz w:val="20"/>
        </w:rPr>
      </w:pPr>
      <w:r>
        <w:lastRenderedPageBreak/>
        <w:pict w14:anchorId="496D6EDD">
          <v:line id="_x0000_s2073" style="position:absolute;z-index:-16691712;mso-position-horizontal-relative:page;mso-position-vertical-relative:page" from="446.15pt,694.4pt" to="449.15pt,694.4pt" strokecolor="#0101ff" strokeweight=".6pt">
            <w10:wrap anchorx="page" anchory="page"/>
          </v:line>
        </w:pict>
      </w:r>
      <w:r>
        <w:pict w14:anchorId="496D6EDE">
          <v:line id="_x0000_s2072" style="position:absolute;z-index:15732224;mso-position-horizontal-relative:page;mso-position-vertical-relative:page" from="519.7pt,625.95pt" to="519.7pt,709.75pt" strokeweight="0">
            <w10:wrap anchorx="page" anchory="page"/>
          </v:line>
        </w:pict>
      </w:r>
    </w:p>
    <w:p w14:paraId="496D6BDB" w14:textId="77777777" w:rsidR="00121864" w:rsidRDefault="00121864">
      <w:pPr>
        <w:pStyle w:val="BodyText"/>
        <w:rPr>
          <w:sz w:val="20"/>
        </w:rPr>
      </w:pPr>
    </w:p>
    <w:p w14:paraId="496D6BDC" w14:textId="77777777" w:rsidR="00121864" w:rsidRDefault="00121864">
      <w:pPr>
        <w:pStyle w:val="BodyText"/>
        <w:spacing w:before="4" w:after="1"/>
        <w:rPr>
          <w:sz w:val="17"/>
        </w:rPr>
      </w:pPr>
    </w:p>
    <w:p w14:paraId="496D6BDD" w14:textId="77777777" w:rsidR="00121864" w:rsidRDefault="00000000">
      <w:pPr>
        <w:pStyle w:val="BodyText"/>
        <w:ind w:left="340"/>
        <w:rPr>
          <w:sz w:val="20"/>
        </w:rPr>
      </w:pPr>
      <w:r>
        <w:rPr>
          <w:sz w:val="20"/>
        </w:rPr>
      </w:r>
      <w:r>
        <w:rPr>
          <w:sz w:val="20"/>
        </w:rPr>
        <w:pict w14:anchorId="496D6EE0">
          <v:shape id="_x0000_s2071" type="#_x0000_t202" style="width:415.3pt;height:24.55pt;mso-left-percent:-10001;mso-top-percent:-10001;mso-position-horizontal:absolute;mso-position-horizontal-relative:char;mso-position-vertical:absolute;mso-position-vertical-relative:line;mso-left-percent:-10001;mso-top-percent:-10001" fillcolor="#007bc4" stroked="f">
            <v:textbox inset="0,0,0,0">
              <w:txbxContent>
                <w:p w14:paraId="496D6F44" w14:textId="77777777" w:rsidR="00121864" w:rsidRDefault="00000000">
                  <w:pPr>
                    <w:spacing w:line="251" w:lineRule="exact"/>
                    <w:rPr>
                      <w:b/>
                    </w:rPr>
                  </w:pPr>
                  <w:r>
                    <w:rPr>
                      <w:b/>
                      <w:color w:val="FFFFFF"/>
                    </w:rPr>
                    <w:t>Executive</w:t>
                  </w:r>
                  <w:r>
                    <w:rPr>
                      <w:b/>
                      <w:color w:val="FFFFFF"/>
                      <w:spacing w:val="-5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Summary</w:t>
                  </w:r>
                </w:p>
              </w:txbxContent>
            </v:textbox>
            <w10:anchorlock/>
          </v:shape>
        </w:pict>
      </w:r>
    </w:p>
    <w:p w14:paraId="496D6BDE" w14:textId="77777777" w:rsidR="00121864" w:rsidRDefault="00000000">
      <w:pPr>
        <w:spacing w:line="257" w:lineRule="exact"/>
        <w:ind w:left="340"/>
        <w:jc w:val="both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 Document</w:t>
      </w:r>
      <w:r>
        <w:rPr>
          <w:spacing w:val="-2"/>
          <w:sz w:val="24"/>
        </w:rPr>
        <w:t xml:space="preserve"> </w:t>
      </w:r>
      <w:r>
        <w:rPr>
          <w:sz w:val="24"/>
        </w:rPr>
        <w:t>(BRD)</w:t>
      </w:r>
      <w:r>
        <w:rPr>
          <w:spacing w:val="-1"/>
          <w:sz w:val="24"/>
        </w:rPr>
        <w:t xml:space="preserve"> </w:t>
      </w:r>
      <w:r>
        <w:rPr>
          <w:sz w:val="24"/>
        </w:rPr>
        <w:t>outlines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Cyrix</w:t>
      </w:r>
    </w:p>
    <w:p w14:paraId="496D6BDF" w14:textId="77777777" w:rsidR="00121864" w:rsidRDefault="00000000">
      <w:pPr>
        <w:spacing w:before="21" w:line="259" w:lineRule="auto"/>
        <w:ind w:left="340" w:right="1807"/>
        <w:jc w:val="both"/>
        <w:rPr>
          <w:sz w:val="24"/>
        </w:rPr>
      </w:pPr>
      <w:proofErr w:type="gramStart"/>
      <w:r>
        <w:rPr>
          <w:sz w:val="24"/>
        </w:rPr>
        <w:t>Health care</w:t>
      </w:r>
      <w:proofErr w:type="gramEnd"/>
      <w:r>
        <w:rPr>
          <w:sz w:val="24"/>
        </w:rPr>
        <w:t xml:space="preserve"> Pvt. Ltd. It contains both functional and non-functional requirements, and</w:t>
      </w:r>
      <w:r>
        <w:rPr>
          <w:spacing w:val="-57"/>
          <w:sz w:val="24"/>
        </w:rPr>
        <w:t xml:space="preserve"> </w:t>
      </w:r>
      <w:proofErr w:type="gramStart"/>
      <w:r>
        <w:rPr>
          <w:sz w:val="24"/>
        </w:rPr>
        <w:t>detail</w:t>
      </w:r>
      <w:proofErr w:type="gramEnd"/>
      <w:r>
        <w:rPr>
          <w:sz w:val="24"/>
        </w:rPr>
        <w:t xml:space="preserve"> information on the proposed process for solution needs to be implemented. It is</w:t>
      </w:r>
      <w:r>
        <w:rPr>
          <w:spacing w:val="-57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determine what</w:t>
      </w:r>
      <w:r>
        <w:rPr>
          <w:spacing w:val="-1"/>
          <w:sz w:val="24"/>
        </w:rPr>
        <w:t xml:space="preserve"> </w:t>
      </w:r>
      <w:r>
        <w:rPr>
          <w:sz w:val="24"/>
        </w:rPr>
        <w:t>needs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be done,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starting</w:t>
      </w:r>
      <w:r>
        <w:rPr>
          <w:spacing w:val="-1"/>
          <w:sz w:val="24"/>
        </w:rPr>
        <w:t xml:space="preserve"> </w:t>
      </w:r>
      <w:r>
        <w:rPr>
          <w:sz w:val="24"/>
        </w:rPr>
        <w:t>point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solution</w:t>
      </w:r>
      <w:r>
        <w:rPr>
          <w:spacing w:val="-1"/>
          <w:sz w:val="24"/>
        </w:rPr>
        <w:t xml:space="preserve"> </w:t>
      </w:r>
      <w:r>
        <w:rPr>
          <w:sz w:val="24"/>
        </w:rPr>
        <w:t>design.</w:t>
      </w:r>
    </w:p>
    <w:p w14:paraId="496D6BE0" w14:textId="77777777" w:rsidR="00121864" w:rsidRDefault="00000000">
      <w:pPr>
        <w:spacing w:before="159"/>
        <w:ind w:left="340"/>
        <w:jc w:val="both"/>
        <w:rPr>
          <w:b/>
          <w:i/>
        </w:rPr>
      </w:pPr>
      <w:r>
        <w:rPr>
          <w:b/>
          <w:i/>
        </w:rPr>
        <w:t>Requestor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Name/Team:</w:t>
      </w:r>
    </w:p>
    <w:p w14:paraId="496D6BE1" w14:textId="77777777" w:rsidR="00121864" w:rsidRDefault="00000000">
      <w:pPr>
        <w:pStyle w:val="BodyText"/>
        <w:spacing w:before="21"/>
        <w:ind w:left="340"/>
        <w:jc w:val="both"/>
      </w:pPr>
      <w:r>
        <w:t>Mr.</w:t>
      </w:r>
      <w:r>
        <w:rPr>
          <w:spacing w:val="-6"/>
        </w:rPr>
        <w:t xml:space="preserve"> </w:t>
      </w:r>
      <w:r>
        <w:t>Manoj</w:t>
      </w:r>
      <w:r>
        <w:rPr>
          <w:spacing w:val="1"/>
        </w:rPr>
        <w:t xml:space="preserve"> </w:t>
      </w:r>
      <w:proofErr w:type="spellStart"/>
      <w:r>
        <w:t>menon</w:t>
      </w:r>
      <w:proofErr w:type="spellEnd"/>
      <w:r>
        <w:rPr>
          <w:spacing w:val="-3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Cyrix</w:t>
      </w:r>
      <w:r>
        <w:rPr>
          <w:spacing w:val="-3"/>
        </w:rPr>
        <w:t xml:space="preserve"> </w:t>
      </w:r>
      <w:r>
        <w:t>Team</w:t>
      </w:r>
    </w:p>
    <w:p w14:paraId="496D6BE2" w14:textId="77777777" w:rsidR="00121864" w:rsidRDefault="00121864">
      <w:pPr>
        <w:pStyle w:val="BodyText"/>
        <w:rPr>
          <w:sz w:val="20"/>
        </w:rPr>
      </w:pPr>
    </w:p>
    <w:p w14:paraId="496D6BE3" w14:textId="77777777" w:rsidR="00121864" w:rsidRDefault="00121864">
      <w:pPr>
        <w:pStyle w:val="BodyText"/>
        <w:rPr>
          <w:sz w:val="20"/>
        </w:rPr>
      </w:pPr>
    </w:p>
    <w:p w14:paraId="496D6BE4" w14:textId="77777777" w:rsidR="00121864" w:rsidRDefault="00121864">
      <w:pPr>
        <w:pStyle w:val="BodyText"/>
        <w:spacing w:before="3"/>
        <w:rPr>
          <w:sz w:val="13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"/>
        <w:gridCol w:w="3050"/>
        <w:gridCol w:w="5256"/>
        <w:gridCol w:w="1620"/>
      </w:tblGrid>
      <w:tr w:rsidR="00121864" w14:paraId="496D6BE8" w14:textId="77777777">
        <w:trPr>
          <w:trHeight w:val="490"/>
        </w:trPr>
        <w:tc>
          <w:tcPr>
            <w:tcW w:w="216" w:type="dxa"/>
            <w:tcBorders>
              <w:top w:val="nil"/>
              <w:left w:val="nil"/>
              <w:right w:val="nil"/>
            </w:tcBorders>
          </w:tcPr>
          <w:p w14:paraId="496D6BE5" w14:textId="77777777" w:rsidR="00121864" w:rsidRDefault="00121864">
            <w:pPr>
              <w:pStyle w:val="TableParagraph"/>
              <w:ind w:left="0"/>
            </w:pPr>
          </w:p>
        </w:tc>
        <w:tc>
          <w:tcPr>
            <w:tcW w:w="8306" w:type="dxa"/>
            <w:gridSpan w:val="2"/>
            <w:tcBorders>
              <w:top w:val="nil"/>
              <w:left w:val="nil"/>
              <w:right w:val="nil"/>
            </w:tcBorders>
            <w:shd w:val="clear" w:color="auto" w:fill="007BC4"/>
          </w:tcPr>
          <w:p w14:paraId="496D6BE6" w14:textId="77777777" w:rsidR="00121864" w:rsidRDefault="00000000">
            <w:pPr>
              <w:pStyle w:val="TableParagraph"/>
              <w:ind w:left="4"/>
              <w:rPr>
                <w:b/>
              </w:rPr>
            </w:pPr>
            <w:r>
              <w:rPr>
                <w:b/>
                <w:color w:val="FFFFFF"/>
              </w:rPr>
              <w:t>Key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Definitions</w:t>
            </w:r>
          </w:p>
        </w:tc>
        <w:tc>
          <w:tcPr>
            <w:tcW w:w="1620" w:type="dxa"/>
            <w:tcBorders>
              <w:top w:val="nil"/>
              <w:left w:val="nil"/>
              <w:right w:val="nil"/>
            </w:tcBorders>
          </w:tcPr>
          <w:p w14:paraId="496D6BE7" w14:textId="77777777" w:rsidR="00121864" w:rsidRDefault="00121864">
            <w:pPr>
              <w:pStyle w:val="TableParagraph"/>
              <w:ind w:left="0"/>
            </w:pPr>
          </w:p>
        </w:tc>
      </w:tr>
      <w:tr w:rsidR="00121864" w14:paraId="496D6BEB" w14:textId="77777777">
        <w:trPr>
          <w:trHeight w:val="490"/>
        </w:trPr>
        <w:tc>
          <w:tcPr>
            <w:tcW w:w="3266" w:type="dxa"/>
            <w:gridSpan w:val="2"/>
          </w:tcPr>
          <w:p w14:paraId="496D6BE9" w14:textId="77777777" w:rsidR="00121864" w:rsidRDefault="00000000">
            <w:pPr>
              <w:pStyle w:val="TableParagraph"/>
              <w:spacing w:line="252" w:lineRule="exact"/>
              <w:ind w:left="1307" w:right="1298"/>
              <w:jc w:val="center"/>
              <w:rPr>
                <w:b/>
              </w:rPr>
            </w:pPr>
            <w:r>
              <w:rPr>
                <w:b/>
              </w:rPr>
              <w:t>Terms</w:t>
            </w:r>
          </w:p>
        </w:tc>
        <w:tc>
          <w:tcPr>
            <w:tcW w:w="6876" w:type="dxa"/>
            <w:gridSpan w:val="2"/>
          </w:tcPr>
          <w:p w14:paraId="496D6BEA" w14:textId="77777777" w:rsidR="00121864" w:rsidRDefault="00000000">
            <w:pPr>
              <w:pStyle w:val="TableParagraph"/>
              <w:spacing w:line="252" w:lineRule="exact"/>
              <w:ind w:left="2596" w:right="3203"/>
              <w:jc w:val="center"/>
              <w:rPr>
                <w:b/>
              </w:rPr>
            </w:pPr>
            <w:r>
              <w:rPr>
                <w:b/>
              </w:rPr>
              <w:t>Definitions</w:t>
            </w:r>
          </w:p>
        </w:tc>
      </w:tr>
      <w:tr w:rsidR="00121864" w14:paraId="496D6BEE" w14:textId="77777777">
        <w:trPr>
          <w:trHeight w:val="782"/>
        </w:trPr>
        <w:tc>
          <w:tcPr>
            <w:tcW w:w="3266" w:type="dxa"/>
            <w:gridSpan w:val="2"/>
          </w:tcPr>
          <w:p w14:paraId="496D6BEC" w14:textId="77777777" w:rsidR="00121864" w:rsidRDefault="00000000">
            <w:pPr>
              <w:pStyle w:val="TableParagraph"/>
              <w:spacing w:line="253" w:lineRule="exact"/>
            </w:pPr>
            <w:r>
              <w:t>Object</w:t>
            </w:r>
          </w:p>
        </w:tc>
        <w:tc>
          <w:tcPr>
            <w:tcW w:w="6876" w:type="dxa"/>
            <w:gridSpan w:val="2"/>
          </w:tcPr>
          <w:p w14:paraId="496D6BED" w14:textId="77777777" w:rsidR="00121864" w:rsidRDefault="00000000">
            <w:pPr>
              <w:pStyle w:val="TableParagraph"/>
              <w:spacing w:line="276" w:lineRule="auto"/>
              <w:ind w:left="108" w:right="27"/>
            </w:pPr>
            <w:r>
              <w:t xml:space="preserve">Objects are database tables that </w:t>
            </w:r>
            <w:proofErr w:type="gramStart"/>
            <w:r>
              <w:t>allows</w:t>
            </w:r>
            <w:proofErr w:type="gramEnd"/>
            <w:r>
              <w:t xml:space="preserve"> to store data specific to an</w:t>
            </w:r>
            <w:r>
              <w:rPr>
                <w:spacing w:val="1"/>
              </w:rPr>
              <w:t xml:space="preserve"> </w:t>
            </w:r>
            <w:r>
              <w:t>organization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salesforce.</w:t>
            </w:r>
            <w:r>
              <w:rPr>
                <w:spacing w:val="-4"/>
              </w:rPr>
              <w:t xml:space="preserve"> </w:t>
            </w:r>
            <w:r>
              <w:t>E.g.</w:t>
            </w:r>
            <w:r>
              <w:rPr>
                <w:spacing w:val="1"/>
              </w:rPr>
              <w:t xml:space="preserve"> </w:t>
            </w:r>
            <w:r>
              <w:t>Account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an</w:t>
            </w:r>
            <w:r>
              <w:rPr>
                <w:spacing w:val="-1"/>
              </w:rPr>
              <w:t xml:space="preserve"> </w:t>
            </w:r>
            <w:r>
              <w:t>object;</w:t>
            </w:r>
            <w:r>
              <w:rPr>
                <w:spacing w:val="-3"/>
              </w:rPr>
              <w:t xml:space="preserve"> </w:t>
            </w:r>
            <w:r>
              <w:t>Case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object etc.</w:t>
            </w:r>
          </w:p>
        </w:tc>
      </w:tr>
      <w:tr w:rsidR="00121864" w14:paraId="496D6BF1" w14:textId="77777777">
        <w:trPr>
          <w:trHeight w:val="781"/>
        </w:trPr>
        <w:tc>
          <w:tcPr>
            <w:tcW w:w="3266" w:type="dxa"/>
            <w:gridSpan w:val="2"/>
          </w:tcPr>
          <w:p w14:paraId="496D6BEF" w14:textId="77777777" w:rsidR="00121864" w:rsidRDefault="00000000">
            <w:pPr>
              <w:pStyle w:val="TableParagraph"/>
              <w:spacing w:line="253" w:lineRule="exact"/>
            </w:pPr>
            <w:r>
              <w:t>Record</w:t>
            </w:r>
          </w:p>
        </w:tc>
        <w:tc>
          <w:tcPr>
            <w:tcW w:w="6876" w:type="dxa"/>
            <w:gridSpan w:val="2"/>
          </w:tcPr>
          <w:p w14:paraId="496D6BF0" w14:textId="77777777" w:rsidR="00121864" w:rsidRDefault="00000000">
            <w:pPr>
              <w:pStyle w:val="TableParagraph"/>
              <w:spacing w:line="276" w:lineRule="auto"/>
              <w:ind w:left="108" w:right="27"/>
            </w:pPr>
            <w:r>
              <w:t>A record is data entry on an object and consists of collection of data in</w:t>
            </w:r>
            <w:r>
              <w:rPr>
                <w:spacing w:val="1"/>
              </w:rPr>
              <w:t xml:space="preserve"> </w:t>
            </w:r>
            <w:r>
              <w:t>fields,</w:t>
            </w:r>
            <w:r>
              <w:rPr>
                <w:spacing w:val="-5"/>
              </w:rPr>
              <w:t xml:space="preserve"> </w:t>
            </w:r>
            <w:r>
              <w:t>possibly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different</w:t>
            </w:r>
            <w:r>
              <w:rPr>
                <w:spacing w:val="-5"/>
              </w:rPr>
              <w:t xml:space="preserve"> </w:t>
            </w:r>
            <w:r>
              <w:t>types,</w:t>
            </w:r>
            <w:r>
              <w:rPr>
                <w:spacing w:val="-2"/>
              </w:rPr>
              <w:t xml:space="preserve"> </w:t>
            </w:r>
            <w:r>
              <w:t>typically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fixed</w:t>
            </w:r>
            <w:r>
              <w:rPr>
                <w:spacing w:val="-4"/>
              </w:rPr>
              <w:t xml:space="preserve"> </w:t>
            </w:r>
            <w:r>
              <w:t>number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sequence.</w:t>
            </w:r>
          </w:p>
        </w:tc>
      </w:tr>
      <w:tr w:rsidR="00121864" w14:paraId="496D6BF4" w14:textId="77777777">
        <w:trPr>
          <w:trHeight w:val="491"/>
        </w:trPr>
        <w:tc>
          <w:tcPr>
            <w:tcW w:w="3266" w:type="dxa"/>
            <w:gridSpan w:val="2"/>
          </w:tcPr>
          <w:p w14:paraId="496D6BF2" w14:textId="77777777" w:rsidR="00121864" w:rsidRDefault="00000000">
            <w:pPr>
              <w:pStyle w:val="TableParagraph"/>
              <w:spacing w:line="253" w:lineRule="exact"/>
            </w:pPr>
            <w:r>
              <w:t>List</w:t>
            </w:r>
            <w:r>
              <w:rPr>
                <w:spacing w:val="-3"/>
              </w:rPr>
              <w:t xml:space="preserve"> </w:t>
            </w:r>
            <w:r>
              <w:t>View</w:t>
            </w:r>
          </w:p>
        </w:tc>
        <w:tc>
          <w:tcPr>
            <w:tcW w:w="6876" w:type="dxa"/>
            <w:gridSpan w:val="2"/>
          </w:tcPr>
          <w:p w14:paraId="496D6BF3" w14:textId="77777777" w:rsidR="00121864" w:rsidRDefault="00000000">
            <w:pPr>
              <w:pStyle w:val="TableParagraph"/>
              <w:spacing w:line="253" w:lineRule="exact"/>
              <w:ind w:left="108"/>
            </w:pPr>
            <w:r>
              <w:t>List</w:t>
            </w:r>
            <w:r>
              <w:rPr>
                <w:spacing w:val="-3"/>
              </w:rPr>
              <w:t xml:space="preserve"> </w:t>
            </w:r>
            <w:r>
              <w:t>View</w:t>
            </w:r>
            <w:r>
              <w:rPr>
                <w:spacing w:val="-4"/>
              </w:rPr>
              <w:t xml:space="preserve"> </w:t>
            </w:r>
            <w:r>
              <w:t>allows</w:t>
            </w:r>
            <w:r>
              <w:rPr>
                <w:spacing w:val="-1"/>
              </w:rPr>
              <w:t xml:space="preserve"> </w:t>
            </w:r>
            <w:proofErr w:type="gramStart"/>
            <w:r>
              <w:t>user</w:t>
            </w:r>
            <w:proofErr w:type="gramEnd"/>
            <w:r>
              <w:rPr>
                <w:spacing w:val="-4"/>
              </w:rPr>
              <w:t xml:space="preserve"> </w:t>
            </w:r>
            <w:r>
              <w:t>to see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filtered</w:t>
            </w:r>
            <w:r>
              <w:rPr>
                <w:spacing w:val="-1"/>
              </w:rPr>
              <w:t xml:space="preserve"> </w:t>
            </w:r>
            <w:r>
              <w:t>list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records</w:t>
            </w:r>
          </w:p>
        </w:tc>
      </w:tr>
      <w:tr w:rsidR="00121864" w14:paraId="496D6BF7" w14:textId="77777777">
        <w:trPr>
          <w:trHeight w:val="1073"/>
        </w:trPr>
        <w:tc>
          <w:tcPr>
            <w:tcW w:w="3266" w:type="dxa"/>
            <w:gridSpan w:val="2"/>
          </w:tcPr>
          <w:p w14:paraId="496D6BF5" w14:textId="77777777" w:rsidR="00121864" w:rsidRDefault="00000000">
            <w:pPr>
              <w:pStyle w:val="TableParagraph"/>
              <w:spacing w:line="251" w:lineRule="exact"/>
            </w:pPr>
            <w:r>
              <w:t>Layout</w:t>
            </w:r>
          </w:p>
        </w:tc>
        <w:tc>
          <w:tcPr>
            <w:tcW w:w="6876" w:type="dxa"/>
            <w:gridSpan w:val="2"/>
          </w:tcPr>
          <w:p w14:paraId="496D6BF6" w14:textId="77777777" w:rsidR="00121864" w:rsidRDefault="00000000">
            <w:pPr>
              <w:pStyle w:val="TableParagraph"/>
              <w:spacing w:line="276" w:lineRule="auto"/>
              <w:ind w:left="108" w:right="403"/>
            </w:pPr>
            <w:r>
              <w:t>Page layouts control the layout and organization of buttons, fields, and</w:t>
            </w:r>
            <w:r>
              <w:rPr>
                <w:spacing w:val="1"/>
              </w:rPr>
              <w:t xml:space="preserve"> </w:t>
            </w:r>
            <w:r>
              <w:t>related sections on object record pages. They also help determine which</w:t>
            </w:r>
            <w:r>
              <w:rPr>
                <w:spacing w:val="-52"/>
              </w:rPr>
              <w:t xml:space="preserve"> </w:t>
            </w:r>
            <w:r>
              <w:t>fields</w:t>
            </w:r>
            <w:r>
              <w:rPr>
                <w:spacing w:val="-3"/>
              </w:rPr>
              <w:t xml:space="preserve"> </w:t>
            </w:r>
            <w:r>
              <w:t>are</w:t>
            </w:r>
            <w:r>
              <w:rPr>
                <w:spacing w:val="-2"/>
              </w:rPr>
              <w:t xml:space="preserve"> </w:t>
            </w:r>
            <w:r>
              <w:t>visible,</w:t>
            </w:r>
            <w:r>
              <w:rPr>
                <w:spacing w:val="-3"/>
              </w:rPr>
              <w:t xml:space="preserve"> </w:t>
            </w:r>
            <w:r>
              <w:t>read only, and</w:t>
            </w:r>
            <w:r>
              <w:rPr>
                <w:spacing w:val="-3"/>
              </w:rPr>
              <w:t xml:space="preserve"> </w:t>
            </w:r>
            <w:r>
              <w:t>required.</w:t>
            </w:r>
          </w:p>
        </w:tc>
      </w:tr>
    </w:tbl>
    <w:p w14:paraId="496D6BF8" w14:textId="77777777" w:rsidR="00121864" w:rsidRDefault="00121864">
      <w:pPr>
        <w:pStyle w:val="BodyText"/>
        <w:rPr>
          <w:sz w:val="20"/>
        </w:rPr>
      </w:pPr>
    </w:p>
    <w:p w14:paraId="496D6BF9" w14:textId="77777777" w:rsidR="00121864" w:rsidRDefault="00121864">
      <w:pPr>
        <w:pStyle w:val="BodyText"/>
        <w:spacing w:before="6" w:after="1"/>
        <w:rPr>
          <w:sz w:val="29"/>
        </w:rPr>
      </w:pPr>
    </w:p>
    <w:tbl>
      <w:tblPr>
        <w:tblW w:w="0" w:type="auto"/>
        <w:tblInd w:w="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"/>
        <w:gridCol w:w="3118"/>
        <w:gridCol w:w="2645"/>
        <w:gridCol w:w="2543"/>
        <w:gridCol w:w="108"/>
      </w:tblGrid>
      <w:tr w:rsidR="00121864" w14:paraId="496D6BFD" w14:textId="77777777">
        <w:trPr>
          <w:trHeight w:val="490"/>
        </w:trPr>
        <w:tc>
          <w:tcPr>
            <w:tcW w:w="108" w:type="dxa"/>
            <w:tcBorders>
              <w:top w:val="nil"/>
              <w:left w:val="nil"/>
              <w:right w:val="nil"/>
            </w:tcBorders>
          </w:tcPr>
          <w:p w14:paraId="496D6BFA" w14:textId="77777777" w:rsidR="00121864" w:rsidRDefault="00121864">
            <w:pPr>
              <w:pStyle w:val="TableParagraph"/>
              <w:ind w:left="0"/>
            </w:pPr>
          </w:p>
        </w:tc>
        <w:tc>
          <w:tcPr>
            <w:tcW w:w="8306" w:type="dxa"/>
            <w:gridSpan w:val="3"/>
            <w:tcBorders>
              <w:top w:val="nil"/>
              <w:left w:val="nil"/>
              <w:right w:val="nil"/>
            </w:tcBorders>
            <w:shd w:val="clear" w:color="auto" w:fill="007BC4"/>
          </w:tcPr>
          <w:p w14:paraId="496D6BFB" w14:textId="77777777" w:rsidR="00121864" w:rsidRDefault="00000000">
            <w:pPr>
              <w:pStyle w:val="TableParagraph"/>
              <w:ind w:left="4"/>
              <w:rPr>
                <w:b/>
              </w:rPr>
            </w:pPr>
            <w:r>
              <w:rPr>
                <w:b/>
                <w:color w:val="FFFFFF"/>
              </w:rPr>
              <w:t>System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and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User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information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(To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be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filled)</w:t>
            </w:r>
          </w:p>
        </w:tc>
        <w:tc>
          <w:tcPr>
            <w:tcW w:w="108" w:type="dxa"/>
            <w:tcBorders>
              <w:top w:val="nil"/>
              <w:left w:val="nil"/>
              <w:right w:val="nil"/>
            </w:tcBorders>
          </w:tcPr>
          <w:p w14:paraId="496D6BFC" w14:textId="77777777" w:rsidR="00121864" w:rsidRDefault="00121864">
            <w:pPr>
              <w:pStyle w:val="TableParagraph"/>
              <w:ind w:left="0"/>
            </w:pPr>
          </w:p>
        </w:tc>
      </w:tr>
      <w:tr w:rsidR="00121864" w14:paraId="496D6C02" w14:textId="77777777">
        <w:trPr>
          <w:trHeight w:val="756"/>
        </w:trPr>
        <w:tc>
          <w:tcPr>
            <w:tcW w:w="3226" w:type="dxa"/>
            <w:gridSpan w:val="2"/>
          </w:tcPr>
          <w:p w14:paraId="496D6BFE" w14:textId="77777777" w:rsidR="00121864" w:rsidRDefault="00121864">
            <w:pPr>
              <w:pStyle w:val="TableParagraph"/>
              <w:ind w:left="0"/>
              <w:rPr>
                <w:sz w:val="26"/>
              </w:rPr>
            </w:pPr>
          </w:p>
          <w:p w14:paraId="496D6BFF" w14:textId="77777777" w:rsidR="00121864" w:rsidRDefault="00000000">
            <w:pPr>
              <w:pStyle w:val="TableParagraph"/>
              <w:spacing w:before="180" w:line="256" w:lineRule="exact"/>
              <w:rPr>
                <w:b/>
                <w:sz w:val="24"/>
              </w:rPr>
            </w:pPr>
            <w:bookmarkStart w:id="11" w:name="Licence_"/>
            <w:bookmarkEnd w:id="11"/>
            <w:proofErr w:type="spellStart"/>
            <w:r>
              <w:rPr>
                <w:b/>
                <w:color w:val="365F91"/>
                <w:sz w:val="24"/>
              </w:rPr>
              <w:t>Licence</w:t>
            </w:r>
            <w:proofErr w:type="spellEnd"/>
          </w:p>
        </w:tc>
        <w:tc>
          <w:tcPr>
            <w:tcW w:w="2645" w:type="dxa"/>
          </w:tcPr>
          <w:p w14:paraId="496D6C00" w14:textId="77777777" w:rsidR="00121864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Salesforce</w:t>
            </w:r>
          </w:p>
        </w:tc>
        <w:tc>
          <w:tcPr>
            <w:tcW w:w="2651" w:type="dxa"/>
            <w:gridSpan w:val="2"/>
          </w:tcPr>
          <w:p w14:paraId="496D6C01" w14:textId="77777777" w:rsidR="00121864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Comments</w:t>
            </w:r>
          </w:p>
        </w:tc>
      </w:tr>
      <w:tr w:rsidR="00121864" w14:paraId="496D6C07" w14:textId="77777777">
        <w:trPr>
          <w:trHeight w:val="756"/>
        </w:trPr>
        <w:tc>
          <w:tcPr>
            <w:tcW w:w="3226" w:type="dxa"/>
            <w:gridSpan w:val="2"/>
          </w:tcPr>
          <w:p w14:paraId="496D6C03" w14:textId="77777777" w:rsidR="00121864" w:rsidRDefault="00121864">
            <w:pPr>
              <w:pStyle w:val="TableParagraph"/>
              <w:ind w:left="0"/>
              <w:rPr>
                <w:sz w:val="26"/>
              </w:rPr>
            </w:pPr>
          </w:p>
          <w:p w14:paraId="496D6C04" w14:textId="77777777" w:rsidR="00121864" w:rsidRDefault="00000000">
            <w:pPr>
              <w:pStyle w:val="TableParagraph"/>
              <w:spacing w:before="180" w:line="257" w:lineRule="exact"/>
              <w:rPr>
                <w:b/>
                <w:sz w:val="24"/>
              </w:rPr>
            </w:pPr>
            <w:bookmarkStart w:id="12" w:name="No_of_licence"/>
            <w:bookmarkEnd w:id="12"/>
            <w:r>
              <w:rPr>
                <w:b/>
                <w:color w:val="365F91"/>
                <w:sz w:val="24"/>
              </w:rPr>
              <w:t>No</w:t>
            </w:r>
            <w:r>
              <w:rPr>
                <w:b/>
                <w:color w:val="365F91"/>
                <w:spacing w:val="-3"/>
                <w:sz w:val="24"/>
              </w:rPr>
              <w:t xml:space="preserve"> </w:t>
            </w:r>
            <w:r>
              <w:rPr>
                <w:b/>
                <w:color w:val="365F91"/>
                <w:sz w:val="24"/>
              </w:rPr>
              <w:t>of</w:t>
            </w:r>
            <w:r>
              <w:rPr>
                <w:b/>
                <w:color w:val="365F91"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color w:val="365F91"/>
                <w:sz w:val="24"/>
              </w:rPr>
              <w:t>licence</w:t>
            </w:r>
            <w:proofErr w:type="spellEnd"/>
          </w:p>
        </w:tc>
        <w:tc>
          <w:tcPr>
            <w:tcW w:w="2645" w:type="dxa"/>
          </w:tcPr>
          <w:p w14:paraId="496D6C05" w14:textId="77777777" w:rsidR="00121864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2651" w:type="dxa"/>
            <w:gridSpan w:val="2"/>
          </w:tcPr>
          <w:p w14:paraId="496D6C06" w14:textId="77777777" w:rsidR="00121864" w:rsidRDefault="00121864">
            <w:pPr>
              <w:pStyle w:val="TableParagraph"/>
              <w:ind w:left="0"/>
            </w:pPr>
          </w:p>
        </w:tc>
      </w:tr>
      <w:tr w:rsidR="00121864" w14:paraId="496D6C0C" w14:textId="77777777">
        <w:trPr>
          <w:trHeight w:val="755"/>
        </w:trPr>
        <w:tc>
          <w:tcPr>
            <w:tcW w:w="3226" w:type="dxa"/>
            <w:gridSpan w:val="2"/>
          </w:tcPr>
          <w:p w14:paraId="496D6C08" w14:textId="77777777" w:rsidR="00121864" w:rsidRDefault="00121864">
            <w:pPr>
              <w:pStyle w:val="TableParagraph"/>
              <w:ind w:left="0"/>
              <w:rPr>
                <w:sz w:val="26"/>
              </w:rPr>
            </w:pPr>
          </w:p>
          <w:p w14:paraId="496D6C09" w14:textId="77777777" w:rsidR="00121864" w:rsidRDefault="00000000">
            <w:pPr>
              <w:pStyle w:val="TableParagraph"/>
              <w:spacing w:before="179" w:line="257" w:lineRule="exact"/>
              <w:rPr>
                <w:b/>
                <w:sz w:val="24"/>
              </w:rPr>
            </w:pPr>
            <w:bookmarkStart w:id="13" w:name="Admin"/>
            <w:bookmarkEnd w:id="13"/>
            <w:r>
              <w:rPr>
                <w:b/>
                <w:color w:val="365F91"/>
                <w:sz w:val="24"/>
              </w:rPr>
              <w:t>Admin</w:t>
            </w:r>
          </w:p>
        </w:tc>
        <w:tc>
          <w:tcPr>
            <w:tcW w:w="2645" w:type="dxa"/>
          </w:tcPr>
          <w:p w14:paraId="496D6C0A" w14:textId="77777777" w:rsidR="00121864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651" w:type="dxa"/>
            <w:gridSpan w:val="2"/>
          </w:tcPr>
          <w:p w14:paraId="496D6C0B" w14:textId="77777777" w:rsidR="00121864" w:rsidRDefault="00121864">
            <w:pPr>
              <w:pStyle w:val="TableParagraph"/>
              <w:ind w:left="0"/>
            </w:pPr>
          </w:p>
        </w:tc>
      </w:tr>
      <w:tr w:rsidR="00121864" w14:paraId="496D6C11" w14:textId="77777777">
        <w:trPr>
          <w:trHeight w:val="1655"/>
        </w:trPr>
        <w:tc>
          <w:tcPr>
            <w:tcW w:w="3226" w:type="dxa"/>
            <w:gridSpan w:val="2"/>
          </w:tcPr>
          <w:p w14:paraId="496D6C0D" w14:textId="77777777" w:rsidR="00121864" w:rsidRDefault="00121864">
            <w:pPr>
              <w:pStyle w:val="TableParagraph"/>
              <w:ind w:left="0"/>
              <w:rPr>
                <w:sz w:val="26"/>
              </w:rPr>
            </w:pPr>
          </w:p>
          <w:p w14:paraId="496D6C0E" w14:textId="77777777" w:rsidR="00121864" w:rsidRDefault="00000000">
            <w:pPr>
              <w:pStyle w:val="TableParagraph"/>
              <w:spacing w:before="179"/>
              <w:rPr>
                <w:b/>
                <w:sz w:val="24"/>
              </w:rPr>
            </w:pPr>
            <w:bookmarkStart w:id="14" w:name="Dashboard"/>
            <w:bookmarkEnd w:id="14"/>
            <w:r>
              <w:rPr>
                <w:b/>
                <w:color w:val="365F91"/>
                <w:sz w:val="24"/>
              </w:rPr>
              <w:t>Dashboard</w:t>
            </w:r>
          </w:p>
        </w:tc>
        <w:tc>
          <w:tcPr>
            <w:tcW w:w="2645" w:type="dxa"/>
          </w:tcPr>
          <w:p w14:paraId="496D6C0F" w14:textId="77777777" w:rsidR="00121864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  <w:tc>
          <w:tcPr>
            <w:tcW w:w="2651" w:type="dxa"/>
            <w:gridSpan w:val="2"/>
          </w:tcPr>
          <w:p w14:paraId="496D6C10" w14:textId="77777777" w:rsidR="00121864" w:rsidRDefault="00000000">
            <w:pPr>
              <w:pStyle w:val="TableParagraph"/>
              <w:spacing w:line="276" w:lineRule="exact"/>
              <w:ind w:right="87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salesforce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standard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functionality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only 5 dynamic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dashboards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implemented </w:t>
            </w:r>
            <w:r>
              <w:rPr>
                <w:color w:val="FF0101"/>
                <w:sz w:val="24"/>
                <w:u w:val="single" w:color="FF0101"/>
              </w:rPr>
              <w:t>(TBD: with</w:t>
            </w:r>
            <w:r>
              <w:rPr>
                <w:color w:val="FF0101"/>
                <w:spacing w:val="-58"/>
                <w:sz w:val="24"/>
              </w:rPr>
              <w:t xml:space="preserve"> </w:t>
            </w:r>
            <w:r>
              <w:rPr>
                <w:color w:val="FF0101"/>
                <w:sz w:val="24"/>
                <w:u w:val="single" w:color="FF0101"/>
              </w:rPr>
              <w:t>Salesforce</w:t>
            </w:r>
            <w:r>
              <w:rPr>
                <w:color w:val="FF0101"/>
                <w:spacing w:val="-2"/>
                <w:sz w:val="24"/>
                <w:u w:val="single" w:color="FF0101"/>
              </w:rPr>
              <w:t xml:space="preserve"> </w:t>
            </w:r>
            <w:r>
              <w:rPr>
                <w:color w:val="FF0101"/>
                <w:sz w:val="24"/>
                <w:u w:val="single" w:color="FF0101"/>
              </w:rPr>
              <w:t>AE)</w:t>
            </w:r>
          </w:p>
        </w:tc>
      </w:tr>
    </w:tbl>
    <w:p w14:paraId="496D6C12" w14:textId="77777777" w:rsidR="00121864" w:rsidRDefault="00121864">
      <w:pPr>
        <w:spacing w:line="276" w:lineRule="exact"/>
        <w:rPr>
          <w:sz w:val="24"/>
        </w:rPr>
        <w:sectPr w:rsidR="00121864">
          <w:pgSz w:w="11910" w:h="16840"/>
          <w:pgMar w:top="1340" w:right="60" w:bottom="280" w:left="1460" w:header="730" w:footer="0" w:gutter="0"/>
          <w:cols w:space="720"/>
        </w:sectPr>
      </w:pPr>
    </w:p>
    <w:p w14:paraId="496D6C13" w14:textId="77777777" w:rsidR="00121864" w:rsidRDefault="00000000">
      <w:pPr>
        <w:pStyle w:val="BodyText"/>
        <w:spacing w:before="9"/>
        <w:rPr>
          <w:sz w:val="7"/>
        </w:rPr>
      </w:pPr>
      <w:r>
        <w:lastRenderedPageBreak/>
        <w:pict w14:anchorId="496D6EE1">
          <v:shape id="_x0000_s2070" style="position:absolute;margin-left:81pt;margin-top:110.05pt;width:.1pt;height:120.65pt;z-index:15734272;mso-position-horizontal-relative:page;mso-position-vertical-relative:page" coordorigin="1620,2201" coordsize="0,2413" o:spt="100" adj="0,,0" path="m1620,2201r,271m1620,2472r,516m1620,2988r,271m1620,3259r,271m1620,3530r,271m1620,3801r,271m1620,4072r,271m1620,4343r,271e" filled="f" strokeweight="0">
            <v:stroke joinstyle="round"/>
            <v:formulas/>
            <v:path arrowok="t" o:connecttype="segments"/>
            <w10:wrap anchorx="page" anchory="page"/>
          </v:shape>
        </w:pict>
      </w:r>
      <w:r>
        <w:pict w14:anchorId="496D6EE2">
          <v:shape id="_x0000_s2069" style="position:absolute;margin-left:75.6pt;margin-top:367.2pt;width:.1pt;height:26.8pt;z-index:15734784;mso-position-horizontal-relative:page;mso-position-vertical-relative:page" coordorigin="1512,7344" coordsize="0,536" o:spt="100" adj="0,,0" path="m1512,7344r,263m1512,7607r,273e" filled="f" strokeweight="0">
            <v:stroke joinstyle="round"/>
            <v:formulas/>
            <v:path arrowok="t" o:connecttype="segments"/>
            <w10:wrap anchorx="page" anchory="page"/>
          </v:shape>
        </w:pict>
      </w:r>
    </w:p>
    <w:p w14:paraId="496D6C14" w14:textId="77777777" w:rsidR="00121864" w:rsidRDefault="00000000">
      <w:pPr>
        <w:pStyle w:val="BodyText"/>
        <w:ind w:left="340"/>
        <w:rPr>
          <w:sz w:val="20"/>
        </w:rPr>
      </w:pPr>
      <w:r>
        <w:rPr>
          <w:sz w:val="20"/>
        </w:rPr>
      </w:r>
      <w:r>
        <w:rPr>
          <w:sz w:val="20"/>
        </w:rPr>
        <w:pict w14:anchorId="496D6EE4">
          <v:shape id="_x0000_s2068" type="#_x0000_t202" style="width:415.3pt;height:24.5pt;mso-left-percent:-10001;mso-top-percent:-10001;mso-position-horizontal:absolute;mso-position-horizontal-relative:char;mso-position-vertical:absolute;mso-position-vertical-relative:line;mso-left-percent:-10001;mso-top-percent:-10001" fillcolor="#007bc4" stroked="f">
            <v:textbox inset="0,0,0,0">
              <w:txbxContent>
                <w:p w14:paraId="496D6F45" w14:textId="77777777" w:rsidR="00121864" w:rsidRDefault="00000000">
                  <w:pPr>
                    <w:spacing w:line="253" w:lineRule="exact"/>
                    <w:rPr>
                      <w:b/>
                    </w:rPr>
                  </w:pPr>
                  <w:r>
                    <w:rPr>
                      <w:b/>
                      <w:color w:val="FFFFFF"/>
                    </w:rPr>
                    <w:t>Role</w:t>
                  </w:r>
                  <w:r>
                    <w:rPr>
                      <w:b/>
                      <w:color w:val="FFFFFF"/>
                      <w:spacing w:val="-3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&amp;</w:t>
                  </w:r>
                  <w:r>
                    <w:rPr>
                      <w:b/>
                      <w:color w:val="FFFFFF"/>
                      <w:spacing w:val="-2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Licenses</w:t>
                  </w:r>
                  <w:r>
                    <w:rPr>
                      <w:b/>
                      <w:color w:val="FFFFFF"/>
                      <w:spacing w:val="-3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(To be</w:t>
                  </w:r>
                  <w:r>
                    <w:rPr>
                      <w:b/>
                      <w:color w:val="FFFFFF"/>
                      <w:spacing w:val="-3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filled)</w:t>
                  </w:r>
                </w:p>
              </w:txbxContent>
            </v:textbox>
            <w10:anchorlock/>
          </v:shape>
        </w:pict>
      </w:r>
    </w:p>
    <w:tbl>
      <w:tblPr>
        <w:tblW w:w="0" w:type="auto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9"/>
        <w:gridCol w:w="3277"/>
        <w:gridCol w:w="1693"/>
        <w:gridCol w:w="2380"/>
      </w:tblGrid>
      <w:tr w:rsidR="00121864" w14:paraId="496D6C19" w14:textId="77777777">
        <w:trPr>
          <w:trHeight w:val="261"/>
        </w:trPr>
        <w:tc>
          <w:tcPr>
            <w:tcW w:w="809" w:type="dxa"/>
          </w:tcPr>
          <w:p w14:paraId="496D6C15" w14:textId="77777777" w:rsidR="00121864" w:rsidRDefault="00000000">
            <w:pPr>
              <w:pStyle w:val="TableParagraph"/>
              <w:spacing w:line="241" w:lineRule="exact"/>
              <w:ind w:left="150"/>
              <w:rPr>
                <w:b/>
              </w:rPr>
            </w:pPr>
            <w:r>
              <w:rPr>
                <w:b/>
              </w:rPr>
              <w:t>Sr.no</w:t>
            </w:r>
          </w:p>
        </w:tc>
        <w:tc>
          <w:tcPr>
            <w:tcW w:w="3277" w:type="dxa"/>
          </w:tcPr>
          <w:p w14:paraId="496D6C16" w14:textId="77777777" w:rsidR="00121864" w:rsidRDefault="00000000">
            <w:pPr>
              <w:pStyle w:val="TableParagraph"/>
              <w:spacing w:line="241" w:lineRule="exact"/>
              <w:ind w:left="1403" w:right="1396"/>
              <w:jc w:val="center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1693" w:type="dxa"/>
          </w:tcPr>
          <w:p w14:paraId="496D6C17" w14:textId="77777777" w:rsidR="00121864" w:rsidRDefault="00000000">
            <w:pPr>
              <w:pStyle w:val="TableParagraph"/>
              <w:spacing w:line="241" w:lineRule="exact"/>
              <w:ind w:left="552"/>
              <w:rPr>
                <w:b/>
              </w:rPr>
            </w:pPr>
            <w:r>
              <w:rPr>
                <w:b/>
              </w:rPr>
              <w:t>Count</w:t>
            </w:r>
          </w:p>
        </w:tc>
        <w:tc>
          <w:tcPr>
            <w:tcW w:w="2380" w:type="dxa"/>
          </w:tcPr>
          <w:p w14:paraId="496D6C18" w14:textId="77777777" w:rsidR="00121864" w:rsidRDefault="00000000">
            <w:pPr>
              <w:pStyle w:val="TableParagraph"/>
              <w:spacing w:line="241" w:lineRule="exact"/>
              <w:ind w:left="563"/>
              <w:rPr>
                <w:b/>
              </w:rPr>
            </w:pPr>
            <w:proofErr w:type="spellStart"/>
            <w:r>
              <w:rPr>
                <w:b/>
              </w:rPr>
              <w:t>Licence</w:t>
            </w:r>
            <w:proofErr w:type="spellEnd"/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Type</w:t>
            </w:r>
          </w:p>
        </w:tc>
      </w:tr>
      <w:tr w:rsidR="00121864" w14:paraId="496D6C1E" w14:textId="77777777">
        <w:trPr>
          <w:trHeight w:val="260"/>
        </w:trPr>
        <w:tc>
          <w:tcPr>
            <w:tcW w:w="809" w:type="dxa"/>
          </w:tcPr>
          <w:p w14:paraId="496D6C1A" w14:textId="77777777" w:rsidR="00121864" w:rsidRDefault="00000000">
            <w:pPr>
              <w:pStyle w:val="TableParagraph"/>
              <w:spacing w:line="241" w:lineRule="exact"/>
              <w:ind w:left="0" w:right="163"/>
              <w:jc w:val="right"/>
            </w:pPr>
            <w:r>
              <w:t>1.</w:t>
            </w:r>
          </w:p>
        </w:tc>
        <w:tc>
          <w:tcPr>
            <w:tcW w:w="3277" w:type="dxa"/>
          </w:tcPr>
          <w:p w14:paraId="496D6C1B" w14:textId="77777777" w:rsidR="00121864" w:rsidRDefault="00000000">
            <w:pPr>
              <w:pStyle w:val="TableParagraph"/>
              <w:spacing w:line="241" w:lineRule="exact"/>
            </w:pPr>
            <w:r>
              <w:rPr>
                <w:color w:val="0101FF"/>
                <w:u w:val="single" w:color="0101FF"/>
              </w:rPr>
              <w:t>Management</w:t>
            </w:r>
          </w:p>
        </w:tc>
        <w:tc>
          <w:tcPr>
            <w:tcW w:w="1693" w:type="dxa"/>
          </w:tcPr>
          <w:p w14:paraId="496D6C1C" w14:textId="77777777" w:rsidR="00121864" w:rsidRDefault="00000000">
            <w:pPr>
              <w:pStyle w:val="TableParagraph"/>
              <w:spacing w:line="241" w:lineRule="exact"/>
              <w:ind w:left="108"/>
            </w:pPr>
            <w:r>
              <w:rPr>
                <w:color w:val="0101FF"/>
                <w:u w:val="single" w:color="0101FF"/>
              </w:rPr>
              <w:t>5</w:t>
            </w:r>
          </w:p>
        </w:tc>
        <w:tc>
          <w:tcPr>
            <w:tcW w:w="2380" w:type="dxa"/>
          </w:tcPr>
          <w:p w14:paraId="496D6C1D" w14:textId="77777777" w:rsidR="00121864" w:rsidRDefault="00121864">
            <w:pPr>
              <w:pStyle w:val="TableParagraph"/>
              <w:ind w:left="0"/>
              <w:rPr>
                <w:sz w:val="18"/>
              </w:rPr>
            </w:pPr>
          </w:p>
        </w:tc>
      </w:tr>
      <w:tr w:rsidR="00121864" w14:paraId="496D6C23" w14:textId="77777777">
        <w:trPr>
          <w:trHeight w:val="505"/>
        </w:trPr>
        <w:tc>
          <w:tcPr>
            <w:tcW w:w="809" w:type="dxa"/>
          </w:tcPr>
          <w:p w14:paraId="496D6C1F" w14:textId="77777777" w:rsidR="00121864" w:rsidRDefault="00000000">
            <w:pPr>
              <w:pStyle w:val="TableParagraph"/>
              <w:spacing w:line="251" w:lineRule="exact"/>
              <w:ind w:left="0" w:right="163"/>
              <w:jc w:val="right"/>
            </w:pPr>
            <w:r>
              <w:t>2.</w:t>
            </w:r>
          </w:p>
        </w:tc>
        <w:tc>
          <w:tcPr>
            <w:tcW w:w="3277" w:type="dxa"/>
          </w:tcPr>
          <w:p w14:paraId="496D6C20" w14:textId="77777777" w:rsidR="00121864" w:rsidRDefault="00000000">
            <w:pPr>
              <w:pStyle w:val="TableParagraph"/>
              <w:spacing w:line="252" w:lineRule="exact"/>
              <w:ind w:right="689"/>
            </w:pPr>
            <w:r>
              <w:rPr>
                <w:color w:val="0101FF"/>
                <w:u w:val="single" w:color="0101FF"/>
              </w:rPr>
              <w:t>Product Sales (Distribution,</w:t>
            </w:r>
            <w:r>
              <w:rPr>
                <w:color w:val="0101FF"/>
                <w:spacing w:val="-53"/>
              </w:rPr>
              <w:t xml:space="preserve"> </w:t>
            </w:r>
            <w:r>
              <w:rPr>
                <w:color w:val="0101FF"/>
                <w:u w:val="single" w:color="0101FF"/>
              </w:rPr>
              <w:t>Ciyan.</w:t>
            </w:r>
            <w:r>
              <w:rPr>
                <w:color w:val="0101FF"/>
                <w:spacing w:val="-1"/>
                <w:u w:val="single" w:color="0101FF"/>
              </w:rPr>
              <w:t xml:space="preserve"> </w:t>
            </w:r>
            <w:r>
              <w:rPr>
                <w:color w:val="0101FF"/>
                <w:u w:val="single" w:color="0101FF"/>
              </w:rPr>
              <w:t>Aurum)</w:t>
            </w:r>
          </w:p>
        </w:tc>
        <w:tc>
          <w:tcPr>
            <w:tcW w:w="1693" w:type="dxa"/>
          </w:tcPr>
          <w:p w14:paraId="496D6C21" w14:textId="77777777" w:rsidR="00121864" w:rsidRDefault="00000000">
            <w:pPr>
              <w:pStyle w:val="TableParagraph"/>
              <w:spacing w:line="251" w:lineRule="exact"/>
              <w:ind w:left="108"/>
            </w:pPr>
            <w:r>
              <w:rPr>
                <w:color w:val="0101FF"/>
                <w:u w:val="single" w:color="0101FF"/>
              </w:rPr>
              <w:t>70</w:t>
            </w:r>
          </w:p>
        </w:tc>
        <w:tc>
          <w:tcPr>
            <w:tcW w:w="2380" w:type="dxa"/>
          </w:tcPr>
          <w:p w14:paraId="496D6C22" w14:textId="77777777" w:rsidR="00121864" w:rsidRDefault="00121864">
            <w:pPr>
              <w:pStyle w:val="TableParagraph"/>
              <w:ind w:left="0"/>
            </w:pPr>
          </w:p>
        </w:tc>
      </w:tr>
      <w:tr w:rsidR="00121864" w14:paraId="496D6C28" w14:textId="77777777">
        <w:trPr>
          <w:trHeight w:val="261"/>
        </w:trPr>
        <w:tc>
          <w:tcPr>
            <w:tcW w:w="809" w:type="dxa"/>
          </w:tcPr>
          <w:p w14:paraId="496D6C24" w14:textId="77777777" w:rsidR="00121864" w:rsidRDefault="00000000">
            <w:pPr>
              <w:pStyle w:val="TableParagraph"/>
              <w:spacing w:line="241" w:lineRule="exact"/>
              <w:ind w:left="0" w:right="163"/>
              <w:jc w:val="right"/>
            </w:pPr>
            <w:r>
              <w:t>3.</w:t>
            </w:r>
          </w:p>
        </w:tc>
        <w:tc>
          <w:tcPr>
            <w:tcW w:w="3277" w:type="dxa"/>
          </w:tcPr>
          <w:p w14:paraId="496D6C25" w14:textId="77777777" w:rsidR="00121864" w:rsidRDefault="00000000">
            <w:pPr>
              <w:pStyle w:val="TableParagraph"/>
              <w:spacing w:line="241" w:lineRule="exact"/>
            </w:pPr>
            <w:r>
              <w:rPr>
                <w:color w:val="0101FF"/>
                <w:u w:val="single" w:color="0101FF"/>
              </w:rPr>
              <w:t>Service</w:t>
            </w:r>
            <w:r>
              <w:rPr>
                <w:color w:val="0101FF"/>
                <w:spacing w:val="-3"/>
                <w:u w:val="single" w:color="0101FF"/>
              </w:rPr>
              <w:t xml:space="preserve"> </w:t>
            </w:r>
            <w:r>
              <w:rPr>
                <w:color w:val="0101FF"/>
                <w:u w:val="single" w:color="0101FF"/>
              </w:rPr>
              <w:t>Sales</w:t>
            </w:r>
          </w:p>
        </w:tc>
        <w:tc>
          <w:tcPr>
            <w:tcW w:w="1693" w:type="dxa"/>
          </w:tcPr>
          <w:p w14:paraId="496D6C26" w14:textId="77777777" w:rsidR="00121864" w:rsidRDefault="00000000">
            <w:pPr>
              <w:pStyle w:val="TableParagraph"/>
              <w:spacing w:line="241" w:lineRule="exact"/>
              <w:ind w:left="108"/>
            </w:pPr>
            <w:r>
              <w:rPr>
                <w:color w:val="0101FF"/>
                <w:u w:val="single" w:color="0101FF"/>
              </w:rPr>
              <w:t>17</w:t>
            </w:r>
          </w:p>
        </w:tc>
        <w:tc>
          <w:tcPr>
            <w:tcW w:w="2380" w:type="dxa"/>
          </w:tcPr>
          <w:p w14:paraId="496D6C27" w14:textId="77777777" w:rsidR="00121864" w:rsidRDefault="00121864">
            <w:pPr>
              <w:pStyle w:val="TableParagraph"/>
              <w:ind w:left="0"/>
              <w:rPr>
                <w:sz w:val="18"/>
              </w:rPr>
            </w:pPr>
          </w:p>
        </w:tc>
      </w:tr>
      <w:tr w:rsidR="00121864" w14:paraId="496D6C2D" w14:textId="77777777">
        <w:trPr>
          <w:trHeight w:val="260"/>
        </w:trPr>
        <w:tc>
          <w:tcPr>
            <w:tcW w:w="809" w:type="dxa"/>
          </w:tcPr>
          <w:p w14:paraId="496D6C29" w14:textId="77777777" w:rsidR="00121864" w:rsidRDefault="00000000">
            <w:pPr>
              <w:pStyle w:val="TableParagraph"/>
              <w:spacing w:line="241" w:lineRule="exact"/>
              <w:ind w:left="0" w:right="163"/>
              <w:jc w:val="right"/>
            </w:pPr>
            <w:r>
              <w:t>4.</w:t>
            </w:r>
          </w:p>
        </w:tc>
        <w:tc>
          <w:tcPr>
            <w:tcW w:w="3277" w:type="dxa"/>
          </w:tcPr>
          <w:p w14:paraId="496D6C2A" w14:textId="77777777" w:rsidR="00121864" w:rsidRDefault="00000000">
            <w:pPr>
              <w:pStyle w:val="TableParagraph"/>
              <w:spacing w:line="241" w:lineRule="exact"/>
            </w:pPr>
            <w:r>
              <w:rPr>
                <w:color w:val="0101FF"/>
                <w:u w:val="single" w:color="0101FF"/>
              </w:rPr>
              <w:t>Academy</w:t>
            </w:r>
          </w:p>
        </w:tc>
        <w:tc>
          <w:tcPr>
            <w:tcW w:w="1693" w:type="dxa"/>
          </w:tcPr>
          <w:p w14:paraId="496D6C2B" w14:textId="77777777" w:rsidR="00121864" w:rsidRDefault="00000000">
            <w:pPr>
              <w:pStyle w:val="TableParagraph"/>
              <w:spacing w:line="241" w:lineRule="exact"/>
              <w:ind w:left="108"/>
            </w:pPr>
            <w:r>
              <w:rPr>
                <w:color w:val="0101FF"/>
                <w:u w:val="single" w:color="0101FF"/>
              </w:rPr>
              <w:t>1</w:t>
            </w:r>
          </w:p>
        </w:tc>
        <w:tc>
          <w:tcPr>
            <w:tcW w:w="2380" w:type="dxa"/>
          </w:tcPr>
          <w:p w14:paraId="496D6C2C" w14:textId="77777777" w:rsidR="00121864" w:rsidRDefault="00121864">
            <w:pPr>
              <w:pStyle w:val="TableParagraph"/>
              <w:ind w:left="0"/>
              <w:rPr>
                <w:sz w:val="18"/>
              </w:rPr>
            </w:pPr>
          </w:p>
        </w:tc>
      </w:tr>
      <w:tr w:rsidR="00121864" w14:paraId="496D6C32" w14:textId="77777777">
        <w:trPr>
          <w:trHeight w:val="261"/>
        </w:trPr>
        <w:tc>
          <w:tcPr>
            <w:tcW w:w="809" w:type="dxa"/>
          </w:tcPr>
          <w:p w14:paraId="496D6C2E" w14:textId="77777777" w:rsidR="00121864" w:rsidRDefault="00000000">
            <w:pPr>
              <w:pStyle w:val="TableParagraph"/>
              <w:spacing w:line="241" w:lineRule="exact"/>
              <w:ind w:left="0" w:right="163"/>
              <w:jc w:val="right"/>
            </w:pPr>
            <w:r>
              <w:t>5.</w:t>
            </w:r>
          </w:p>
        </w:tc>
        <w:tc>
          <w:tcPr>
            <w:tcW w:w="3277" w:type="dxa"/>
          </w:tcPr>
          <w:p w14:paraId="496D6C2F" w14:textId="77777777" w:rsidR="00121864" w:rsidRDefault="00000000">
            <w:pPr>
              <w:pStyle w:val="TableParagraph"/>
              <w:spacing w:line="241" w:lineRule="exact"/>
            </w:pPr>
            <w:r>
              <w:rPr>
                <w:color w:val="0101FF"/>
                <w:u w:val="single" w:color="0101FF"/>
              </w:rPr>
              <w:t>Finance</w:t>
            </w:r>
          </w:p>
        </w:tc>
        <w:tc>
          <w:tcPr>
            <w:tcW w:w="1693" w:type="dxa"/>
          </w:tcPr>
          <w:p w14:paraId="496D6C30" w14:textId="77777777" w:rsidR="00121864" w:rsidRDefault="00000000">
            <w:pPr>
              <w:pStyle w:val="TableParagraph"/>
              <w:spacing w:line="241" w:lineRule="exact"/>
              <w:ind w:left="108"/>
            </w:pPr>
            <w:r>
              <w:rPr>
                <w:color w:val="0101FF"/>
                <w:u w:val="single" w:color="0101FF"/>
              </w:rPr>
              <w:t>3</w:t>
            </w:r>
          </w:p>
        </w:tc>
        <w:tc>
          <w:tcPr>
            <w:tcW w:w="2380" w:type="dxa"/>
          </w:tcPr>
          <w:p w14:paraId="496D6C31" w14:textId="77777777" w:rsidR="00121864" w:rsidRDefault="00121864">
            <w:pPr>
              <w:pStyle w:val="TableParagraph"/>
              <w:ind w:left="0"/>
              <w:rPr>
                <w:sz w:val="18"/>
              </w:rPr>
            </w:pPr>
          </w:p>
        </w:tc>
      </w:tr>
      <w:tr w:rsidR="00121864" w14:paraId="496D6C37" w14:textId="77777777">
        <w:trPr>
          <w:trHeight w:val="260"/>
        </w:trPr>
        <w:tc>
          <w:tcPr>
            <w:tcW w:w="809" w:type="dxa"/>
          </w:tcPr>
          <w:p w14:paraId="496D6C33" w14:textId="77777777" w:rsidR="00121864" w:rsidRDefault="00000000">
            <w:pPr>
              <w:pStyle w:val="TableParagraph"/>
              <w:spacing w:line="241" w:lineRule="exact"/>
              <w:ind w:left="0" w:right="163"/>
              <w:jc w:val="right"/>
            </w:pPr>
            <w:r>
              <w:t>6.</w:t>
            </w:r>
          </w:p>
        </w:tc>
        <w:tc>
          <w:tcPr>
            <w:tcW w:w="3277" w:type="dxa"/>
          </w:tcPr>
          <w:p w14:paraId="496D6C34" w14:textId="77777777" w:rsidR="00121864" w:rsidRDefault="00000000">
            <w:pPr>
              <w:pStyle w:val="TableParagraph"/>
              <w:spacing w:line="241" w:lineRule="exact"/>
            </w:pPr>
            <w:r>
              <w:rPr>
                <w:color w:val="0101FF"/>
                <w:u w:val="single" w:color="0101FF"/>
              </w:rPr>
              <w:t>Marketing</w:t>
            </w:r>
          </w:p>
        </w:tc>
        <w:tc>
          <w:tcPr>
            <w:tcW w:w="1693" w:type="dxa"/>
          </w:tcPr>
          <w:p w14:paraId="496D6C35" w14:textId="77777777" w:rsidR="00121864" w:rsidRDefault="00000000">
            <w:pPr>
              <w:pStyle w:val="TableParagraph"/>
              <w:spacing w:line="241" w:lineRule="exact"/>
              <w:ind w:left="108"/>
            </w:pPr>
            <w:r>
              <w:rPr>
                <w:color w:val="0101FF"/>
                <w:u w:val="single" w:color="0101FF"/>
              </w:rPr>
              <w:t>1</w:t>
            </w:r>
          </w:p>
        </w:tc>
        <w:tc>
          <w:tcPr>
            <w:tcW w:w="2380" w:type="dxa"/>
          </w:tcPr>
          <w:p w14:paraId="496D6C36" w14:textId="77777777" w:rsidR="00121864" w:rsidRDefault="00121864">
            <w:pPr>
              <w:pStyle w:val="TableParagraph"/>
              <w:ind w:left="0"/>
              <w:rPr>
                <w:sz w:val="18"/>
              </w:rPr>
            </w:pPr>
          </w:p>
        </w:tc>
      </w:tr>
      <w:tr w:rsidR="00121864" w14:paraId="496D6C3C" w14:textId="77777777">
        <w:trPr>
          <w:trHeight w:val="260"/>
        </w:trPr>
        <w:tc>
          <w:tcPr>
            <w:tcW w:w="809" w:type="dxa"/>
          </w:tcPr>
          <w:p w14:paraId="496D6C38" w14:textId="77777777" w:rsidR="00121864" w:rsidRDefault="00000000">
            <w:pPr>
              <w:pStyle w:val="TableParagraph"/>
              <w:spacing w:line="241" w:lineRule="exact"/>
              <w:ind w:left="0" w:right="163"/>
              <w:jc w:val="right"/>
            </w:pPr>
            <w:r>
              <w:t>7.</w:t>
            </w:r>
          </w:p>
        </w:tc>
        <w:tc>
          <w:tcPr>
            <w:tcW w:w="3277" w:type="dxa"/>
          </w:tcPr>
          <w:p w14:paraId="496D6C39" w14:textId="77777777" w:rsidR="00121864" w:rsidRDefault="00000000">
            <w:pPr>
              <w:pStyle w:val="TableParagraph"/>
              <w:spacing w:line="241" w:lineRule="exact"/>
            </w:pPr>
            <w:r>
              <w:rPr>
                <w:color w:val="0101FF"/>
                <w:u w:val="single" w:color="0101FF"/>
              </w:rPr>
              <w:t>HR</w:t>
            </w:r>
          </w:p>
        </w:tc>
        <w:tc>
          <w:tcPr>
            <w:tcW w:w="1693" w:type="dxa"/>
          </w:tcPr>
          <w:p w14:paraId="496D6C3A" w14:textId="77777777" w:rsidR="00121864" w:rsidRDefault="00000000">
            <w:pPr>
              <w:pStyle w:val="TableParagraph"/>
              <w:spacing w:line="241" w:lineRule="exact"/>
              <w:ind w:left="108"/>
            </w:pPr>
            <w:r>
              <w:rPr>
                <w:color w:val="0101FF"/>
                <w:u w:val="single" w:color="0101FF"/>
              </w:rPr>
              <w:t>1</w:t>
            </w:r>
          </w:p>
        </w:tc>
        <w:tc>
          <w:tcPr>
            <w:tcW w:w="2380" w:type="dxa"/>
          </w:tcPr>
          <w:p w14:paraId="496D6C3B" w14:textId="77777777" w:rsidR="00121864" w:rsidRDefault="00121864">
            <w:pPr>
              <w:pStyle w:val="TableParagraph"/>
              <w:ind w:left="0"/>
              <w:rPr>
                <w:sz w:val="18"/>
              </w:rPr>
            </w:pPr>
          </w:p>
        </w:tc>
      </w:tr>
      <w:tr w:rsidR="00121864" w14:paraId="496D6C41" w14:textId="77777777">
        <w:trPr>
          <w:trHeight w:val="261"/>
        </w:trPr>
        <w:tc>
          <w:tcPr>
            <w:tcW w:w="809" w:type="dxa"/>
          </w:tcPr>
          <w:p w14:paraId="496D6C3D" w14:textId="77777777" w:rsidR="00121864" w:rsidRDefault="00000000">
            <w:pPr>
              <w:pStyle w:val="TableParagraph"/>
              <w:spacing w:line="241" w:lineRule="exact"/>
              <w:ind w:left="0" w:right="163"/>
              <w:jc w:val="right"/>
            </w:pPr>
            <w:r>
              <w:t>8.</w:t>
            </w:r>
          </w:p>
        </w:tc>
        <w:tc>
          <w:tcPr>
            <w:tcW w:w="3277" w:type="dxa"/>
          </w:tcPr>
          <w:p w14:paraId="496D6C3E" w14:textId="77777777" w:rsidR="00121864" w:rsidRDefault="00000000">
            <w:pPr>
              <w:pStyle w:val="TableParagraph"/>
              <w:spacing w:line="241" w:lineRule="exact"/>
            </w:pPr>
            <w:r>
              <w:rPr>
                <w:color w:val="0101FF"/>
                <w:u w:val="single" w:color="0101FF"/>
              </w:rPr>
              <w:t>Sourcing</w:t>
            </w:r>
          </w:p>
        </w:tc>
        <w:tc>
          <w:tcPr>
            <w:tcW w:w="1693" w:type="dxa"/>
          </w:tcPr>
          <w:p w14:paraId="496D6C3F" w14:textId="77777777" w:rsidR="00121864" w:rsidRDefault="00000000">
            <w:pPr>
              <w:pStyle w:val="TableParagraph"/>
              <w:spacing w:line="241" w:lineRule="exact"/>
              <w:ind w:left="108"/>
            </w:pPr>
            <w:r>
              <w:rPr>
                <w:color w:val="0101FF"/>
                <w:u w:val="single" w:color="0101FF"/>
              </w:rPr>
              <w:t>2</w:t>
            </w:r>
          </w:p>
        </w:tc>
        <w:tc>
          <w:tcPr>
            <w:tcW w:w="2380" w:type="dxa"/>
          </w:tcPr>
          <w:p w14:paraId="496D6C40" w14:textId="77777777" w:rsidR="00121864" w:rsidRDefault="00121864">
            <w:pPr>
              <w:pStyle w:val="TableParagraph"/>
              <w:ind w:left="0"/>
              <w:rPr>
                <w:sz w:val="18"/>
              </w:rPr>
            </w:pPr>
          </w:p>
        </w:tc>
      </w:tr>
      <w:tr w:rsidR="00121864" w14:paraId="496D6C46" w14:textId="77777777">
        <w:trPr>
          <w:trHeight w:val="260"/>
        </w:trPr>
        <w:tc>
          <w:tcPr>
            <w:tcW w:w="809" w:type="dxa"/>
          </w:tcPr>
          <w:p w14:paraId="496D6C42" w14:textId="77777777" w:rsidR="00121864" w:rsidRDefault="00000000">
            <w:pPr>
              <w:pStyle w:val="TableParagraph"/>
              <w:spacing w:line="241" w:lineRule="exact"/>
              <w:ind w:left="0" w:right="163"/>
              <w:jc w:val="right"/>
            </w:pPr>
            <w:r>
              <w:t>9.</w:t>
            </w:r>
          </w:p>
        </w:tc>
        <w:tc>
          <w:tcPr>
            <w:tcW w:w="3277" w:type="dxa"/>
          </w:tcPr>
          <w:p w14:paraId="496D6C43" w14:textId="77777777" w:rsidR="00121864" w:rsidRDefault="00121864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693" w:type="dxa"/>
          </w:tcPr>
          <w:p w14:paraId="496D6C44" w14:textId="77777777" w:rsidR="00121864" w:rsidRDefault="00121864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380" w:type="dxa"/>
          </w:tcPr>
          <w:p w14:paraId="496D6C45" w14:textId="77777777" w:rsidR="00121864" w:rsidRDefault="00121864">
            <w:pPr>
              <w:pStyle w:val="TableParagraph"/>
              <w:ind w:left="0"/>
              <w:rPr>
                <w:sz w:val="18"/>
              </w:rPr>
            </w:pPr>
          </w:p>
        </w:tc>
      </w:tr>
      <w:tr w:rsidR="00121864" w14:paraId="496D6C4B" w14:textId="77777777">
        <w:trPr>
          <w:trHeight w:val="272"/>
        </w:trPr>
        <w:tc>
          <w:tcPr>
            <w:tcW w:w="809" w:type="dxa"/>
          </w:tcPr>
          <w:p w14:paraId="496D6C47" w14:textId="77777777" w:rsidR="00121864" w:rsidRDefault="00000000">
            <w:pPr>
              <w:pStyle w:val="TableParagraph"/>
              <w:ind w:left="0" w:right="53"/>
              <w:jc w:val="right"/>
            </w:pPr>
            <w:r>
              <w:t>10.</w:t>
            </w:r>
          </w:p>
        </w:tc>
        <w:tc>
          <w:tcPr>
            <w:tcW w:w="3277" w:type="dxa"/>
          </w:tcPr>
          <w:p w14:paraId="496D6C48" w14:textId="77777777" w:rsidR="00121864" w:rsidRDefault="0012186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693" w:type="dxa"/>
          </w:tcPr>
          <w:p w14:paraId="496D6C49" w14:textId="77777777" w:rsidR="00121864" w:rsidRDefault="0012186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380" w:type="dxa"/>
          </w:tcPr>
          <w:p w14:paraId="496D6C4A" w14:textId="77777777" w:rsidR="00121864" w:rsidRDefault="00121864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496D6C4C" w14:textId="77777777" w:rsidR="00121864" w:rsidRDefault="00000000">
      <w:pPr>
        <w:pStyle w:val="BodyText"/>
        <w:spacing w:before="9"/>
        <w:rPr>
          <w:sz w:val="23"/>
        </w:rPr>
      </w:pPr>
      <w:r>
        <w:pict w14:anchorId="496D6EE5">
          <v:rect id="_x0000_s2067" style="position:absolute;margin-left:90pt;margin-top:15.65pt;width:415.3pt;height:.95pt;z-index:-15724032;mso-wrap-distance-left:0;mso-wrap-distance-right:0;mso-position-horizontal-relative:page;mso-position-vertical-relative:text" fillcolor="#4f81bc" stroked="f">
            <w10:wrap type="topAndBottom" anchorx="page"/>
          </v:rect>
        </w:pict>
      </w:r>
      <w:r>
        <w:pict w14:anchorId="496D6EE6">
          <v:shape id="_x0000_s2066" type="#_x0000_t202" style="position:absolute;margin-left:90pt;margin-top:31.7pt;width:415.3pt;height:24.55pt;z-index:-15723520;mso-wrap-distance-left:0;mso-wrap-distance-right:0;mso-position-horizontal-relative:page;mso-position-vertical-relative:text" fillcolor="#007bc4" stroked="f">
            <v:textbox inset="0,0,0,0">
              <w:txbxContent>
                <w:p w14:paraId="496D6F46" w14:textId="77777777" w:rsidR="00121864" w:rsidRDefault="00000000">
                  <w:pPr>
                    <w:rPr>
                      <w:b/>
                    </w:rPr>
                  </w:pPr>
                  <w:r>
                    <w:rPr>
                      <w:b/>
                      <w:color w:val="FFFFFF"/>
                    </w:rPr>
                    <w:t>Modules</w:t>
                  </w:r>
                  <w:r>
                    <w:rPr>
                      <w:b/>
                      <w:color w:val="FFFFFF"/>
                      <w:spacing w:val="-4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Included</w:t>
                  </w:r>
                  <w:r>
                    <w:rPr>
                      <w:b/>
                      <w:color w:val="FFFFFF"/>
                      <w:spacing w:val="-4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as</w:t>
                  </w:r>
                  <w:r>
                    <w:rPr>
                      <w:b/>
                      <w:color w:val="FFFFFF"/>
                      <w:spacing w:val="-3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part</w:t>
                  </w:r>
                  <w:r>
                    <w:rPr>
                      <w:b/>
                      <w:color w:val="FFFFFF"/>
                      <w:spacing w:val="-1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of</w:t>
                  </w:r>
                  <w:r>
                    <w:rPr>
                      <w:b/>
                      <w:color w:val="FFFFFF"/>
                      <w:spacing w:val="-3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Business</w:t>
                  </w:r>
                  <w:r>
                    <w:rPr>
                      <w:b/>
                      <w:color w:val="FFFFFF"/>
                      <w:spacing w:val="-3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Requirement</w:t>
                  </w:r>
                  <w:r>
                    <w:rPr>
                      <w:b/>
                      <w:color w:val="FFFFFF"/>
                      <w:spacing w:val="-4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Document</w:t>
                  </w:r>
                  <w:r>
                    <w:rPr>
                      <w:b/>
                      <w:color w:val="FFFFFF"/>
                      <w:spacing w:val="-3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Version</w:t>
                  </w:r>
                  <w:r>
                    <w:rPr>
                      <w:b/>
                      <w:color w:val="FFFFFF"/>
                      <w:spacing w:val="-2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2</w:t>
                  </w:r>
                </w:p>
              </w:txbxContent>
            </v:textbox>
            <w10:wrap type="topAndBottom" anchorx="page"/>
          </v:shape>
        </w:pict>
      </w:r>
    </w:p>
    <w:p w14:paraId="496D6C4D" w14:textId="77777777" w:rsidR="00121864" w:rsidRDefault="00121864">
      <w:pPr>
        <w:pStyle w:val="BodyText"/>
        <w:spacing w:before="7"/>
        <w:rPr>
          <w:sz w:val="21"/>
        </w:r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6"/>
        <w:gridCol w:w="2990"/>
        <w:gridCol w:w="1237"/>
        <w:gridCol w:w="1194"/>
        <w:gridCol w:w="1219"/>
      </w:tblGrid>
      <w:tr w:rsidR="00121864" w14:paraId="496D6C54" w14:textId="77777777">
        <w:trPr>
          <w:trHeight w:val="1012"/>
        </w:trPr>
        <w:tc>
          <w:tcPr>
            <w:tcW w:w="626" w:type="dxa"/>
          </w:tcPr>
          <w:p w14:paraId="496D6C4E" w14:textId="77777777" w:rsidR="00121864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no</w:t>
            </w:r>
          </w:p>
        </w:tc>
        <w:tc>
          <w:tcPr>
            <w:tcW w:w="2990" w:type="dxa"/>
          </w:tcPr>
          <w:p w14:paraId="496D6C4F" w14:textId="77777777" w:rsidR="00121864" w:rsidRDefault="00000000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Module</w:t>
            </w:r>
          </w:p>
        </w:tc>
        <w:tc>
          <w:tcPr>
            <w:tcW w:w="1237" w:type="dxa"/>
          </w:tcPr>
          <w:p w14:paraId="496D6C50" w14:textId="77777777" w:rsidR="00121864" w:rsidRDefault="00000000">
            <w:pPr>
              <w:pStyle w:val="TableParagraph"/>
              <w:ind w:left="108" w:right="157"/>
              <w:rPr>
                <w:b/>
              </w:rPr>
            </w:pPr>
            <w:r>
              <w:rPr>
                <w:b/>
              </w:rPr>
              <w:t>Revised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and</w:t>
            </w:r>
          </w:p>
          <w:p w14:paraId="496D6C51" w14:textId="77777777" w:rsidR="00121864" w:rsidRDefault="00000000">
            <w:pPr>
              <w:pStyle w:val="TableParagraph"/>
              <w:spacing w:line="252" w:lineRule="exact"/>
              <w:ind w:left="108" w:right="157"/>
              <w:rPr>
                <w:b/>
              </w:rPr>
            </w:pPr>
            <w:r>
              <w:rPr>
                <w:b/>
              </w:rPr>
              <w:t>submitted</w:t>
            </w:r>
            <w:r>
              <w:rPr>
                <w:b/>
                <w:spacing w:val="-53"/>
              </w:rPr>
              <w:t xml:space="preserve"> </w:t>
            </w:r>
            <w:r>
              <w:rPr>
                <w:b/>
              </w:rPr>
              <w:t>on</w:t>
            </w:r>
          </w:p>
        </w:tc>
        <w:tc>
          <w:tcPr>
            <w:tcW w:w="1194" w:type="dxa"/>
          </w:tcPr>
          <w:p w14:paraId="496D6C52" w14:textId="77777777" w:rsidR="00121864" w:rsidRDefault="00000000">
            <w:pPr>
              <w:pStyle w:val="TableParagraph"/>
              <w:ind w:right="164"/>
              <w:rPr>
                <w:b/>
              </w:rPr>
            </w:pPr>
            <w:r>
              <w:rPr>
                <w:b/>
              </w:rPr>
              <w:t>Approval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Status</w:t>
            </w:r>
          </w:p>
        </w:tc>
        <w:tc>
          <w:tcPr>
            <w:tcW w:w="1219" w:type="dxa"/>
          </w:tcPr>
          <w:p w14:paraId="496D6C53" w14:textId="77777777" w:rsidR="00121864" w:rsidRDefault="00000000">
            <w:pPr>
              <w:pStyle w:val="TableParagraph"/>
              <w:ind w:left="108" w:right="139"/>
              <w:rPr>
                <w:b/>
              </w:rPr>
            </w:pPr>
            <w:r>
              <w:rPr>
                <w:b/>
              </w:rPr>
              <w:t>Approved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on</w:t>
            </w:r>
          </w:p>
        </w:tc>
      </w:tr>
      <w:tr w:rsidR="00121864" w14:paraId="496D6C5A" w14:textId="77777777">
        <w:trPr>
          <w:trHeight w:val="252"/>
        </w:trPr>
        <w:tc>
          <w:tcPr>
            <w:tcW w:w="626" w:type="dxa"/>
          </w:tcPr>
          <w:p w14:paraId="496D6C55" w14:textId="77777777" w:rsidR="00121864" w:rsidRDefault="00000000">
            <w:pPr>
              <w:pStyle w:val="TableParagraph"/>
              <w:spacing w:line="233" w:lineRule="exact"/>
            </w:pPr>
            <w:r>
              <w:t>1</w:t>
            </w:r>
          </w:p>
        </w:tc>
        <w:tc>
          <w:tcPr>
            <w:tcW w:w="2990" w:type="dxa"/>
          </w:tcPr>
          <w:p w14:paraId="496D6C56" w14:textId="77777777" w:rsidR="00121864" w:rsidRDefault="00000000">
            <w:pPr>
              <w:pStyle w:val="TableParagraph"/>
              <w:spacing w:line="233" w:lineRule="exact"/>
              <w:ind w:left="108"/>
            </w:pPr>
            <w:r>
              <w:t>Campaign</w:t>
            </w:r>
            <w:r>
              <w:rPr>
                <w:spacing w:val="-5"/>
              </w:rPr>
              <w:t xml:space="preserve"> </w:t>
            </w:r>
            <w:r>
              <w:t>Management</w:t>
            </w:r>
          </w:p>
        </w:tc>
        <w:tc>
          <w:tcPr>
            <w:tcW w:w="1237" w:type="dxa"/>
          </w:tcPr>
          <w:p w14:paraId="496D6C57" w14:textId="77777777" w:rsidR="00121864" w:rsidRDefault="00000000">
            <w:pPr>
              <w:pStyle w:val="TableParagraph"/>
              <w:spacing w:line="233" w:lineRule="exact"/>
              <w:ind w:left="90" w:right="94"/>
              <w:jc w:val="center"/>
              <w:rPr>
                <w:b/>
              </w:rPr>
            </w:pPr>
            <w:r>
              <w:rPr>
                <w:b/>
              </w:rPr>
              <w:t>24/09/2025</w:t>
            </w:r>
          </w:p>
        </w:tc>
        <w:tc>
          <w:tcPr>
            <w:tcW w:w="1194" w:type="dxa"/>
          </w:tcPr>
          <w:p w14:paraId="496D6C58" w14:textId="77777777" w:rsidR="00121864" w:rsidRDefault="0000000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color w:val="0101FF"/>
                <w:u w:val="thick" w:color="0101FF"/>
              </w:rPr>
              <w:t>Approved</w:t>
            </w:r>
          </w:p>
        </w:tc>
        <w:tc>
          <w:tcPr>
            <w:tcW w:w="1219" w:type="dxa"/>
          </w:tcPr>
          <w:p w14:paraId="496D6C59" w14:textId="77777777" w:rsidR="00121864" w:rsidRDefault="00000000">
            <w:pPr>
              <w:pStyle w:val="TableParagraph"/>
              <w:spacing w:line="233" w:lineRule="exact"/>
              <w:ind w:left="88" w:right="77"/>
              <w:jc w:val="center"/>
              <w:rPr>
                <w:b/>
              </w:rPr>
            </w:pPr>
            <w:r>
              <w:rPr>
                <w:b/>
              </w:rPr>
              <w:t>11/10/2025</w:t>
            </w:r>
          </w:p>
        </w:tc>
      </w:tr>
      <w:tr w:rsidR="00121864" w14:paraId="496D6C60" w14:textId="77777777">
        <w:trPr>
          <w:trHeight w:val="253"/>
        </w:trPr>
        <w:tc>
          <w:tcPr>
            <w:tcW w:w="626" w:type="dxa"/>
          </w:tcPr>
          <w:p w14:paraId="496D6C5B" w14:textId="77777777" w:rsidR="00121864" w:rsidRDefault="00000000">
            <w:pPr>
              <w:pStyle w:val="TableParagraph"/>
              <w:spacing w:line="233" w:lineRule="exact"/>
            </w:pPr>
            <w:r>
              <w:t>2</w:t>
            </w:r>
          </w:p>
        </w:tc>
        <w:tc>
          <w:tcPr>
            <w:tcW w:w="2990" w:type="dxa"/>
          </w:tcPr>
          <w:p w14:paraId="496D6C5C" w14:textId="77777777" w:rsidR="00121864" w:rsidRDefault="00000000">
            <w:pPr>
              <w:pStyle w:val="TableParagraph"/>
              <w:spacing w:line="233" w:lineRule="exact"/>
              <w:ind w:left="108"/>
            </w:pPr>
            <w:r>
              <w:t>Lead</w:t>
            </w:r>
            <w:r>
              <w:rPr>
                <w:spacing w:val="-5"/>
              </w:rPr>
              <w:t xml:space="preserve"> </w:t>
            </w:r>
            <w:r>
              <w:t>Management</w:t>
            </w:r>
          </w:p>
        </w:tc>
        <w:tc>
          <w:tcPr>
            <w:tcW w:w="1237" w:type="dxa"/>
          </w:tcPr>
          <w:p w14:paraId="496D6C5D" w14:textId="77777777" w:rsidR="00121864" w:rsidRDefault="00000000">
            <w:pPr>
              <w:pStyle w:val="TableParagraph"/>
              <w:spacing w:line="233" w:lineRule="exact"/>
              <w:ind w:left="90" w:right="94"/>
              <w:jc w:val="center"/>
              <w:rPr>
                <w:b/>
              </w:rPr>
            </w:pPr>
            <w:r>
              <w:rPr>
                <w:b/>
              </w:rPr>
              <w:t>24/09/2025</w:t>
            </w:r>
          </w:p>
        </w:tc>
        <w:tc>
          <w:tcPr>
            <w:tcW w:w="1194" w:type="dxa"/>
          </w:tcPr>
          <w:p w14:paraId="496D6C5E" w14:textId="77777777" w:rsidR="00121864" w:rsidRDefault="0000000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color w:val="0101FF"/>
                <w:u w:val="thick" w:color="0101FF"/>
              </w:rPr>
              <w:t>Approved</w:t>
            </w:r>
          </w:p>
        </w:tc>
        <w:tc>
          <w:tcPr>
            <w:tcW w:w="1219" w:type="dxa"/>
          </w:tcPr>
          <w:p w14:paraId="496D6C5F" w14:textId="77777777" w:rsidR="00121864" w:rsidRDefault="00000000">
            <w:pPr>
              <w:pStyle w:val="TableParagraph"/>
              <w:spacing w:line="233" w:lineRule="exact"/>
              <w:ind w:left="88" w:right="77"/>
              <w:jc w:val="center"/>
              <w:rPr>
                <w:b/>
              </w:rPr>
            </w:pPr>
            <w:r>
              <w:rPr>
                <w:b/>
              </w:rPr>
              <w:t>11/10/2025</w:t>
            </w:r>
          </w:p>
        </w:tc>
      </w:tr>
    </w:tbl>
    <w:p w14:paraId="496D6C61" w14:textId="77777777" w:rsidR="00121864" w:rsidRDefault="00121864">
      <w:pPr>
        <w:pStyle w:val="BodyText"/>
        <w:rPr>
          <w:sz w:val="20"/>
        </w:rPr>
      </w:pPr>
    </w:p>
    <w:p w14:paraId="496D6C62" w14:textId="77777777" w:rsidR="00121864" w:rsidRDefault="00121864">
      <w:pPr>
        <w:pStyle w:val="BodyText"/>
        <w:spacing w:before="4"/>
        <w:rPr>
          <w:sz w:val="21"/>
        </w:rPr>
      </w:pPr>
    </w:p>
    <w:p w14:paraId="496D6C63" w14:textId="77777777" w:rsidR="00121864" w:rsidRDefault="00000000">
      <w:pPr>
        <w:pStyle w:val="Heading3"/>
        <w:tabs>
          <w:tab w:val="left" w:pos="8645"/>
        </w:tabs>
        <w:ind w:left="340" w:firstLine="0"/>
      </w:pPr>
      <w:r>
        <w:rPr>
          <w:color w:val="FFFFFF"/>
          <w:shd w:val="clear" w:color="auto" w:fill="007BC4"/>
        </w:rPr>
        <w:t>Out</w:t>
      </w:r>
      <w:r>
        <w:rPr>
          <w:color w:val="FFFFFF"/>
          <w:spacing w:val="-4"/>
          <w:shd w:val="clear" w:color="auto" w:fill="007BC4"/>
        </w:rPr>
        <w:t xml:space="preserve"> </w:t>
      </w:r>
      <w:r>
        <w:rPr>
          <w:color w:val="FFFFFF"/>
          <w:shd w:val="clear" w:color="auto" w:fill="007BC4"/>
        </w:rPr>
        <w:t>of</w:t>
      </w:r>
      <w:r>
        <w:rPr>
          <w:color w:val="FFFFFF"/>
          <w:spacing w:val="1"/>
          <w:shd w:val="clear" w:color="auto" w:fill="007BC4"/>
        </w:rPr>
        <w:t xml:space="preserve"> </w:t>
      </w:r>
      <w:r>
        <w:rPr>
          <w:color w:val="FFFFFF"/>
          <w:shd w:val="clear" w:color="auto" w:fill="007BC4"/>
        </w:rPr>
        <w:t>Scope</w:t>
      </w:r>
      <w:r>
        <w:rPr>
          <w:color w:val="FFFFFF"/>
          <w:shd w:val="clear" w:color="auto" w:fill="007BC4"/>
        </w:rPr>
        <w:tab/>
      </w:r>
    </w:p>
    <w:p w14:paraId="496D6C64" w14:textId="77777777" w:rsidR="00121864" w:rsidRDefault="00121864">
      <w:pPr>
        <w:pStyle w:val="BodyText"/>
        <w:spacing w:before="7"/>
        <w:rPr>
          <w:b/>
          <w:sz w:val="20"/>
        </w:rPr>
      </w:pPr>
    </w:p>
    <w:p w14:paraId="496D6C65" w14:textId="77777777" w:rsidR="00121864" w:rsidRDefault="00000000">
      <w:pPr>
        <w:pStyle w:val="ListParagraph"/>
        <w:numPr>
          <w:ilvl w:val="0"/>
          <w:numId w:val="18"/>
        </w:numPr>
        <w:tabs>
          <w:tab w:val="left" w:pos="1059"/>
          <w:tab w:val="left" w:pos="1060"/>
        </w:tabs>
        <w:spacing w:before="0"/>
        <w:ind w:right="2072"/>
      </w:pPr>
      <w:r>
        <w:t>Any requirement not explicitly mentioned in the Business Requirement Document</w:t>
      </w:r>
      <w:r>
        <w:rPr>
          <w:spacing w:val="-52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 marked as out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scope</w:t>
      </w:r>
    </w:p>
    <w:p w14:paraId="496D6C66" w14:textId="77777777" w:rsidR="00121864" w:rsidRDefault="00121864">
      <w:pPr>
        <w:sectPr w:rsidR="00121864">
          <w:pgSz w:w="11910" w:h="16840"/>
          <w:pgMar w:top="1340" w:right="60" w:bottom="280" w:left="1460" w:header="730" w:footer="0" w:gutter="0"/>
          <w:cols w:space="720"/>
        </w:sectPr>
      </w:pPr>
    </w:p>
    <w:p w14:paraId="496D6C67" w14:textId="77777777" w:rsidR="00121864" w:rsidRDefault="00000000">
      <w:pPr>
        <w:pStyle w:val="Heading1"/>
        <w:spacing w:before="90"/>
      </w:pPr>
      <w:r>
        <w:lastRenderedPageBreak/>
        <w:pict w14:anchorId="496D6EE7">
          <v:line id="_x0000_s2065" style="position:absolute;left:0;text-align:left;z-index:15735296;mso-position-horizontal-relative:page;mso-position-vertical-relative:page" from="582.4pt,280.85pt" to="582.4pt,458.45pt" strokeweight="0">
            <w10:wrap anchorx="page" anchory="page"/>
          </v:line>
        </w:pict>
      </w:r>
      <w:bookmarkStart w:id="15" w:name="Module_1:_"/>
      <w:bookmarkEnd w:id="15"/>
      <w:r>
        <w:t>Module</w:t>
      </w:r>
      <w:r>
        <w:rPr>
          <w:spacing w:val="-5"/>
        </w:rPr>
        <w:t xml:space="preserve"> </w:t>
      </w:r>
      <w:r>
        <w:t>1:</w:t>
      </w:r>
    </w:p>
    <w:p w14:paraId="496D6C68" w14:textId="77777777" w:rsidR="00121864" w:rsidRDefault="00121864">
      <w:pPr>
        <w:pStyle w:val="BodyText"/>
        <w:spacing w:before="4"/>
        <w:rPr>
          <w:b/>
          <w:sz w:val="36"/>
        </w:rPr>
      </w:pPr>
    </w:p>
    <w:p w14:paraId="496D6C69" w14:textId="77777777" w:rsidR="00121864" w:rsidRDefault="00000000">
      <w:pPr>
        <w:spacing w:before="1"/>
        <w:ind w:left="404"/>
        <w:rPr>
          <w:b/>
          <w:sz w:val="26"/>
        </w:rPr>
      </w:pPr>
      <w:bookmarkStart w:id="16" w:name="_MODULE_NAME:_CAMPAIGN_MANAGEMENT"/>
      <w:bookmarkEnd w:id="16"/>
      <w:r>
        <w:rPr>
          <w:b/>
          <w:color w:val="4F81BC"/>
          <w:sz w:val="26"/>
        </w:rPr>
        <w:t>MODULE</w:t>
      </w:r>
      <w:r>
        <w:rPr>
          <w:b/>
          <w:color w:val="4F81BC"/>
          <w:spacing w:val="-3"/>
          <w:sz w:val="26"/>
        </w:rPr>
        <w:t xml:space="preserve"> </w:t>
      </w:r>
      <w:r>
        <w:rPr>
          <w:b/>
          <w:color w:val="4F81BC"/>
          <w:sz w:val="26"/>
        </w:rPr>
        <w:t>NAME:</w:t>
      </w:r>
      <w:r>
        <w:rPr>
          <w:b/>
          <w:color w:val="4F81BC"/>
          <w:spacing w:val="-5"/>
          <w:sz w:val="26"/>
        </w:rPr>
        <w:t xml:space="preserve"> </w:t>
      </w:r>
      <w:r>
        <w:rPr>
          <w:b/>
          <w:color w:val="4F81BC"/>
          <w:sz w:val="26"/>
        </w:rPr>
        <w:t>CAMPAIGN</w:t>
      </w:r>
      <w:r>
        <w:rPr>
          <w:b/>
          <w:color w:val="4F81BC"/>
          <w:spacing w:val="-3"/>
          <w:sz w:val="26"/>
        </w:rPr>
        <w:t xml:space="preserve"> </w:t>
      </w:r>
      <w:r>
        <w:rPr>
          <w:b/>
          <w:color w:val="4F81BC"/>
          <w:sz w:val="26"/>
        </w:rPr>
        <w:t>MANAGEMENT</w:t>
      </w:r>
    </w:p>
    <w:p w14:paraId="496D6C6A" w14:textId="77777777" w:rsidR="00121864" w:rsidRDefault="00000000">
      <w:pPr>
        <w:pStyle w:val="ListParagraph"/>
        <w:numPr>
          <w:ilvl w:val="0"/>
          <w:numId w:val="17"/>
        </w:numPr>
        <w:tabs>
          <w:tab w:val="left" w:pos="609"/>
        </w:tabs>
        <w:spacing w:before="243" w:after="48"/>
        <w:rPr>
          <w:b/>
          <w:sz w:val="27"/>
        </w:rPr>
      </w:pPr>
      <w:bookmarkStart w:id="17" w:name="1._Fields"/>
      <w:bookmarkEnd w:id="17"/>
      <w:r>
        <w:rPr>
          <w:b/>
          <w:sz w:val="27"/>
        </w:rPr>
        <w:t>Fields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9"/>
        <w:gridCol w:w="1531"/>
        <w:gridCol w:w="1646"/>
        <w:gridCol w:w="1940"/>
        <w:gridCol w:w="2790"/>
      </w:tblGrid>
      <w:tr w:rsidR="00121864" w14:paraId="496D6C70" w14:textId="77777777">
        <w:trPr>
          <w:trHeight w:val="575"/>
        </w:trPr>
        <w:tc>
          <w:tcPr>
            <w:tcW w:w="1869" w:type="dxa"/>
            <w:shd w:val="clear" w:color="auto" w:fill="DBE4F0"/>
          </w:tcPr>
          <w:p w14:paraId="496D6C6B" w14:textId="77777777" w:rsidR="00121864" w:rsidRDefault="00000000">
            <w:pPr>
              <w:pStyle w:val="TableParagraph"/>
              <w:ind w:left="393"/>
              <w:rPr>
                <w:b/>
              </w:rPr>
            </w:pPr>
            <w:r>
              <w:rPr>
                <w:b/>
              </w:rPr>
              <w:t>Field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Name</w:t>
            </w:r>
          </w:p>
        </w:tc>
        <w:tc>
          <w:tcPr>
            <w:tcW w:w="1531" w:type="dxa"/>
            <w:shd w:val="clear" w:color="auto" w:fill="DBE4F0"/>
          </w:tcPr>
          <w:p w14:paraId="496D6C6C" w14:textId="77777777" w:rsidR="00121864" w:rsidRDefault="00000000">
            <w:pPr>
              <w:pStyle w:val="TableParagraph"/>
              <w:ind w:left="506" w:right="498"/>
              <w:jc w:val="center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646" w:type="dxa"/>
            <w:shd w:val="clear" w:color="auto" w:fill="DBE4F0"/>
          </w:tcPr>
          <w:p w14:paraId="496D6C6D" w14:textId="77777777" w:rsidR="00121864" w:rsidRDefault="00000000">
            <w:pPr>
              <w:pStyle w:val="TableParagraph"/>
              <w:ind w:left="290" w:right="262" w:firstLine="86"/>
              <w:rPr>
                <w:b/>
              </w:rPr>
            </w:pPr>
            <w:r>
              <w:rPr>
                <w:b/>
              </w:rPr>
              <w:t>Optional/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Mandatory</w:t>
            </w:r>
          </w:p>
        </w:tc>
        <w:tc>
          <w:tcPr>
            <w:tcW w:w="1940" w:type="dxa"/>
            <w:shd w:val="clear" w:color="auto" w:fill="DBE4F0"/>
          </w:tcPr>
          <w:p w14:paraId="496D6C6E" w14:textId="77777777" w:rsidR="00121864" w:rsidRDefault="00000000">
            <w:pPr>
              <w:pStyle w:val="TableParagraph"/>
              <w:ind w:left="274"/>
              <w:rPr>
                <w:b/>
              </w:rPr>
            </w:pPr>
            <w:r>
              <w:rPr>
                <w:b/>
              </w:rPr>
              <w:t>Picklist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Values</w:t>
            </w:r>
          </w:p>
        </w:tc>
        <w:tc>
          <w:tcPr>
            <w:tcW w:w="2790" w:type="dxa"/>
            <w:shd w:val="clear" w:color="auto" w:fill="DBE4F0"/>
          </w:tcPr>
          <w:p w14:paraId="496D6C6F" w14:textId="77777777" w:rsidR="00121864" w:rsidRDefault="00000000">
            <w:pPr>
              <w:pStyle w:val="TableParagraph"/>
              <w:ind w:left="888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121864" w14:paraId="496D6C76" w14:textId="77777777">
        <w:trPr>
          <w:trHeight w:val="287"/>
        </w:trPr>
        <w:tc>
          <w:tcPr>
            <w:tcW w:w="1869" w:type="dxa"/>
          </w:tcPr>
          <w:p w14:paraId="496D6C71" w14:textId="77777777" w:rsidR="00121864" w:rsidRDefault="00000000">
            <w:pPr>
              <w:pStyle w:val="TableParagraph"/>
            </w:pPr>
            <w:r>
              <w:t>Campaign</w:t>
            </w:r>
            <w:r>
              <w:rPr>
                <w:spacing w:val="-3"/>
              </w:rPr>
              <w:t xml:space="preserve"> </w:t>
            </w:r>
            <w:r>
              <w:t>Name</w:t>
            </w:r>
          </w:p>
        </w:tc>
        <w:tc>
          <w:tcPr>
            <w:tcW w:w="1531" w:type="dxa"/>
          </w:tcPr>
          <w:p w14:paraId="496D6C72" w14:textId="77777777" w:rsidR="00121864" w:rsidRDefault="00000000">
            <w:pPr>
              <w:pStyle w:val="TableParagraph"/>
              <w:ind w:left="108"/>
            </w:pPr>
            <w:r>
              <w:t>Text</w:t>
            </w:r>
          </w:p>
        </w:tc>
        <w:tc>
          <w:tcPr>
            <w:tcW w:w="1646" w:type="dxa"/>
          </w:tcPr>
          <w:p w14:paraId="496D6C73" w14:textId="77777777" w:rsidR="00121864" w:rsidRDefault="00000000">
            <w:pPr>
              <w:pStyle w:val="TableParagraph"/>
              <w:ind w:left="108"/>
            </w:pPr>
            <w:r>
              <w:t>Mandatory</w:t>
            </w:r>
          </w:p>
        </w:tc>
        <w:tc>
          <w:tcPr>
            <w:tcW w:w="1940" w:type="dxa"/>
          </w:tcPr>
          <w:p w14:paraId="496D6C74" w14:textId="77777777" w:rsidR="00121864" w:rsidRDefault="0012186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790" w:type="dxa"/>
          </w:tcPr>
          <w:p w14:paraId="496D6C75" w14:textId="77777777" w:rsidR="00121864" w:rsidRDefault="00000000">
            <w:pPr>
              <w:pStyle w:val="TableParagraph"/>
              <w:ind w:left="108"/>
            </w:pPr>
            <w:r>
              <w:t>Name</w:t>
            </w:r>
            <w:r>
              <w:rPr>
                <w:spacing w:val="-4"/>
              </w:rPr>
              <w:t xml:space="preserve"> </w:t>
            </w:r>
            <w:r>
              <w:t>of the</w:t>
            </w:r>
            <w:r>
              <w:rPr>
                <w:spacing w:val="-2"/>
              </w:rPr>
              <w:t xml:space="preserve"> </w:t>
            </w:r>
            <w:r>
              <w:t>campaign.</w:t>
            </w:r>
          </w:p>
        </w:tc>
      </w:tr>
      <w:tr w:rsidR="00121864" w14:paraId="496D6C7C" w14:textId="77777777">
        <w:trPr>
          <w:trHeight w:val="759"/>
        </w:trPr>
        <w:tc>
          <w:tcPr>
            <w:tcW w:w="1869" w:type="dxa"/>
          </w:tcPr>
          <w:p w14:paraId="496D6C77" w14:textId="77777777" w:rsidR="00121864" w:rsidRDefault="00000000">
            <w:pPr>
              <w:pStyle w:val="TableParagraph"/>
            </w:pPr>
            <w:r>
              <w:t>Campaign</w:t>
            </w:r>
            <w:r>
              <w:rPr>
                <w:spacing w:val="-3"/>
              </w:rPr>
              <w:t xml:space="preserve"> </w:t>
            </w:r>
            <w:r>
              <w:t>Type</w:t>
            </w:r>
          </w:p>
        </w:tc>
        <w:tc>
          <w:tcPr>
            <w:tcW w:w="1531" w:type="dxa"/>
          </w:tcPr>
          <w:p w14:paraId="496D6C78" w14:textId="77777777" w:rsidR="00121864" w:rsidRDefault="00000000">
            <w:pPr>
              <w:pStyle w:val="TableParagraph"/>
              <w:ind w:left="108"/>
            </w:pPr>
            <w:r>
              <w:t>Picklist</w:t>
            </w:r>
          </w:p>
        </w:tc>
        <w:tc>
          <w:tcPr>
            <w:tcW w:w="1646" w:type="dxa"/>
          </w:tcPr>
          <w:p w14:paraId="496D6C79" w14:textId="77777777" w:rsidR="00121864" w:rsidRDefault="00000000">
            <w:pPr>
              <w:pStyle w:val="TableParagraph"/>
              <w:ind w:left="108"/>
            </w:pPr>
            <w:r>
              <w:t>Mandatory</w:t>
            </w:r>
          </w:p>
        </w:tc>
        <w:tc>
          <w:tcPr>
            <w:tcW w:w="1940" w:type="dxa"/>
          </w:tcPr>
          <w:p w14:paraId="496D6C7A" w14:textId="77777777" w:rsidR="00121864" w:rsidRDefault="00000000">
            <w:pPr>
              <w:pStyle w:val="TableParagraph"/>
              <w:spacing w:line="252" w:lineRule="exact"/>
              <w:ind w:left="106" w:right="191"/>
            </w:pPr>
            <w:r>
              <w:t>Marketing, Sales,</w:t>
            </w:r>
            <w:r>
              <w:rPr>
                <w:spacing w:val="1"/>
              </w:rPr>
              <w:t xml:space="preserve"> </w:t>
            </w:r>
            <w:r>
              <w:t>Service sales, HR,</w:t>
            </w:r>
            <w:r>
              <w:rPr>
                <w:spacing w:val="-52"/>
              </w:rPr>
              <w:t xml:space="preserve"> </w:t>
            </w:r>
            <w:r>
              <w:t>Academy</w:t>
            </w:r>
          </w:p>
        </w:tc>
        <w:tc>
          <w:tcPr>
            <w:tcW w:w="2790" w:type="dxa"/>
          </w:tcPr>
          <w:p w14:paraId="496D6C7B" w14:textId="77777777" w:rsidR="00121864" w:rsidRDefault="00000000">
            <w:pPr>
              <w:pStyle w:val="TableParagraph"/>
              <w:ind w:left="108"/>
            </w:pPr>
            <w:r>
              <w:t>Type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campaign.</w:t>
            </w:r>
          </w:p>
        </w:tc>
      </w:tr>
      <w:tr w:rsidR="00121864" w14:paraId="496D6C82" w14:textId="77777777">
        <w:trPr>
          <w:trHeight w:val="287"/>
        </w:trPr>
        <w:tc>
          <w:tcPr>
            <w:tcW w:w="1869" w:type="dxa"/>
          </w:tcPr>
          <w:p w14:paraId="496D6C7D" w14:textId="77777777" w:rsidR="00121864" w:rsidRDefault="00000000">
            <w:pPr>
              <w:pStyle w:val="TableParagraph"/>
              <w:spacing w:line="252" w:lineRule="exact"/>
            </w:pPr>
            <w:r>
              <w:t>Start</w:t>
            </w:r>
            <w:r>
              <w:rPr>
                <w:spacing w:val="-2"/>
              </w:rPr>
              <w:t xml:space="preserve"> </w:t>
            </w:r>
            <w:r>
              <w:t>Date</w:t>
            </w:r>
          </w:p>
        </w:tc>
        <w:tc>
          <w:tcPr>
            <w:tcW w:w="1531" w:type="dxa"/>
          </w:tcPr>
          <w:p w14:paraId="496D6C7E" w14:textId="77777777" w:rsidR="00121864" w:rsidRDefault="00000000">
            <w:pPr>
              <w:pStyle w:val="TableParagraph"/>
              <w:spacing w:line="252" w:lineRule="exact"/>
              <w:ind w:left="108"/>
            </w:pPr>
            <w:r>
              <w:t>Date</w:t>
            </w:r>
          </w:p>
        </w:tc>
        <w:tc>
          <w:tcPr>
            <w:tcW w:w="1646" w:type="dxa"/>
          </w:tcPr>
          <w:p w14:paraId="496D6C7F" w14:textId="77777777" w:rsidR="00121864" w:rsidRDefault="00000000">
            <w:pPr>
              <w:pStyle w:val="TableParagraph"/>
              <w:spacing w:line="252" w:lineRule="exact"/>
              <w:ind w:left="108"/>
            </w:pPr>
            <w:r>
              <w:t>Mandatory</w:t>
            </w:r>
          </w:p>
        </w:tc>
        <w:tc>
          <w:tcPr>
            <w:tcW w:w="1940" w:type="dxa"/>
          </w:tcPr>
          <w:p w14:paraId="496D6C80" w14:textId="77777777" w:rsidR="00121864" w:rsidRDefault="0012186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790" w:type="dxa"/>
          </w:tcPr>
          <w:p w14:paraId="496D6C81" w14:textId="77777777" w:rsidR="00121864" w:rsidRDefault="00000000">
            <w:pPr>
              <w:pStyle w:val="TableParagraph"/>
              <w:spacing w:line="252" w:lineRule="exact"/>
              <w:ind w:left="108"/>
            </w:pPr>
            <w:r>
              <w:t>Start</w:t>
            </w:r>
            <w:r>
              <w:rPr>
                <w:spacing w:val="-4"/>
              </w:rPr>
              <w:t xml:space="preserve"> </w:t>
            </w:r>
            <w:r>
              <w:t>date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campaign.</w:t>
            </w:r>
          </w:p>
        </w:tc>
      </w:tr>
      <w:tr w:rsidR="00121864" w14:paraId="496D6C88" w14:textId="77777777">
        <w:trPr>
          <w:trHeight w:val="506"/>
        </w:trPr>
        <w:tc>
          <w:tcPr>
            <w:tcW w:w="1869" w:type="dxa"/>
          </w:tcPr>
          <w:p w14:paraId="496D6C83" w14:textId="77777777" w:rsidR="00121864" w:rsidRDefault="00000000">
            <w:pPr>
              <w:pStyle w:val="TableParagraph"/>
              <w:spacing w:before="1"/>
            </w:pPr>
            <w:r>
              <w:t>Medium</w:t>
            </w:r>
          </w:p>
        </w:tc>
        <w:tc>
          <w:tcPr>
            <w:tcW w:w="1531" w:type="dxa"/>
          </w:tcPr>
          <w:p w14:paraId="496D6C84" w14:textId="77777777" w:rsidR="00121864" w:rsidRDefault="00000000">
            <w:pPr>
              <w:pStyle w:val="TableParagraph"/>
              <w:spacing w:before="1"/>
              <w:ind w:left="108"/>
            </w:pPr>
            <w:r>
              <w:t>Picklist</w:t>
            </w:r>
          </w:p>
        </w:tc>
        <w:tc>
          <w:tcPr>
            <w:tcW w:w="1646" w:type="dxa"/>
          </w:tcPr>
          <w:p w14:paraId="496D6C85" w14:textId="77777777" w:rsidR="00121864" w:rsidRDefault="00000000">
            <w:pPr>
              <w:pStyle w:val="TableParagraph"/>
              <w:spacing w:before="1"/>
              <w:ind w:left="108"/>
            </w:pPr>
            <w:r>
              <w:t>Mandatory</w:t>
            </w:r>
          </w:p>
        </w:tc>
        <w:tc>
          <w:tcPr>
            <w:tcW w:w="1940" w:type="dxa"/>
          </w:tcPr>
          <w:p w14:paraId="496D6C86" w14:textId="77777777" w:rsidR="00121864" w:rsidRDefault="00000000">
            <w:pPr>
              <w:pStyle w:val="TableParagraph"/>
              <w:spacing w:line="252" w:lineRule="exact"/>
              <w:ind w:left="106" w:right="804"/>
            </w:pPr>
            <w:r>
              <w:t>Digital,</w:t>
            </w:r>
            <w:r>
              <w:rPr>
                <w:spacing w:val="1"/>
              </w:rPr>
              <w:t xml:space="preserve"> </w:t>
            </w:r>
            <w:proofErr w:type="gramStart"/>
            <w:r>
              <w:t>Non-digital</w:t>
            </w:r>
            <w:proofErr w:type="gramEnd"/>
          </w:p>
        </w:tc>
        <w:tc>
          <w:tcPr>
            <w:tcW w:w="2790" w:type="dxa"/>
          </w:tcPr>
          <w:p w14:paraId="496D6C87" w14:textId="77777777" w:rsidR="00121864" w:rsidRDefault="00000000">
            <w:pPr>
              <w:pStyle w:val="TableParagraph"/>
              <w:spacing w:before="1"/>
              <w:ind w:left="108"/>
            </w:pPr>
            <w:r>
              <w:t>Medium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Campaign</w:t>
            </w:r>
          </w:p>
        </w:tc>
      </w:tr>
      <w:tr w:rsidR="00121864" w14:paraId="496D6C90" w14:textId="77777777">
        <w:trPr>
          <w:trHeight w:val="3541"/>
        </w:trPr>
        <w:tc>
          <w:tcPr>
            <w:tcW w:w="1869" w:type="dxa"/>
          </w:tcPr>
          <w:p w14:paraId="496D6C89" w14:textId="77777777" w:rsidR="00121864" w:rsidRDefault="00000000">
            <w:pPr>
              <w:pStyle w:val="TableParagraph"/>
              <w:spacing w:before="1"/>
            </w:pPr>
            <w:r>
              <w:t>Source</w:t>
            </w:r>
          </w:p>
        </w:tc>
        <w:tc>
          <w:tcPr>
            <w:tcW w:w="1531" w:type="dxa"/>
          </w:tcPr>
          <w:p w14:paraId="496D6C8A" w14:textId="77777777" w:rsidR="00121864" w:rsidRDefault="00000000">
            <w:pPr>
              <w:pStyle w:val="TableParagraph"/>
              <w:spacing w:before="1"/>
              <w:ind w:left="108"/>
            </w:pPr>
            <w:r>
              <w:t>Picklist</w:t>
            </w:r>
          </w:p>
        </w:tc>
        <w:tc>
          <w:tcPr>
            <w:tcW w:w="1646" w:type="dxa"/>
          </w:tcPr>
          <w:p w14:paraId="496D6C8B" w14:textId="77777777" w:rsidR="00121864" w:rsidRDefault="00000000">
            <w:pPr>
              <w:pStyle w:val="TableParagraph"/>
              <w:spacing w:before="1"/>
              <w:ind w:left="108"/>
            </w:pPr>
            <w:r>
              <w:t>Mandatory</w:t>
            </w:r>
          </w:p>
        </w:tc>
        <w:tc>
          <w:tcPr>
            <w:tcW w:w="1940" w:type="dxa"/>
          </w:tcPr>
          <w:p w14:paraId="496D6C8C" w14:textId="77777777" w:rsidR="00121864" w:rsidRDefault="00000000">
            <w:pPr>
              <w:pStyle w:val="TableParagraph"/>
              <w:spacing w:before="1"/>
              <w:ind w:left="106" w:right="595"/>
            </w:pPr>
            <w:r>
              <w:t>Website,</w:t>
            </w:r>
            <w:r>
              <w:rPr>
                <w:spacing w:val="1"/>
              </w:rPr>
              <w:t xml:space="preserve"> </w:t>
            </w:r>
            <w:r>
              <w:t>Social</w:t>
            </w:r>
            <w:r>
              <w:rPr>
                <w:spacing w:val="-13"/>
              </w:rPr>
              <w:t xml:space="preserve"> </w:t>
            </w:r>
            <w:r>
              <w:t>Media,</w:t>
            </w:r>
          </w:p>
          <w:p w14:paraId="496D6C8D" w14:textId="77777777" w:rsidR="00121864" w:rsidRDefault="00000000">
            <w:pPr>
              <w:pStyle w:val="TableParagraph"/>
              <w:ind w:left="106" w:right="95"/>
            </w:pPr>
            <w:r>
              <w:t>Email Marketing,</w:t>
            </w:r>
            <w:r>
              <w:rPr>
                <w:spacing w:val="1"/>
              </w:rPr>
              <w:t xml:space="preserve"> </w:t>
            </w:r>
            <w:r>
              <w:t>SMS</w:t>
            </w:r>
            <w:proofErr w:type="gramStart"/>
            <w:r>
              <w:t xml:space="preserve">/ </w:t>
            </w:r>
            <w:proofErr w:type="spellStart"/>
            <w:r>
              <w:t>Whatsapp</w:t>
            </w:r>
            <w:proofErr w:type="spellEnd"/>
            <w:proofErr w:type="gramEnd"/>
            <w:r>
              <w:t>,</w:t>
            </w:r>
            <w:r>
              <w:rPr>
                <w:spacing w:val="1"/>
              </w:rPr>
              <w:t xml:space="preserve"> </w:t>
            </w:r>
            <w:r>
              <w:t>Print Media,</w:t>
            </w:r>
            <w:r>
              <w:rPr>
                <w:spacing w:val="1"/>
              </w:rPr>
              <w:t xml:space="preserve"> </w:t>
            </w:r>
            <w:r>
              <w:t>Outdoor</w:t>
            </w:r>
            <w:r>
              <w:rPr>
                <w:spacing w:val="1"/>
              </w:rPr>
              <w:t xml:space="preserve"> </w:t>
            </w:r>
            <w:r>
              <w:t>Advertising,</w:t>
            </w:r>
            <w:r>
              <w:rPr>
                <w:spacing w:val="1"/>
              </w:rPr>
              <w:t xml:space="preserve"> </w:t>
            </w:r>
            <w:r>
              <w:t>Health</w:t>
            </w:r>
            <w:r>
              <w:rPr>
                <w:spacing w:val="1"/>
              </w:rPr>
              <w:t xml:space="preserve"> </w:t>
            </w:r>
            <w:r>
              <w:t>Camps/Community</w:t>
            </w:r>
            <w:r>
              <w:rPr>
                <w:spacing w:val="-52"/>
              </w:rPr>
              <w:t xml:space="preserve"> </w:t>
            </w:r>
            <w:r>
              <w:t>Events,</w:t>
            </w:r>
            <w:r>
              <w:rPr>
                <w:spacing w:val="1"/>
              </w:rPr>
              <w:t xml:space="preserve"> </w:t>
            </w:r>
            <w:r>
              <w:t>Television/Radio,</w:t>
            </w:r>
            <w:r>
              <w:rPr>
                <w:spacing w:val="1"/>
              </w:rPr>
              <w:t xml:space="preserve"> </w:t>
            </w:r>
            <w:r>
              <w:t>Portal,</w:t>
            </w:r>
            <w:r>
              <w:rPr>
                <w:spacing w:val="1"/>
              </w:rPr>
              <w:t xml:space="preserve"> </w:t>
            </w:r>
            <w:r>
              <w:t>Government/NGO</w:t>
            </w:r>
          </w:p>
          <w:p w14:paraId="496D6C8E" w14:textId="12CA6F4D" w:rsidR="00121864" w:rsidRDefault="00000000">
            <w:pPr>
              <w:pStyle w:val="TableParagraph"/>
              <w:spacing w:line="233" w:lineRule="exact"/>
              <w:ind w:left="106"/>
            </w:pPr>
            <w:r>
              <w:t>Programs</w:t>
            </w:r>
            <w:r w:rsidR="003A546D">
              <w:t xml:space="preserve">, </w:t>
            </w:r>
            <w:r w:rsidR="003A546D" w:rsidRPr="00F73365">
              <w:rPr>
                <w:b/>
                <w:bCs/>
              </w:rPr>
              <w:t xml:space="preserve">Trade Shows, </w:t>
            </w:r>
            <w:del w:id="18" w:author="Jeevan Joy Pious" w:date="2025-10-15T09:54:00Z" w16du:dateUtc="2025-10-15T04:24:00Z">
              <w:r w:rsidR="00F73365" w:rsidRPr="00F73365" w:rsidDel="009E4658">
                <w:rPr>
                  <w:b/>
                  <w:bCs/>
                </w:rPr>
                <w:delText>Exibitions</w:delText>
              </w:r>
            </w:del>
            <w:ins w:id="19" w:author="Jeevan Joy Pious" w:date="2025-10-15T09:54:00Z" w16du:dateUtc="2025-10-15T04:24:00Z">
              <w:r w:rsidR="009E4658" w:rsidRPr="00F73365">
                <w:rPr>
                  <w:b/>
                  <w:bCs/>
                </w:rPr>
                <w:t>Exhibitions</w:t>
              </w:r>
            </w:ins>
            <w:ins w:id="20" w:author="Jeevan Joy Pious" w:date="2025-10-15T10:15:00Z" w16du:dateUtc="2025-10-15T04:45:00Z">
              <w:r w:rsidR="004147F0">
                <w:rPr>
                  <w:b/>
                  <w:bCs/>
                </w:rPr>
                <w:t>, Imported Data</w:t>
              </w:r>
            </w:ins>
          </w:p>
        </w:tc>
        <w:tc>
          <w:tcPr>
            <w:tcW w:w="2790" w:type="dxa"/>
          </w:tcPr>
          <w:p w14:paraId="496D6C8F" w14:textId="77777777" w:rsidR="00121864" w:rsidRDefault="00121864">
            <w:pPr>
              <w:pStyle w:val="TableParagraph"/>
              <w:ind w:left="0"/>
            </w:pPr>
          </w:p>
        </w:tc>
      </w:tr>
      <w:tr w:rsidR="00121864" w14:paraId="496D6C96" w14:textId="77777777">
        <w:trPr>
          <w:trHeight w:val="576"/>
        </w:trPr>
        <w:tc>
          <w:tcPr>
            <w:tcW w:w="1869" w:type="dxa"/>
          </w:tcPr>
          <w:p w14:paraId="496D6C91" w14:textId="77777777" w:rsidR="00121864" w:rsidRDefault="00000000">
            <w:pPr>
              <w:pStyle w:val="TableParagraph"/>
              <w:spacing w:before="1"/>
            </w:pPr>
            <w:r>
              <w:t>Budget</w:t>
            </w:r>
            <w:r>
              <w:rPr>
                <w:spacing w:val="-6"/>
              </w:rPr>
              <w:t xml:space="preserve"> </w:t>
            </w:r>
            <w:r>
              <w:t>Amount</w:t>
            </w:r>
          </w:p>
        </w:tc>
        <w:tc>
          <w:tcPr>
            <w:tcW w:w="1531" w:type="dxa"/>
          </w:tcPr>
          <w:p w14:paraId="496D6C92" w14:textId="77777777" w:rsidR="00121864" w:rsidRDefault="00000000">
            <w:pPr>
              <w:pStyle w:val="TableParagraph"/>
              <w:spacing w:before="1"/>
              <w:ind w:left="108"/>
            </w:pPr>
            <w:r>
              <w:t>Currency</w:t>
            </w:r>
          </w:p>
        </w:tc>
        <w:tc>
          <w:tcPr>
            <w:tcW w:w="1646" w:type="dxa"/>
          </w:tcPr>
          <w:p w14:paraId="496D6C93" w14:textId="77777777" w:rsidR="00121864" w:rsidRDefault="00000000">
            <w:pPr>
              <w:pStyle w:val="TableParagraph"/>
              <w:spacing w:before="1"/>
              <w:ind w:left="108"/>
            </w:pPr>
            <w:r>
              <w:t>Mandatory</w:t>
            </w:r>
          </w:p>
        </w:tc>
        <w:tc>
          <w:tcPr>
            <w:tcW w:w="1940" w:type="dxa"/>
          </w:tcPr>
          <w:p w14:paraId="496D6C94" w14:textId="77777777" w:rsidR="00121864" w:rsidRDefault="00121864">
            <w:pPr>
              <w:pStyle w:val="TableParagraph"/>
              <w:ind w:left="0"/>
            </w:pPr>
          </w:p>
        </w:tc>
        <w:tc>
          <w:tcPr>
            <w:tcW w:w="2790" w:type="dxa"/>
          </w:tcPr>
          <w:p w14:paraId="496D6C95" w14:textId="77777777" w:rsidR="00121864" w:rsidRDefault="00000000">
            <w:pPr>
              <w:pStyle w:val="TableParagraph"/>
              <w:spacing w:before="1"/>
              <w:ind w:left="108" w:right="532"/>
            </w:pPr>
            <w:r>
              <w:t>Budget allocated for the</w:t>
            </w:r>
            <w:r>
              <w:rPr>
                <w:spacing w:val="-53"/>
              </w:rPr>
              <w:t xml:space="preserve"> </w:t>
            </w:r>
            <w:r>
              <w:t>campaign.</w:t>
            </w:r>
          </w:p>
        </w:tc>
      </w:tr>
      <w:tr w:rsidR="00121864" w14:paraId="496D6C9C" w14:textId="77777777">
        <w:trPr>
          <w:trHeight w:val="864"/>
        </w:trPr>
        <w:tc>
          <w:tcPr>
            <w:tcW w:w="1869" w:type="dxa"/>
          </w:tcPr>
          <w:p w14:paraId="496D6C97" w14:textId="77777777" w:rsidR="00121864" w:rsidRDefault="00000000">
            <w:pPr>
              <w:pStyle w:val="TableParagraph"/>
              <w:ind w:right="125"/>
            </w:pPr>
            <w:r>
              <w:t>Unique Campaign</w:t>
            </w:r>
            <w:r>
              <w:rPr>
                <w:spacing w:val="-53"/>
              </w:rPr>
              <w:t xml:space="preserve"> </w:t>
            </w:r>
            <w:r>
              <w:t>ID</w:t>
            </w:r>
          </w:p>
        </w:tc>
        <w:tc>
          <w:tcPr>
            <w:tcW w:w="1531" w:type="dxa"/>
          </w:tcPr>
          <w:p w14:paraId="496D6C98" w14:textId="77777777" w:rsidR="00121864" w:rsidRDefault="00000000">
            <w:pPr>
              <w:pStyle w:val="TableParagraph"/>
              <w:ind w:left="108" w:right="538"/>
            </w:pPr>
            <w:r>
              <w:t>Auto-</w:t>
            </w:r>
            <w:r>
              <w:rPr>
                <w:spacing w:val="1"/>
              </w:rPr>
              <w:t xml:space="preserve"> </w:t>
            </w:r>
            <w:r>
              <w:t>generated</w:t>
            </w:r>
          </w:p>
        </w:tc>
        <w:tc>
          <w:tcPr>
            <w:tcW w:w="1646" w:type="dxa"/>
          </w:tcPr>
          <w:p w14:paraId="496D6C99" w14:textId="77777777" w:rsidR="00121864" w:rsidRDefault="00000000">
            <w:pPr>
              <w:pStyle w:val="TableParagraph"/>
              <w:ind w:left="108"/>
            </w:pPr>
            <w:r>
              <w:t>Mandatory</w:t>
            </w:r>
          </w:p>
        </w:tc>
        <w:tc>
          <w:tcPr>
            <w:tcW w:w="1940" w:type="dxa"/>
          </w:tcPr>
          <w:p w14:paraId="496D6C9A" w14:textId="77777777" w:rsidR="00121864" w:rsidRDefault="00121864">
            <w:pPr>
              <w:pStyle w:val="TableParagraph"/>
              <w:ind w:left="0"/>
            </w:pPr>
          </w:p>
        </w:tc>
        <w:tc>
          <w:tcPr>
            <w:tcW w:w="2790" w:type="dxa"/>
          </w:tcPr>
          <w:p w14:paraId="496D6C9B" w14:textId="77777777" w:rsidR="00121864" w:rsidRDefault="00000000">
            <w:pPr>
              <w:pStyle w:val="TableParagraph"/>
              <w:ind w:left="108" w:right="259"/>
            </w:pPr>
            <w:r>
              <w:t>System generated unique</w:t>
            </w:r>
            <w:r>
              <w:rPr>
                <w:spacing w:val="1"/>
              </w:rPr>
              <w:t xml:space="preserve"> </w:t>
            </w:r>
            <w:r>
              <w:t>identifier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campaign.</w:t>
            </w:r>
          </w:p>
        </w:tc>
      </w:tr>
      <w:tr w:rsidR="00121864" w14:paraId="496D6CA3" w14:textId="77777777">
        <w:trPr>
          <w:trHeight w:val="1011"/>
        </w:trPr>
        <w:tc>
          <w:tcPr>
            <w:tcW w:w="1869" w:type="dxa"/>
          </w:tcPr>
          <w:p w14:paraId="496D6C9D" w14:textId="77777777" w:rsidR="00121864" w:rsidRDefault="00000000">
            <w:pPr>
              <w:pStyle w:val="TableParagraph"/>
              <w:ind w:right="106"/>
            </w:pPr>
            <w:r>
              <w:t>Landing Number /</w:t>
            </w:r>
            <w:r>
              <w:rPr>
                <w:spacing w:val="-53"/>
              </w:rPr>
              <w:t xml:space="preserve"> </w:t>
            </w:r>
            <w:r>
              <w:t>Campaign Phone</w:t>
            </w:r>
            <w:r>
              <w:rPr>
                <w:spacing w:val="1"/>
              </w:rPr>
              <w:t xml:space="preserve"> </w:t>
            </w:r>
            <w:r>
              <w:t>Number</w:t>
            </w:r>
          </w:p>
        </w:tc>
        <w:tc>
          <w:tcPr>
            <w:tcW w:w="1531" w:type="dxa"/>
          </w:tcPr>
          <w:p w14:paraId="496D6C9E" w14:textId="77777777" w:rsidR="00121864" w:rsidRDefault="00000000">
            <w:pPr>
              <w:pStyle w:val="TableParagraph"/>
              <w:ind w:left="108"/>
            </w:pPr>
            <w:r>
              <w:t>Phone</w:t>
            </w:r>
          </w:p>
        </w:tc>
        <w:tc>
          <w:tcPr>
            <w:tcW w:w="1646" w:type="dxa"/>
          </w:tcPr>
          <w:p w14:paraId="496D6C9F" w14:textId="77777777" w:rsidR="00121864" w:rsidRDefault="00000000">
            <w:pPr>
              <w:pStyle w:val="TableParagraph"/>
              <w:ind w:left="108"/>
            </w:pPr>
            <w:r>
              <w:t>Conditional</w:t>
            </w:r>
          </w:p>
        </w:tc>
        <w:tc>
          <w:tcPr>
            <w:tcW w:w="1940" w:type="dxa"/>
          </w:tcPr>
          <w:p w14:paraId="496D6CA0" w14:textId="77777777" w:rsidR="00121864" w:rsidRDefault="00121864">
            <w:pPr>
              <w:pStyle w:val="TableParagraph"/>
              <w:ind w:left="0"/>
            </w:pPr>
          </w:p>
        </w:tc>
        <w:tc>
          <w:tcPr>
            <w:tcW w:w="2790" w:type="dxa"/>
          </w:tcPr>
          <w:p w14:paraId="496D6CA1" w14:textId="77777777" w:rsidR="00121864" w:rsidRDefault="00000000">
            <w:pPr>
              <w:pStyle w:val="TableParagraph"/>
              <w:ind w:left="108" w:right="183"/>
            </w:pPr>
            <w:r>
              <w:t>Phone number associated</w:t>
            </w:r>
            <w:r>
              <w:rPr>
                <w:spacing w:val="1"/>
              </w:rPr>
              <w:t xml:space="preserve"> </w:t>
            </w:r>
            <w:r>
              <w:t>with the campaign, required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telephony</w:t>
            </w:r>
            <w:r>
              <w:rPr>
                <w:spacing w:val="-1"/>
              </w:rPr>
              <w:t xml:space="preserve"> </w:t>
            </w:r>
            <w:r>
              <w:t>campaigns</w:t>
            </w:r>
          </w:p>
          <w:p w14:paraId="496D6CA2" w14:textId="77777777" w:rsidR="00121864" w:rsidRDefault="00000000">
            <w:pPr>
              <w:pStyle w:val="TableParagraph"/>
              <w:spacing w:line="233" w:lineRule="exact"/>
              <w:ind w:left="108"/>
            </w:pPr>
            <w:r>
              <w:t>only.</w:t>
            </w:r>
          </w:p>
        </w:tc>
      </w:tr>
      <w:tr w:rsidR="00121864" w14:paraId="496D6CA9" w14:textId="77777777">
        <w:trPr>
          <w:trHeight w:val="1440"/>
        </w:trPr>
        <w:tc>
          <w:tcPr>
            <w:tcW w:w="1869" w:type="dxa"/>
          </w:tcPr>
          <w:p w14:paraId="496D6CA4" w14:textId="77777777" w:rsidR="00121864" w:rsidRDefault="00000000">
            <w:pPr>
              <w:pStyle w:val="TableParagraph"/>
              <w:spacing w:line="251" w:lineRule="exact"/>
            </w:pPr>
            <w:r>
              <w:t>Approval</w:t>
            </w:r>
            <w:r>
              <w:rPr>
                <w:spacing w:val="-4"/>
              </w:rPr>
              <w:t xml:space="preserve"> </w:t>
            </w:r>
            <w:r>
              <w:t>Status</w:t>
            </w:r>
          </w:p>
        </w:tc>
        <w:tc>
          <w:tcPr>
            <w:tcW w:w="1531" w:type="dxa"/>
          </w:tcPr>
          <w:p w14:paraId="496D6CA5" w14:textId="77777777" w:rsidR="00121864" w:rsidRDefault="00000000">
            <w:pPr>
              <w:pStyle w:val="TableParagraph"/>
              <w:spacing w:line="251" w:lineRule="exact"/>
              <w:ind w:left="108"/>
            </w:pPr>
            <w:r>
              <w:t>Picklist</w:t>
            </w:r>
          </w:p>
        </w:tc>
        <w:tc>
          <w:tcPr>
            <w:tcW w:w="1646" w:type="dxa"/>
          </w:tcPr>
          <w:p w14:paraId="496D6CA6" w14:textId="77777777" w:rsidR="00121864" w:rsidRDefault="00000000">
            <w:pPr>
              <w:pStyle w:val="TableParagraph"/>
              <w:spacing w:line="251" w:lineRule="exact"/>
              <w:ind w:left="108"/>
            </w:pPr>
            <w:r>
              <w:t>Mandatory</w:t>
            </w:r>
          </w:p>
        </w:tc>
        <w:tc>
          <w:tcPr>
            <w:tcW w:w="1940" w:type="dxa"/>
          </w:tcPr>
          <w:p w14:paraId="496D6CA7" w14:textId="77777777" w:rsidR="00121864" w:rsidRDefault="00000000">
            <w:pPr>
              <w:pStyle w:val="TableParagraph"/>
              <w:ind w:left="106" w:right="325"/>
            </w:pPr>
            <w:r>
              <w:t>Draft, Submitted</w:t>
            </w:r>
            <w:r>
              <w:rPr>
                <w:spacing w:val="-52"/>
              </w:rPr>
              <w:t xml:space="preserve"> </w:t>
            </w:r>
            <w:r>
              <w:t>for Approval,</w:t>
            </w:r>
            <w:r>
              <w:rPr>
                <w:spacing w:val="1"/>
              </w:rPr>
              <w:t xml:space="preserve"> </w:t>
            </w:r>
            <w:r>
              <w:t>Approved,</w:t>
            </w:r>
            <w:r>
              <w:rPr>
                <w:spacing w:val="1"/>
              </w:rPr>
              <w:t xml:space="preserve"> </w:t>
            </w:r>
            <w:r>
              <w:t>Rejected</w:t>
            </w:r>
          </w:p>
        </w:tc>
        <w:tc>
          <w:tcPr>
            <w:tcW w:w="2790" w:type="dxa"/>
          </w:tcPr>
          <w:p w14:paraId="496D6CA8" w14:textId="77777777" w:rsidR="00121864" w:rsidRDefault="00000000">
            <w:pPr>
              <w:pStyle w:val="TableParagraph"/>
              <w:ind w:left="108" w:right="702"/>
            </w:pPr>
            <w:r>
              <w:t>Approval status of the</w:t>
            </w:r>
            <w:r>
              <w:rPr>
                <w:spacing w:val="-52"/>
              </w:rPr>
              <w:t xml:space="preserve"> </w:t>
            </w:r>
            <w:r>
              <w:t>campaign.</w:t>
            </w:r>
          </w:p>
        </w:tc>
      </w:tr>
      <w:tr w:rsidR="00121864" w14:paraId="496D6CAF" w14:textId="77777777">
        <w:trPr>
          <w:trHeight w:val="1890"/>
        </w:trPr>
        <w:tc>
          <w:tcPr>
            <w:tcW w:w="1869" w:type="dxa"/>
          </w:tcPr>
          <w:p w14:paraId="496D6CAA" w14:textId="77777777" w:rsidR="00121864" w:rsidRDefault="00000000">
            <w:pPr>
              <w:pStyle w:val="TableParagraph"/>
              <w:spacing w:line="251" w:lineRule="exact"/>
            </w:pPr>
            <w:r>
              <w:t>Campaign</w:t>
            </w:r>
            <w:r>
              <w:rPr>
                <w:spacing w:val="-2"/>
              </w:rPr>
              <w:t xml:space="preserve"> </w:t>
            </w:r>
            <w:r>
              <w:t>Status</w:t>
            </w:r>
          </w:p>
        </w:tc>
        <w:tc>
          <w:tcPr>
            <w:tcW w:w="1531" w:type="dxa"/>
          </w:tcPr>
          <w:p w14:paraId="496D6CAB" w14:textId="77777777" w:rsidR="00121864" w:rsidRDefault="00000000">
            <w:pPr>
              <w:pStyle w:val="TableParagraph"/>
              <w:spacing w:line="251" w:lineRule="exact"/>
              <w:ind w:left="108"/>
            </w:pPr>
            <w:r>
              <w:t>Picklist</w:t>
            </w:r>
          </w:p>
        </w:tc>
        <w:tc>
          <w:tcPr>
            <w:tcW w:w="1646" w:type="dxa"/>
          </w:tcPr>
          <w:p w14:paraId="496D6CAC" w14:textId="77777777" w:rsidR="00121864" w:rsidRDefault="00000000">
            <w:pPr>
              <w:pStyle w:val="TableParagraph"/>
              <w:spacing w:line="251" w:lineRule="exact"/>
              <w:ind w:left="108"/>
            </w:pPr>
            <w:r>
              <w:t>Mandatory</w:t>
            </w:r>
          </w:p>
        </w:tc>
        <w:tc>
          <w:tcPr>
            <w:tcW w:w="1940" w:type="dxa"/>
          </w:tcPr>
          <w:p w14:paraId="496D6CAD" w14:textId="77777777" w:rsidR="00121864" w:rsidRDefault="00000000">
            <w:pPr>
              <w:pStyle w:val="TableParagraph"/>
              <w:ind w:left="106" w:right="136"/>
            </w:pPr>
            <w:r>
              <w:t>Draft, Submitted</w:t>
            </w:r>
            <w:r>
              <w:rPr>
                <w:spacing w:val="1"/>
              </w:rPr>
              <w:t xml:space="preserve"> </w:t>
            </w:r>
            <w:r>
              <w:t>for Approval,</w:t>
            </w:r>
            <w:r>
              <w:rPr>
                <w:spacing w:val="1"/>
              </w:rPr>
              <w:t xml:space="preserve"> </w:t>
            </w:r>
            <w:r>
              <w:t>Approved, Started,</w:t>
            </w:r>
            <w:r>
              <w:rPr>
                <w:spacing w:val="-52"/>
              </w:rPr>
              <w:t xml:space="preserve"> </w:t>
            </w:r>
            <w:r>
              <w:t>Completed, Hold,</w:t>
            </w:r>
            <w:r>
              <w:rPr>
                <w:spacing w:val="1"/>
              </w:rPr>
              <w:t xml:space="preserve"> </w:t>
            </w:r>
            <w:r>
              <w:t>Cancelled,</w:t>
            </w:r>
            <w:r>
              <w:rPr>
                <w:spacing w:val="1"/>
              </w:rPr>
              <w:t xml:space="preserve"> </w:t>
            </w:r>
            <w:r>
              <w:t>Rejected</w:t>
            </w:r>
          </w:p>
        </w:tc>
        <w:tc>
          <w:tcPr>
            <w:tcW w:w="2790" w:type="dxa"/>
          </w:tcPr>
          <w:p w14:paraId="496D6CAE" w14:textId="77777777" w:rsidR="00121864" w:rsidRDefault="00000000">
            <w:pPr>
              <w:pStyle w:val="TableParagraph"/>
              <w:ind w:left="108" w:right="861"/>
            </w:pPr>
            <w:proofErr w:type="gramStart"/>
            <w:r>
              <w:t>Current status</w:t>
            </w:r>
            <w:proofErr w:type="gramEnd"/>
            <w:r>
              <w:t xml:space="preserve"> of the</w:t>
            </w:r>
            <w:r>
              <w:rPr>
                <w:spacing w:val="-53"/>
              </w:rPr>
              <w:t xml:space="preserve"> </w:t>
            </w:r>
            <w:r>
              <w:t>campaign.</w:t>
            </w:r>
          </w:p>
        </w:tc>
      </w:tr>
      <w:tr w:rsidR="00121864" w14:paraId="496D6CB5" w14:textId="77777777">
        <w:trPr>
          <w:trHeight w:val="286"/>
        </w:trPr>
        <w:tc>
          <w:tcPr>
            <w:tcW w:w="1869" w:type="dxa"/>
          </w:tcPr>
          <w:p w14:paraId="496D6CB0" w14:textId="77777777" w:rsidR="00121864" w:rsidRDefault="00000000">
            <w:pPr>
              <w:pStyle w:val="TableParagraph"/>
              <w:spacing w:line="251" w:lineRule="exact"/>
            </w:pPr>
            <w:r>
              <w:t>Owner</w:t>
            </w:r>
          </w:p>
        </w:tc>
        <w:tc>
          <w:tcPr>
            <w:tcW w:w="1531" w:type="dxa"/>
          </w:tcPr>
          <w:p w14:paraId="496D6CB1" w14:textId="77777777" w:rsidR="00121864" w:rsidRDefault="00000000">
            <w:pPr>
              <w:pStyle w:val="TableParagraph"/>
              <w:spacing w:line="251" w:lineRule="exact"/>
              <w:ind w:left="108"/>
            </w:pPr>
            <w:r>
              <w:t>Lookup</w:t>
            </w:r>
          </w:p>
        </w:tc>
        <w:tc>
          <w:tcPr>
            <w:tcW w:w="1646" w:type="dxa"/>
          </w:tcPr>
          <w:p w14:paraId="496D6CB2" w14:textId="77777777" w:rsidR="00121864" w:rsidRDefault="00000000">
            <w:pPr>
              <w:pStyle w:val="TableParagraph"/>
              <w:spacing w:line="251" w:lineRule="exact"/>
              <w:ind w:left="108"/>
            </w:pPr>
            <w:r>
              <w:t>Mandatory</w:t>
            </w:r>
          </w:p>
        </w:tc>
        <w:tc>
          <w:tcPr>
            <w:tcW w:w="1940" w:type="dxa"/>
          </w:tcPr>
          <w:p w14:paraId="496D6CB3" w14:textId="77777777" w:rsidR="00121864" w:rsidRDefault="0012186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790" w:type="dxa"/>
          </w:tcPr>
          <w:p w14:paraId="496D6CB4" w14:textId="77777777" w:rsidR="00121864" w:rsidRDefault="00000000">
            <w:pPr>
              <w:pStyle w:val="TableParagraph"/>
              <w:spacing w:line="251" w:lineRule="exact"/>
              <w:ind w:left="108"/>
            </w:pPr>
            <w:r>
              <w:t>User</w:t>
            </w:r>
            <w:r>
              <w:rPr>
                <w:spacing w:val="-3"/>
              </w:rPr>
              <w:t xml:space="preserve"> </w:t>
            </w:r>
            <w:r>
              <w:t>who</w:t>
            </w:r>
            <w:r>
              <w:rPr>
                <w:spacing w:val="-3"/>
              </w:rPr>
              <w:t xml:space="preserve"> </w:t>
            </w:r>
            <w:r>
              <w:t>owns</w:t>
            </w:r>
            <w:r>
              <w:rPr>
                <w:spacing w:val="-1"/>
              </w:rPr>
              <w:t xml:space="preserve"> </w:t>
            </w:r>
            <w:r>
              <w:t>the</w:t>
            </w:r>
          </w:p>
        </w:tc>
      </w:tr>
    </w:tbl>
    <w:p w14:paraId="496D6CB6" w14:textId="77777777" w:rsidR="00121864" w:rsidRDefault="00121864">
      <w:pPr>
        <w:spacing w:line="251" w:lineRule="exact"/>
        <w:sectPr w:rsidR="00121864">
          <w:pgSz w:w="11910" w:h="16840"/>
          <w:pgMar w:top="1340" w:right="60" w:bottom="280" w:left="1460" w:header="730" w:footer="0" w:gutter="0"/>
          <w:cols w:space="720"/>
        </w:sectPr>
      </w:pPr>
    </w:p>
    <w:p w14:paraId="496D6CB7" w14:textId="77777777" w:rsidR="00121864" w:rsidRDefault="00121864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9"/>
        <w:gridCol w:w="1531"/>
        <w:gridCol w:w="1646"/>
        <w:gridCol w:w="1940"/>
        <w:gridCol w:w="2790"/>
      </w:tblGrid>
      <w:tr w:rsidR="00121864" w14:paraId="496D6CBD" w14:textId="77777777">
        <w:trPr>
          <w:trHeight w:val="505"/>
        </w:trPr>
        <w:tc>
          <w:tcPr>
            <w:tcW w:w="1869" w:type="dxa"/>
          </w:tcPr>
          <w:p w14:paraId="496D6CB8" w14:textId="77777777" w:rsidR="00121864" w:rsidRDefault="00121864">
            <w:pPr>
              <w:pStyle w:val="TableParagraph"/>
              <w:ind w:left="0"/>
            </w:pPr>
          </w:p>
        </w:tc>
        <w:tc>
          <w:tcPr>
            <w:tcW w:w="1531" w:type="dxa"/>
          </w:tcPr>
          <w:p w14:paraId="496D6CB9" w14:textId="77777777" w:rsidR="00121864" w:rsidRDefault="00121864">
            <w:pPr>
              <w:pStyle w:val="TableParagraph"/>
              <w:ind w:left="0"/>
            </w:pPr>
          </w:p>
        </w:tc>
        <w:tc>
          <w:tcPr>
            <w:tcW w:w="1646" w:type="dxa"/>
          </w:tcPr>
          <w:p w14:paraId="496D6CBA" w14:textId="77777777" w:rsidR="00121864" w:rsidRDefault="00121864">
            <w:pPr>
              <w:pStyle w:val="TableParagraph"/>
              <w:ind w:left="0"/>
            </w:pPr>
          </w:p>
        </w:tc>
        <w:tc>
          <w:tcPr>
            <w:tcW w:w="1940" w:type="dxa"/>
          </w:tcPr>
          <w:p w14:paraId="496D6CBB" w14:textId="77777777" w:rsidR="00121864" w:rsidRDefault="00121864">
            <w:pPr>
              <w:pStyle w:val="TableParagraph"/>
              <w:ind w:left="0"/>
            </w:pPr>
          </w:p>
        </w:tc>
        <w:tc>
          <w:tcPr>
            <w:tcW w:w="2790" w:type="dxa"/>
          </w:tcPr>
          <w:p w14:paraId="496D6CBC" w14:textId="77777777" w:rsidR="00121864" w:rsidRDefault="00000000">
            <w:pPr>
              <w:pStyle w:val="TableParagraph"/>
              <w:spacing w:line="252" w:lineRule="exact"/>
              <w:ind w:left="108" w:right="880"/>
            </w:pPr>
            <w:r>
              <w:t>campaign. Captured</w:t>
            </w:r>
            <w:r>
              <w:rPr>
                <w:spacing w:val="-52"/>
              </w:rPr>
              <w:t xml:space="preserve"> </w:t>
            </w:r>
            <w:r>
              <w:t>automatically</w:t>
            </w:r>
          </w:p>
        </w:tc>
      </w:tr>
      <w:tr w:rsidR="00121864" w14:paraId="496D6CC3" w14:textId="77777777">
        <w:trPr>
          <w:trHeight w:val="576"/>
        </w:trPr>
        <w:tc>
          <w:tcPr>
            <w:tcW w:w="1869" w:type="dxa"/>
          </w:tcPr>
          <w:p w14:paraId="496D6CBE" w14:textId="77777777" w:rsidR="00121864" w:rsidRDefault="00000000">
            <w:pPr>
              <w:pStyle w:val="TableParagraph"/>
              <w:ind w:right="186"/>
            </w:pPr>
            <w:r>
              <w:t>Created By / Last</w:t>
            </w:r>
            <w:r>
              <w:rPr>
                <w:spacing w:val="-52"/>
              </w:rPr>
              <w:t xml:space="preserve"> </w:t>
            </w:r>
            <w:r>
              <w:t>Modified</w:t>
            </w:r>
            <w:r>
              <w:rPr>
                <w:spacing w:val="-4"/>
              </w:rPr>
              <w:t xml:space="preserve"> </w:t>
            </w:r>
            <w:r>
              <w:t>By</w:t>
            </w:r>
          </w:p>
        </w:tc>
        <w:tc>
          <w:tcPr>
            <w:tcW w:w="1531" w:type="dxa"/>
          </w:tcPr>
          <w:p w14:paraId="496D6CBF" w14:textId="77777777" w:rsidR="00121864" w:rsidRDefault="00000000">
            <w:pPr>
              <w:pStyle w:val="TableParagraph"/>
              <w:spacing w:line="252" w:lineRule="exact"/>
              <w:ind w:left="108"/>
            </w:pPr>
            <w:r>
              <w:t>System</w:t>
            </w:r>
            <w:r>
              <w:rPr>
                <w:spacing w:val="-5"/>
              </w:rPr>
              <w:t xml:space="preserve"> </w:t>
            </w:r>
            <w:r>
              <w:t>fields</w:t>
            </w:r>
          </w:p>
        </w:tc>
        <w:tc>
          <w:tcPr>
            <w:tcW w:w="1646" w:type="dxa"/>
          </w:tcPr>
          <w:p w14:paraId="496D6CC0" w14:textId="77777777" w:rsidR="00121864" w:rsidRDefault="00000000">
            <w:pPr>
              <w:pStyle w:val="TableParagraph"/>
              <w:ind w:left="108" w:right="653"/>
            </w:pPr>
            <w:r>
              <w:t>System</w:t>
            </w:r>
            <w:r>
              <w:rPr>
                <w:spacing w:val="1"/>
              </w:rPr>
              <w:t xml:space="preserve"> </w:t>
            </w:r>
            <w:r>
              <w:t>generated</w:t>
            </w:r>
          </w:p>
        </w:tc>
        <w:tc>
          <w:tcPr>
            <w:tcW w:w="1940" w:type="dxa"/>
          </w:tcPr>
          <w:p w14:paraId="496D6CC1" w14:textId="77777777" w:rsidR="00121864" w:rsidRDefault="00121864">
            <w:pPr>
              <w:pStyle w:val="TableParagraph"/>
              <w:ind w:left="0"/>
            </w:pPr>
          </w:p>
        </w:tc>
        <w:tc>
          <w:tcPr>
            <w:tcW w:w="2790" w:type="dxa"/>
          </w:tcPr>
          <w:p w14:paraId="496D6CC2" w14:textId="77777777" w:rsidR="00121864" w:rsidRDefault="00000000">
            <w:pPr>
              <w:pStyle w:val="TableParagraph"/>
              <w:ind w:left="108" w:right="119"/>
            </w:pPr>
            <w:r>
              <w:t>System generated fields for</w:t>
            </w:r>
            <w:r>
              <w:rPr>
                <w:spacing w:val="1"/>
              </w:rPr>
              <w:t xml:space="preserve"> </w:t>
            </w:r>
            <w:r>
              <w:t>created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last</w:t>
            </w:r>
            <w:r>
              <w:rPr>
                <w:spacing w:val="-1"/>
              </w:rPr>
              <w:t xml:space="preserve"> </w:t>
            </w:r>
            <w:r>
              <w:t>modified</w:t>
            </w:r>
            <w:r>
              <w:rPr>
                <w:spacing w:val="-4"/>
              </w:rPr>
              <w:t xml:space="preserve"> </w:t>
            </w:r>
            <w:r>
              <w:t>by.</w:t>
            </w:r>
          </w:p>
        </w:tc>
      </w:tr>
      <w:tr w:rsidR="00121864" w14:paraId="496D6CC9" w14:textId="77777777">
        <w:trPr>
          <w:trHeight w:val="575"/>
        </w:trPr>
        <w:tc>
          <w:tcPr>
            <w:tcW w:w="1869" w:type="dxa"/>
          </w:tcPr>
          <w:p w14:paraId="496D6CC4" w14:textId="77777777" w:rsidR="00121864" w:rsidRDefault="00000000">
            <w:pPr>
              <w:pStyle w:val="TableParagraph"/>
              <w:spacing w:line="252" w:lineRule="exact"/>
            </w:pPr>
            <w:r>
              <w:t>Is</w:t>
            </w:r>
            <w:r>
              <w:rPr>
                <w:spacing w:val="-2"/>
              </w:rPr>
              <w:t xml:space="preserve"> </w:t>
            </w:r>
            <w:r>
              <w:t>Active</w:t>
            </w:r>
          </w:p>
        </w:tc>
        <w:tc>
          <w:tcPr>
            <w:tcW w:w="1531" w:type="dxa"/>
          </w:tcPr>
          <w:p w14:paraId="496D6CC5" w14:textId="77777777" w:rsidR="00121864" w:rsidRDefault="00000000">
            <w:pPr>
              <w:pStyle w:val="TableParagraph"/>
              <w:spacing w:line="252" w:lineRule="exact"/>
              <w:ind w:left="108"/>
            </w:pPr>
            <w:r>
              <w:t>Checkbox</w:t>
            </w:r>
          </w:p>
        </w:tc>
        <w:tc>
          <w:tcPr>
            <w:tcW w:w="1646" w:type="dxa"/>
          </w:tcPr>
          <w:p w14:paraId="496D6CC6" w14:textId="77777777" w:rsidR="00121864" w:rsidRDefault="00000000">
            <w:pPr>
              <w:pStyle w:val="TableParagraph"/>
              <w:spacing w:line="252" w:lineRule="exact"/>
              <w:ind w:left="108"/>
            </w:pPr>
            <w:r>
              <w:t>Mandatory</w:t>
            </w:r>
          </w:p>
        </w:tc>
        <w:tc>
          <w:tcPr>
            <w:tcW w:w="1940" w:type="dxa"/>
          </w:tcPr>
          <w:p w14:paraId="496D6CC7" w14:textId="77777777" w:rsidR="00121864" w:rsidRDefault="00121864">
            <w:pPr>
              <w:pStyle w:val="TableParagraph"/>
              <w:ind w:left="0"/>
            </w:pPr>
          </w:p>
        </w:tc>
        <w:tc>
          <w:tcPr>
            <w:tcW w:w="2790" w:type="dxa"/>
          </w:tcPr>
          <w:p w14:paraId="496D6CC8" w14:textId="77777777" w:rsidR="00121864" w:rsidRDefault="00000000">
            <w:pPr>
              <w:pStyle w:val="TableParagraph"/>
              <w:ind w:left="108" w:right="392"/>
            </w:pPr>
            <w:r>
              <w:t>Indicates whether the</w:t>
            </w:r>
            <w:r>
              <w:rPr>
                <w:spacing w:val="1"/>
              </w:rPr>
              <w:t xml:space="preserve"> </w:t>
            </w:r>
            <w:r>
              <w:t>campaign</w:t>
            </w:r>
            <w:r>
              <w:rPr>
                <w:spacing w:val="-1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active or</w:t>
            </w:r>
            <w:r>
              <w:rPr>
                <w:spacing w:val="-3"/>
              </w:rPr>
              <w:t xml:space="preserve"> </w:t>
            </w:r>
            <w:r>
              <w:t>not.</w:t>
            </w:r>
          </w:p>
        </w:tc>
      </w:tr>
      <w:tr w:rsidR="00121864" w14:paraId="496D6CCF" w14:textId="77777777">
        <w:trPr>
          <w:trHeight w:val="287"/>
        </w:trPr>
        <w:tc>
          <w:tcPr>
            <w:tcW w:w="1869" w:type="dxa"/>
          </w:tcPr>
          <w:p w14:paraId="496D6CCA" w14:textId="77777777" w:rsidR="00121864" w:rsidRDefault="00000000">
            <w:pPr>
              <w:pStyle w:val="TableParagraph"/>
              <w:spacing w:line="252" w:lineRule="exact"/>
            </w:pPr>
            <w:r>
              <w:t>End</w:t>
            </w:r>
            <w:r>
              <w:rPr>
                <w:spacing w:val="-3"/>
              </w:rPr>
              <w:t xml:space="preserve"> </w:t>
            </w:r>
            <w:r>
              <w:t>Date</w:t>
            </w:r>
          </w:p>
        </w:tc>
        <w:tc>
          <w:tcPr>
            <w:tcW w:w="1531" w:type="dxa"/>
          </w:tcPr>
          <w:p w14:paraId="496D6CCB" w14:textId="77777777" w:rsidR="00121864" w:rsidRDefault="00000000">
            <w:pPr>
              <w:pStyle w:val="TableParagraph"/>
              <w:spacing w:line="252" w:lineRule="exact"/>
              <w:ind w:left="108"/>
            </w:pPr>
            <w:r>
              <w:t>Date</w:t>
            </w:r>
          </w:p>
        </w:tc>
        <w:tc>
          <w:tcPr>
            <w:tcW w:w="1646" w:type="dxa"/>
          </w:tcPr>
          <w:p w14:paraId="496D6CCC" w14:textId="77777777" w:rsidR="00121864" w:rsidRDefault="00000000">
            <w:pPr>
              <w:pStyle w:val="TableParagraph"/>
              <w:spacing w:line="252" w:lineRule="exact"/>
              <w:ind w:left="108"/>
            </w:pPr>
            <w:r>
              <w:t>Optional</w:t>
            </w:r>
          </w:p>
        </w:tc>
        <w:tc>
          <w:tcPr>
            <w:tcW w:w="1940" w:type="dxa"/>
          </w:tcPr>
          <w:p w14:paraId="496D6CCD" w14:textId="77777777" w:rsidR="00121864" w:rsidRDefault="0012186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790" w:type="dxa"/>
          </w:tcPr>
          <w:p w14:paraId="496D6CCE" w14:textId="77777777" w:rsidR="00121864" w:rsidRDefault="00000000">
            <w:pPr>
              <w:pStyle w:val="TableParagraph"/>
              <w:spacing w:line="252" w:lineRule="exact"/>
              <w:ind w:left="108"/>
            </w:pPr>
            <w:r>
              <w:t>End</w:t>
            </w:r>
            <w:r>
              <w:rPr>
                <w:spacing w:val="-4"/>
              </w:rPr>
              <w:t xml:space="preserve"> </w:t>
            </w:r>
            <w:r>
              <w:t>date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campaign.</w:t>
            </w:r>
          </w:p>
        </w:tc>
      </w:tr>
    </w:tbl>
    <w:p w14:paraId="496D6CD0" w14:textId="77777777" w:rsidR="00121864" w:rsidRDefault="00121864">
      <w:pPr>
        <w:pStyle w:val="BodyText"/>
        <w:rPr>
          <w:b/>
          <w:sz w:val="20"/>
        </w:rPr>
      </w:pPr>
    </w:p>
    <w:p w14:paraId="496D6CD1" w14:textId="77777777" w:rsidR="00121864" w:rsidRDefault="00000000">
      <w:pPr>
        <w:pStyle w:val="ListParagraph"/>
        <w:numPr>
          <w:ilvl w:val="0"/>
          <w:numId w:val="17"/>
        </w:numPr>
        <w:tabs>
          <w:tab w:val="left" w:pos="609"/>
        </w:tabs>
        <w:spacing w:before="260"/>
        <w:rPr>
          <w:b/>
          <w:sz w:val="27"/>
        </w:rPr>
      </w:pPr>
      <w:r>
        <w:rPr>
          <w:b/>
          <w:sz w:val="27"/>
        </w:rPr>
        <w:t>Functional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Flow</w:t>
      </w:r>
    </w:p>
    <w:p w14:paraId="496D6CD2" w14:textId="77777777" w:rsidR="00121864" w:rsidRDefault="00000000">
      <w:pPr>
        <w:pStyle w:val="ListParagraph"/>
        <w:numPr>
          <w:ilvl w:val="1"/>
          <w:numId w:val="17"/>
        </w:numPr>
        <w:tabs>
          <w:tab w:val="left" w:pos="1281"/>
        </w:tabs>
        <w:spacing w:before="48"/>
      </w:pPr>
      <w:r>
        <w:t>Marketing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creates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t>campaign</w:t>
      </w:r>
      <w:r>
        <w:rPr>
          <w:spacing w:val="-2"/>
        </w:rPr>
        <w:t xml:space="preserve"> </w:t>
      </w:r>
      <w:r>
        <w:t>(status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Draft).</w:t>
      </w:r>
    </w:p>
    <w:p w14:paraId="496D6CD3" w14:textId="77777777" w:rsidR="00121864" w:rsidRDefault="00000000">
      <w:pPr>
        <w:pStyle w:val="ListParagraph"/>
        <w:numPr>
          <w:ilvl w:val="1"/>
          <w:numId w:val="17"/>
        </w:numPr>
        <w:tabs>
          <w:tab w:val="left" w:pos="1281"/>
        </w:tabs>
        <w:spacing w:before="38"/>
      </w:pPr>
      <w:r>
        <w:t>System</w:t>
      </w:r>
      <w:r>
        <w:rPr>
          <w:spacing w:val="-6"/>
        </w:rPr>
        <w:t xml:space="preserve"> </w:t>
      </w:r>
      <w:r>
        <w:t>auto-generates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Unique</w:t>
      </w:r>
      <w:r>
        <w:rPr>
          <w:spacing w:val="-4"/>
        </w:rPr>
        <w:t xml:space="preserve"> </w:t>
      </w:r>
      <w:r>
        <w:t>Campaign</w:t>
      </w:r>
      <w:r>
        <w:rPr>
          <w:spacing w:val="-2"/>
        </w:rPr>
        <w:t xml:space="preserve"> </w:t>
      </w:r>
      <w:r>
        <w:t>ID.</w:t>
      </w:r>
    </w:p>
    <w:p w14:paraId="496D6CD4" w14:textId="77777777" w:rsidR="00121864" w:rsidRDefault="00000000">
      <w:pPr>
        <w:pStyle w:val="ListParagraph"/>
        <w:numPr>
          <w:ilvl w:val="1"/>
          <w:numId w:val="17"/>
        </w:numPr>
        <w:tabs>
          <w:tab w:val="left" w:pos="1281"/>
        </w:tabs>
      </w:pPr>
      <w:r>
        <w:t>Campaign</w:t>
      </w:r>
      <w:r>
        <w:rPr>
          <w:spacing w:val="-3"/>
        </w:rPr>
        <w:t xml:space="preserve"> </w:t>
      </w:r>
      <w:r>
        <w:t>submitted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approval</w:t>
      </w:r>
      <w:r>
        <w:rPr>
          <w:spacing w:val="-2"/>
        </w:rPr>
        <w:t xml:space="preserve"> </w:t>
      </w:r>
      <w:r>
        <w:t>(status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Submitted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Approval)</w:t>
      </w:r>
    </w:p>
    <w:p w14:paraId="496D6CD5" w14:textId="77777777" w:rsidR="00121864" w:rsidRDefault="00000000">
      <w:pPr>
        <w:pStyle w:val="ListParagraph"/>
        <w:numPr>
          <w:ilvl w:val="1"/>
          <w:numId w:val="17"/>
        </w:numPr>
        <w:tabs>
          <w:tab w:val="left" w:pos="1281"/>
        </w:tabs>
      </w:pPr>
      <w:r>
        <w:t>Approval</w:t>
      </w:r>
      <w:r>
        <w:rPr>
          <w:spacing w:val="-4"/>
        </w:rPr>
        <w:t xml:space="preserve"> </w:t>
      </w:r>
      <w:r>
        <w:t>routed</w:t>
      </w:r>
      <w:r>
        <w:rPr>
          <w:spacing w:val="-5"/>
        </w:rPr>
        <w:t xml:space="preserve"> </w:t>
      </w:r>
      <w:r>
        <w:t>to:</w:t>
      </w:r>
    </w:p>
    <w:p w14:paraId="496D6CD6" w14:textId="77777777" w:rsidR="00121864" w:rsidRDefault="00000000">
      <w:pPr>
        <w:pStyle w:val="ListParagraph"/>
        <w:numPr>
          <w:ilvl w:val="0"/>
          <w:numId w:val="16"/>
        </w:numPr>
        <w:tabs>
          <w:tab w:val="left" w:pos="1353"/>
        </w:tabs>
        <w:spacing w:before="40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Marketing</w:t>
      </w:r>
      <w:r>
        <w:rPr>
          <w:spacing w:val="-4"/>
        </w:rPr>
        <w:t xml:space="preserve"> </w:t>
      </w:r>
      <w:r>
        <w:t>Manager</w:t>
      </w:r>
    </w:p>
    <w:p w14:paraId="496D6CD7" w14:textId="77777777" w:rsidR="00121864" w:rsidRDefault="00000000">
      <w:pPr>
        <w:pStyle w:val="ListParagraph"/>
        <w:numPr>
          <w:ilvl w:val="0"/>
          <w:numId w:val="16"/>
        </w:numPr>
        <w:tabs>
          <w:tab w:val="left" w:pos="1353"/>
        </w:tabs>
        <w:spacing w:before="38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Marketing</w:t>
      </w:r>
      <w:r>
        <w:rPr>
          <w:spacing w:val="-3"/>
        </w:rPr>
        <w:t xml:space="preserve"> </w:t>
      </w:r>
      <w:r>
        <w:t>Head</w:t>
      </w:r>
      <w:r>
        <w:rPr>
          <w:spacing w:val="-4"/>
        </w:rPr>
        <w:t xml:space="preserve"> </w:t>
      </w:r>
      <w:r>
        <w:t>/ Sales/Service</w:t>
      </w:r>
      <w:r>
        <w:rPr>
          <w:spacing w:val="-3"/>
        </w:rPr>
        <w:t xml:space="preserve"> </w:t>
      </w:r>
      <w:r>
        <w:t>Head /</w:t>
      </w:r>
      <w:r>
        <w:rPr>
          <w:spacing w:val="-3"/>
        </w:rPr>
        <w:t xml:space="preserve"> </w:t>
      </w:r>
      <w:r>
        <w:t>HR</w:t>
      </w:r>
      <w:r>
        <w:rPr>
          <w:spacing w:val="-2"/>
        </w:rPr>
        <w:t xml:space="preserve"> </w:t>
      </w:r>
      <w:r>
        <w:t>(depends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campaign</w:t>
      </w:r>
      <w:r>
        <w:rPr>
          <w:spacing w:val="-1"/>
        </w:rPr>
        <w:t xml:space="preserve"> </w:t>
      </w:r>
      <w:r>
        <w:t>type)</w:t>
      </w:r>
    </w:p>
    <w:p w14:paraId="496D6CD8" w14:textId="77777777" w:rsidR="00121864" w:rsidRDefault="00000000">
      <w:pPr>
        <w:pStyle w:val="ListParagraph"/>
        <w:numPr>
          <w:ilvl w:val="0"/>
          <w:numId w:val="16"/>
        </w:numPr>
        <w:tabs>
          <w:tab w:val="left" w:pos="1353"/>
        </w:tabs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Central</w:t>
      </w:r>
      <w:r>
        <w:rPr>
          <w:spacing w:val="-3"/>
        </w:rPr>
        <w:t xml:space="preserve"> </w:t>
      </w:r>
      <w:r>
        <w:t>Finance</w:t>
      </w:r>
      <w:r>
        <w:rPr>
          <w:spacing w:val="-2"/>
        </w:rPr>
        <w:t xml:space="preserve"> </w:t>
      </w:r>
      <w:r>
        <w:t>Manager</w:t>
      </w:r>
    </w:p>
    <w:p w14:paraId="496D6CD9" w14:textId="77777777" w:rsidR="00121864" w:rsidRDefault="00000000">
      <w:pPr>
        <w:pStyle w:val="ListParagraph"/>
        <w:numPr>
          <w:ilvl w:val="1"/>
          <w:numId w:val="17"/>
        </w:numPr>
        <w:tabs>
          <w:tab w:val="left" w:pos="1281"/>
        </w:tabs>
      </w:pPr>
      <w:r>
        <w:t>If</w:t>
      </w:r>
      <w:r>
        <w:rPr>
          <w:spacing w:val="-4"/>
        </w:rPr>
        <w:t xml:space="preserve"> </w:t>
      </w:r>
      <w:r>
        <w:t>approved</w:t>
      </w:r>
      <w:r>
        <w:rPr>
          <w:spacing w:val="-1"/>
        </w:rPr>
        <w:t xml:space="preserve"> </w:t>
      </w:r>
      <w:r>
        <w:t>(status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Approved).</w:t>
      </w:r>
    </w:p>
    <w:p w14:paraId="496D6CDA" w14:textId="77777777" w:rsidR="00121864" w:rsidRDefault="00000000">
      <w:pPr>
        <w:pStyle w:val="ListParagraph"/>
        <w:numPr>
          <w:ilvl w:val="1"/>
          <w:numId w:val="17"/>
        </w:numPr>
        <w:tabs>
          <w:tab w:val="left" w:pos="1281"/>
        </w:tabs>
        <w:spacing w:before="40" w:line="276" w:lineRule="auto"/>
        <w:ind w:left="1060" w:right="2328" w:firstLine="0"/>
      </w:pPr>
      <w:r>
        <w:t>Once marketing team launches campaign manually, user can update status as</w:t>
      </w:r>
      <w:r>
        <w:rPr>
          <w:spacing w:val="-52"/>
        </w:rPr>
        <w:t xml:space="preserve"> </w:t>
      </w:r>
      <w:r>
        <w:t>Started.</w:t>
      </w:r>
    </w:p>
    <w:p w14:paraId="496D6CDB" w14:textId="77777777" w:rsidR="00121864" w:rsidRDefault="00000000">
      <w:pPr>
        <w:pStyle w:val="ListParagraph"/>
        <w:numPr>
          <w:ilvl w:val="1"/>
          <w:numId w:val="17"/>
        </w:numPr>
        <w:tabs>
          <w:tab w:val="left" w:pos="1281"/>
        </w:tabs>
        <w:spacing w:before="0" w:line="252" w:lineRule="exact"/>
      </w:pPr>
      <w:r>
        <w:t>Campaign</w:t>
      </w:r>
      <w:r>
        <w:rPr>
          <w:spacing w:val="-4"/>
        </w:rPr>
        <w:t xml:space="preserve"> </w:t>
      </w:r>
      <w:r>
        <w:t>progresses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Completed/Hold/Cancelled</w:t>
      </w:r>
      <w:r>
        <w:rPr>
          <w:spacing w:val="-6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action.</w:t>
      </w:r>
    </w:p>
    <w:p w14:paraId="496D6CDC" w14:textId="77777777" w:rsidR="00121864" w:rsidRDefault="00000000">
      <w:pPr>
        <w:pStyle w:val="ListParagraph"/>
        <w:numPr>
          <w:ilvl w:val="1"/>
          <w:numId w:val="17"/>
        </w:numPr>
        <w:tabs>
          <w:tab w:val="left" w:pos="1281"/>
        </w:tabs>
        <w:spacing w:before="38"/>
      </w:pPr>
      <w:r>
        <w:t>Leads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proofErr w:type="gramStart"/>
      <w:r>
        <w:t>auto-tagged</w:t>
      </w:r>
      <w:proofErr w:type="gramEnd"/>
      <w:r>
        <w:rPr>
          <w:spacing w:val="-1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carry</w:t>
      </w:r>
      <w:r>
        <w:rPr>
          <w:spacing w:val="-1"/>
        </w:rPr>
        <w:t xml:space="preserve"> </w:t>
      </w:r>
      <w:r>
        <w:t>Campaign</w:t>
      </w:r>
      <w:r>
        <w:rPr>
          <w:spacing w:val="-1"/>
        </w:rPr>
        <w:t xml:space="preserve"> </w:t>
      </w:r>
      <w:r>
        <w:t>ID.</w:t>
      </w:r>
    </w:p>
    <w:p w14:paraId="496D6CDD" w14:textId="77777777" w:rsidR="00121864" w:rsidRDefault="00000000">
      <w:pPr>
        <w:pStyle w:val="ListParagraph"/>
        <w:numPr>
          <w:ilvl w:val="1"/>
          <w:numId w:val="17"/>
        </w:numPr>
        <w:tabs>
          <w:tab w:val="left" w:pos="1281"/>
        </w:tabs>
        <w:spacing w:before="40"/>
      </w:pPr>
      <w:r>
        <w:t>Leads</w:t>
      </w:r>
      <w:r>
        <w:rPr>
          <w:spacing w:val="-4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Campaign</w:t>
      </w:r>
      <w:r>
        <w:rPr>
          <w:spacing w:val="-1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mapped</w:t>
      </w:r>
      <w:r>
        <w:rPr>
          <w:spacing w:val="-5"/>
        </w:rPr>
        <w:t xml:space="preserve"> </w:t>
      </w:r>
      <w:r>
        <w:t>manually.</w:t>
      </w:r>
    </w:p>
    <w:p w14:paraId="496D6CDE" w14:textId="77777777" w:rsidR="00121864" w:rsidRDefault="00000000">
      <w:pPr>
        <w:pStyle w:val="ListParagraph"/>
        <w:numPr>
          <w:ilvl w:val="1"/>
          <w:numId w:val="17"/>
        </w:numPr>
        <w:tabs>
          <w:tab w:val="left" w:pos="1389"/>
        </w:tabs>
        <w:spacing w:before="35"/>
        <w:ind w:left="1388" w:hanging="329"/>
      </w:pPr>
      <w:r>
        <w:t>Conversion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Opportunity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keeps</w:t>
      </w:r>
      <w:r>
        <w:rPr>
          <w:spacing w:val="-3"/>
        </w:rPr>
        <w:t xml:space="preserve"> </w:t>
      </w:r>
      <w:r>
        <w:t>campaign</w:t>
      </w:r>
      <w:r>
        <w:rPr>
          <w:spacing w:val="-2"/>
        </w:rPr>
        <w:t xml:space="preserve"> </w:t>
      </w:r>
      <w:r>
        <w:t>linkage.</w:t>
      </w:r>
    </w:p>
    <w:p w14:paraId="496D6CDF" w14:textId="77777777" w:rsidR="00121864" w:rsidRDefault="00000000">
      <w:pPr>
        <w:pStyle w:val="ListParagraph"/>
        <w:numPr>
          <w:ilvl w:val="1"/>
          <w:numId w:val="17"/>
        </w:numPr>
        <w:tabs>
          <w:tab w:val="left" w:pos="1389"/>
        </w:tabs>
        <w:spacing w:before="39"/>
        <w:ind w:left="1388" w:hanging="329"/>
      </w:pPr>
      <w:r>
        <w:t>ROI</w:t>
      </w:r>
      <w:r>
        <w:rPr>
          <w:spacing w:val="-1"/>
        </w:rPr>
        <w:t xml:space="preserve"> </w:t>
      </w:r>
      <w:r>
        <w:t>calculation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performed</w:t>
      </w:r>
      <w:r>
        <w:rPr>
          <w:spacing w:val="-2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Campaign</w:t>
      </w:r>
      <w:r>
        <w:rPr>
          <w:spacing w:val="-2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exists</w:t>
      </w:r>
      <w:r>
        <w:rPr>
          <w:spacing w:val="-3"/>
        </w:rPr>
        <w:t xml:space="preserve"> </w:t>
      </w:r>
      <w:r>
        <w:t>on</w:t>
      </w:r>
    </w:p>
    <w:p w14:paraId="496D6CE0" w14:textId="77777777" w:rsidR="00121864" w:rsidRDefault="00121864">
      <w:pPr>
        <w:pStyle w:val="BodyText"/>
        <w:spacing w:before="7"/>
        <w:rPr>
          <w:sz w:val="20"/>
        </w:rPr>
      </w:pPr>
    </w:p>
    <w:p w14:paraId="496D6CE1" w14:textId="7E209100" w:rsidR="00121864" w:rsidRDefault="00F4566B">
      <w:pPr>
        <w:pStyle w:val="Heading3"/>
        <w:ind w:left="1780" w:firstLine="0"/>
      </w:pPr>
      <w:ins w:id="21" w:author="Jeevan Joy Pious" w:date="2025-10-15T10:10:00Z" w16du:dateUtc="2025-10-15T04:40:00Z">
        <w:r>
          <w:t xml:space="preserve">Enquiry </w:t>
        </w:r>
        <w:r w:rsidR="001C187F">
          <w:t xml:space="preserve">-&gt; </w:t>
        </w:r>
      </w:ins>
      <w:r w:rsidR="00000000">
        <w:t>Lead</w:t>
      </w:r>
      <w:r w:rsidR="00000000">
        <w:rPr>
          <w:spacing w:val="-4"/>
        </w:rPr>
        <w:t xml:space="preserve"> </w:t>
      </w:r>
      <w:r w:rsidR="00000000">
        <w:t>→</w:t>
      </w:r>
      <w:r w:rsidR="00000000">
        <w:rPr>
          <w:spacing w:val="-1"/>
        </w:rPr>
        <w:t xml:space="preserve"> </w:t>
      </w:r>
      <w:r w:rsidR="00000000">
        <w:t>Opportunity</w:t>
      </w:r>
      <w:r w:rsidR="00000000">
        <w:rPr>
          <w:spacing w:val="-3"/>
        </w:rPr>
        <w:t xml:space="preserve"> </w:t>
      </w:r>
      <w:r w:rsidR="00000000">
        <w:t>→</w:t>
      </w:r>
      <w:r w:rsidR="00000000">
        <w:rPr>
          <w:spacing w:val="-4"/>
        </w:rPr>
        <w:t xml:space="preserve"> </w:t>
      </w:r>
      <w:r w:rsidR="00000000">
        <w:t>Order.</w:t>
      </w:r>
    </w:p>
    <w:p w14:paraId="496D6CE2" w14:textId="77777777" w:rsidR="00121864" w:rsidRDefault="00000000">
      <w:pPr>
        <w:pStyle w:val="ListParagraph"/>
        <w:numPr>
          <w:ilvl w:val="1"/>
          <w:numId w:val="17"/>
        </w:numPr>
        <w:tabs>
          <w:tab w:val="left" w:pos="1432"/>
        </w:tabs>
        <w:spacing w:before="201" w:line="276" w:lineRule="auto"/>
        <w:ind w:left="1060" w:right="1736" w:firstLine="0"/>
        <w:jc w:val="both"/>
      </w:pPr>
      <w:r>
        <w:t>Bulk emails can be sent to customers using Salesforce’s out-of-the-box Mass</w:t>
      </w:r>
      <w:r>
        <w:rPr>
          <w:spacing w:val="1"/>
        </w:rPr>
        <w:t xml:space="preserve"> </w:t>
      </w:r>
      <w:r>
        <w:t>Email functionality. Standard Salesforce email templates will be leveraged for this</w:t>
      </w:r>
      <w:r>
        <w:rPr>
          <w:spacing w:val="1"/>
        </w:rPr>
        <w:t xml:space="preserve"> </w:t>
      </w:r>
      <w:r>
        <w:t>purpose, and no customization (Suggestion: Sometimes customization required for</w:t>
      </w:r>
      <w:r>
        <w:rPr>
          <w:spacing w:val="1"/>
        </w:rPr>
        <w:t xml:space="preserve"> </w:t>
      </w:r>
      <w:r>
        <w:t>tailored</w:t>
      </w:r>
      <w:r>
        <w:rPr>
          <w:spacing w:val="-6"/>
        </w:rPr>
        <w:t xml:space="preserve"> </w:t>
      </w:r>
      <w:r>
        <w:t>messages and</w:t>
      </w:r>
      <w:r>
        <w:rPr>
          <w:spacing w:val="-4"/>
        </w:rPr>
        <w:t xml:space="preserve"> </w:t>
      </w:r>
      <w:r>
        <w:t>offers.)</w:t>
      </w:r>
      <w:r>
        <w:rPr>
          <w:spacing w:val="-2"/>
        </w:rPr>
        <w:t xml:space="preserve"> </w:t>
      </w:r>
      <w:r>
        <w:t>or additional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required.</w:t>
      </w:r>
    </w:p>
    <w:p w14:paraId="496D6CE3" w14:textId="77777777" w:rsidR="00121864" w:rsidRDefault="00000000">
      <w:pPr>
        <w:pStyle w:val="ListParagraph"/>
        <w:numPr>
          <w:ilvl w:val="1"/>
          <w:numId w:val="17"/>
        </w:numPr>
        <w:tabs>
          <w:tab w:val="left" w:pos="1411"/>
        </w:tabs>
        <w:spacing w:before="199" w:line="278" w:lineRule="auto"/>
        <w:ind w:left="1060" w:right="1737" w:firstLine="0"/>
        <w:jc w:val="both"/>
      </w:pPr>
      <w:r>
        <w:pict w14:anchorId="496D6EE8">
          <v:line id="_x0000_s2064" style="position:absolute;left:0;text-align:left;z-index:15735808;mso-position-horizontal-relative:page" from="81pt,24.55pt" to="81pt,49.1pt" strokeweight="0">
            <w10:wrap anchorx="page"/>
          </v:line>
        </w:pict>
      </w:r>
      <w:r>
        <w:t>Salesforce will provide option to create the templates that can be used to create</w:t>
      </w:r>
      <w:r>
        <w:rPr>
          <w:spacing w:val="1"/>
        </w:rPr>
        <w:t xml:space="preserve"> </w:t>
      </w:r>
      <w:r>
        <w:t>customized</w:t>
      </w:r>
      <w:r>
        <w:rPr>
          <w:spacing w:val="-1"/>
        </w:rPr>
        <w:t xml:space="preserve"> </w:t>
      </w:r>
      <w:r>
        <w:t>template.</w:t>
      </w:r>
    </w:p>
    <w:p w14:paraId="496D6CE4" w14:textId="77777777" w:rsidR="00121864" w:rsidRDefault="00121864">
      <w:pPr>
        <w:spacing w:line="278" w:lineRule="auto"/>
        <w:jc w:val="both"/>
        <w:sectPr w:rsidR="00121864">
          <w:headerReference w:type="even" r:id="rId11"/>
          <w:headerReference w:type="default" r:id="rId12"/>
          <w:footerReference w:type="even" r:id="rId13"/>
          <w:pgSz w:w="11910" w:h="16840"/>
          <w:pgMar w:top="1340" w:right="60" w:bottom="4880" w:left="1460" w:header="730" w:footer="4690" w:gutter="0"/>
          <w:cols w:space="720"/>
        </w:sectPr>
      </w:pPr>
    </w:p>
    <w:p w14:paraId="496D6CE5" w14:textId="77777777" w:rsidR="00121864" w:rsidRDefault="00000000">
      <w:pPr>
        <w:pStyle w:val="BodyText"/>
        <w:spacing w:before="90" w:line="256" w:lineRule="auto"/>
        <w:ind w:left="1780" w:right="1813" w:hanging="360"/>
      </w:pPr>
      <w:proofErr w:type="gramStart"/>
      <w:r>
        <w:rPr>
          <w:rFonts w:ascii="Courier New"/>
        </w:rPr>
        <w:lastRenderedPageBreak/>
        <w:t>o</w:t>
      </w:r>
      <w:r>
        <w:rPr>
          <w:rFonts w:ascii="Courier New"/>
          <w:spacing w:val="91"/>
        </w:rPr>
        <w:t xml:space="preserve"> </w:t>
      </w:r>
      <w:r>
        <w:t>If</w:t>
      </w:r>
      <w:proofErr w:type="gramEnd"/>
      <w:r>
        <w:t xml:space="preserve"> Campaign ID 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provided,</w:t>
      </w:r>
      <w:r>
        <w:rPr>
          <w:spacing w:val="-1"/>
        </w:rPr>
        <w:t xml:space="preserve"> </w:t>
      </w:r>
      <w:r>
        <w:t>then tele</w:t>
      </w:r>
      <w:r>
        <w:rPr>
          <w:spacing w:val="-3"/>
        </w:rPr>
        <w:t xml:space="preserve"> </w:t>
      </w:r>
      <w:r>
        <w:t>caller/sales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proofErr w:type="gramStart"/>
      <w:r>
        <w:t>has</w:t>
      </w:r>
      <w:r>
        <w:rPr>
          <w:spacing w:val="-3"/>
        </w:rPr>
        <w:t xml:space="preserve"> </w:t>
      </w:r>
      <w:r>
        <w:t>to</w:t>
      </w:r>
      <w:proofErr w:type="gramEnd"/>
      <w:r>
        <w:rPr>
          <w:spacing w:val="-3"/>
        </w:rPr>
        <w:t xml:space="preserve"> </w:t>
      </w:r>
      <w:r>
        <w:t>manually</w:t>
      </w:r>
      <w:r>
        <w:rPr>
          <w:spacing w:val="-52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campaign</w:t>
      </w:r>
      <w:r>
        <w:rPr>
          <w:spacing w:val="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lead.</w:t>
      </w:r>
    </w:p>
    <w:p w14:paraId="496D6CE6" w14:textId="77777777" w:rsidR="00121864" w:rsidRDefault="00000000">
      <w:pPr>
        <w:pStyle w:val="BodyText"/>
        <w:spacing w:before="21"/>
        <w:ind w:left="1780"/>
      </w:pPr>
      <w:r>
        <w:t>Lead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Opportunity</w:t>
      </w:r>
      <w:r>
        <w:rPr>
          <w:spacing w:val="-1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auto-tagging</w:t>
      </w:r>
    </w:p>
    <w:p w14:paraId="496D6CE7" w14:textId="77777777" w:rsidR="00121864" w:rsidRDefault="00000000">
      <w:pPr>
        <w:pStyle w:val="ListParagraph"/>
        <w:numPr>
          <w:ilvl w:val="0"/>
          <w:numId w:val="15"/>
        </w:numPr>
        <w:tabs>
          <w:tab w:val="left" w:pos="1059"/>
          <w:tab w:val="left" w:pos="1060"/>
        </w:tabs>
        <w:spacing w:before="38"/>
        <w:ind w:right="1740"/>
      </w:pPr>
      <w:r>
        <w:t>ROI</w:t>
      </w:r>
      <w:r>
        <w:rPr>
          <w:spacing w:val="18"/>
        </w:rPr>
        <w:t xml:space="preserve"> </w:t>
      </w:r>
      <w:r>
        <w:t>report</w:t>
      </w:r>
      <w:r>
        <w:rPr>
          <w:spacing w:val="16"/>
        </w:rPr>
        <w:t xml:space="preserve"> </w:t>
      </w:r>
      <w:r>
        <w:t>only</w:t>
      </w:r>
      <w:r>
        <w:rPr>
          <w:spacing w:val="17"/>
        </w:rPr>
        <w:t xml:space="preserve"> </w:t>
      </w:r>
      <w:r>
        <w:t>includes</w:t>
      </w:r>
      <w:r>
        <w:rPr>
          <w:spacing w:val="16"/>
        </w:rPr>
        <w:t xml:space="preserve"> </w:t>
      </w:r>
      <w:r>
        <w:t>campaigns</w:t>
      </w:r>
      <w:r>
        <w:rPr>
          <w:spacing w:val="20"/>
        </w:rPr>
        <w:t xml:space="preserve"> </w:t>
      </w:r>
      <w:r>
        <w:t>where</w:t>
      </w:r>
      <w:r>
        <w:rPr>
          <w:spacing w:val="16"/>
        </w:rPr>
        <w:t xml:space="preserve"> </w:t>
      </w:r>
      <w:r>
        <w:t>ID</w:t>
      </w:r>
      <w:r>
        <w:rPr>
          <w:spacing w:val="18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mapped</w:t>
      </w:r>
      <w:r>
        <w:rPr>
          <w:spacing w:val="17"/>
        </w:rPr>
        <w:t xml:space="preserve"> </w:t>
      </w:r>
      <w:r>
        <w:t>across</w:t>
      </w:r>
      <w:r>
        <w:rPr>
          <w:spacing w:val="16"/>
        </w:rPr>
        <w:t xml:space="preserve"> </w:t>
      </w:r>
      <w:r>
        <w:t>Lead,</w:t>
      </w:r>
      <w:r>
        <w:rPr>
          <w:spacing w:val="17"/>
        </w:rPr>
        <w:t xml:space="preserve"> </w:t>
      </w:r>
      <w:r>
        <w:t>Opportunity,</w:t>
      </w:r>
      <w:r>
        <w:rPr>
          <w:spacing w:val="-5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Order.</w:t>
      </w:r>
    </w:p>
    <w:p w14:paraId="496D6CE8" w14:textId="77777777" w:rsidR="00121864" w:rsidRDefault="00000000">
      <w:pPr>
        <w:pStyle w:val="Heading2"/>
        <w:numPr>
          <w:ilvl w:val="0"/>
          <w:numId w:val="14"/>
        </w:numPr>
        <w:tabs>
          <w:tab w:val="left" w:pos="609"/>
        </w:tabs>
        <w:spacing w:before="200"/>
      </w:pPr>
      <w:bookmarkStart w:id="23" w:name="4._Logics"/>
      <w:bookmarkEnd w:id="23"/>
      <w:proofErr w:type="gramStart"/>
      <w:r>
        <w:t>Logics</w:t>
      </w:r>
      <w:proofErr w:type="gramEnd"/>
    </w:p>
    <w:p w14:paraId="496D6CE9" w14:textId="3CCE743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47"/>
      </w:pPr>
      <w:r>
        <w:pict w14:anchorId="496D6EE9">
          <v:line id="_x0000_s2063" style="position:absolute;left:0;text-align:left;z-index:15736320;mso-position-horizontal-relative:page" from="514.3pt,2.3pt" to="514.3pt,17.65pt" strokeweight="0">
            <w10:wrap anchorx="page"/>
          </v:line>
        </w:pict>
      </w:r>
      <w:r>
        <w:t>Only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campaign.</w:t>
      </w:r>
      <w:ins w:id="24" w:author="Jeevan Joy Pious" w:date="2025-10-15T10:07:00Z" w16du:dateUtc="2025-10-15T04:37:00Z">
        <w:r w:rsidR="00BE332E">
          <w:t xml:space="preserve"> – multiple source</w:t>
        </w:r>
      </w:ins>
    </w:p>
    <w:p w14:paraId="496D6CEA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38"/>
      </w:pPr>
      <w:r>
        <w:t>Telephony</w:t>
      </w:r>
      <w:r>
        <w:rPr>
          <w:spacing w:val="-6"/>
        </w:rPr>
        <w:t xml:space="preserve"> </w:t>
      </w:r>
      <w:r>
        <w:t>Campaign</w:t>
      </w:r>
      <w:r>
        <w:rPr>
          <w:spacing w:val="-1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Landing</w:t>
      </w:r>
      <w:r>
        <w:rPr>
          <w:spacing w:val="-5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mandatory.</w:t>
      </w:r>
    </w:p>
    <w:p w14:paraId="496D6CEB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line="271" w:lineRule="auto"/>
        <w:ind w:right="1766"/>
      </w:pPr>
      <w:r>
        <w:t>Same Landing Number can be assigned to multiple Active campaigns, campaign id to</w:t>
      </w:r>
      <w:r>
        <w:rPr>
          <w:spacing w:val="-5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passed with</w:t>
      </w:r>
      <w:r>
        <w:rPr>
          <w:spacing w:val="-3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call</w:t>
      </w:r>
      <w:r>
        <w:rPr>
          <w:spacing w:val="-2"/>
        </w:rPr>
        <w:t xml:space="preserve"> </w:t>
      </w:r>
      <w:r>
        <w:t>details.</w:t>
      </w:r>
      <w:r>
        <w:rPr>
          <w:spacing w:val="-3"/>
        </w:rPr>
        <w:t xml:space="preserve"> </w:t>
      </w:r>
      <w:r>
        <w:t>(IVR)</w:t>
      </w:r>
    </w:p>
    <w:p w14:paraId="496D6CEC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8"/>
      </w:pPr>
      <w:r>
        <w:t>If</w:t>
      </w:r>
      <w:r>
        <w:rPr>
          <w:spacing w:val="-1"/>
        </w:rPr>
        <w:t xml:space="preserve"> </w:t>
      </w:r>
      <w:r>
        <w:t>Lead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Campaign</w:t>
      </w:r>
      <w:r>
        <w:rPr>
          <w:spacing w:val="-1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auto-link.</w:t>
      </w:r>
    </w:p>
    <w:p w14:paraId="496D6CED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35"/>
      </w:pPr>
      <w:r>
        <w:t>If</w:t>
      </w:r>
      <w:r>
        <w:rPr>
          <w:spacing w:val="-1"/>
        </w:rPr>
        <w:t xml:space="preserve"> </w:t>
      </w:r>
      <w:r>
        <w:t>Lead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Campaign</w:t>
      </w:r>
      <w:r>
        <w:rPr>
          <w:spacing w:val="-1"/>
        </w:rPr>
        <w:t xml:space="preserve"> </w:t>
      </w:r>
      <w:r>
        <w:t>ID →</w:t>
      </w:r>
      <w:r>
        <w:rPr>
          <w:spacing w:val="-5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linking.</w:t>
      </w:r>
    </w:p>
    <w:p w14:paraId="496D6CEE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38" w:line="273" w:lineRule="auto"/>
        <w:ind w:right="1820"/>
      </w:pPr>
      <w:r>
        <w:t>ROI = (Total Order Value ÷ Budget) * 100, but only if Campaign ID is mapped at all</w:t>
      </w:r>
      <w:r>
        <w:rPr>
          <w:spacing w:val="-52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levels</w:t>
      </w:r>
      <w:r>
        <w:rPr>
          <w:spacing w:val="-2"/>
        </w:rPr>
        <w:t xml:space="preserve"> </w:t>
      </w:r>
      <w:r>
        <w:t>(Lead → Opportunity</w:t>
      </w:r>
      <w:r>
        <w:rPr>
          <w:spacing w:val="-3"/>
        </w:rPr>
        <w:t xml:space="preserve"> </w:t>
      </w:r>
      <w:r>
        <w:t>→ Order).</w:t>
      </w:r>
    </w:p>
    <w:p w14:paraId="496D6CEF" w14:textId="77777777" w:rsidR="00121864" w:rsidRDefault="00000000">
      <w:pPr>
        <w:pStyle w:val="Heading2"/>
        <w:numPr>
          <w:ilvl w:val="0"/>
          <w:numId w:val="14"/>
        </w:numPr>
        <w:tabs>
          <w:tab w:val="left" w:pos="609"/>
        </w:tabs>
        <w:spacing w:before="201"/>
      </w:pPr>
      <w:bookmarkStart w:id="25" w:name="5._Validations"/>
      <w:bookmarkEnd w:id="25"/>
      <w:r>
        <w:t>Validations</w:t>
      </w:r>
    </w:p>
    <w:p w14:paraId="496D6CF0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47"/>
      </w:pPr>
      <w:r>
        <w:t>Campaign</w:t>
      </w:r>
      <w:r>
        <w:rPr>
          <w:spacing w:val="-3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Date,</w:t>
      </w:r>
      <w:r>
        <w:rPr>
          <w:spacing w:val="-5"/>
        </w:rPr>
        <w:t xml:space="preserve"> </w:t>
      </w:r>
      <w:r>
        <w:t>Source,</w:t>
      </w:r>
      <w:r>
        <w:rPr>
          <w:spacing w:val="-3"/>
        </w:rPr>
        <w:t xml:space="preserve"> </w:t>
      </w:r>
      <w:r>
        <w:t>Budget</w:t>
      </w:r>
      <w:r>
        <w:rPr>
          <w:spacing w:val="-4"/>
        </w:rPr>
        <w:t xml:space="preserve"> </w:t>
      </w:r>
      <w:r>
        <w:t>mandatory.</w:t>
      </w:r>
    </w:p>
    <w:p w14:paraId="496D6CF1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38"/>
      </w:pPr>
      <w:proofErr w:type="gramStart"/>
      <w:r>
        <w:t>Campaign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Mandatory</w:t>
      </w:r>
      <w:proofErr w:type="gramEnd"/>
    </w:p>
    <w:p w14:paraId="496D6CF2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115"/>
          <w:tab w:val="left" w:pos="1116"/>
        </w:tabs>
        <w:ind w:left="1115" w:hanging="416"/>
      </w:pPr>
      <w:r>
        <w:t>Landing</w:t>
      </w:r>
      <w:r>
        <w:rPr>
          <w:spacing w:val="-5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mandatory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telephony</w:t>
      </w:r>
      <w:r>
        <w:rPr>
          <w:spacing w:val="-5"/>
        </w:rPr>
        <w:t xml:space="preserve"> </w:t>
      </w:r>
      <w:r>
        <w:t>campaigns.</w:t>
      </w:r>
    </w:p>
    <w:p w14:paraId="496D6CF3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38"/>
      </w:pPr>
      <w:r>
        <w:t>Duplicate</w:t>
      </w:r>
      <w:r>
        <w:rPr>
          <w:spacing w:val="-4"/>
        </w:rPr>
        <w:t xml:space="preserve"> </w:t>
      </w:r>
      <w:r>
        <w:t>Campaign</w:t>
      </w:r>
      <w:r>
        <w:rPr>
          <w:spacing w:val="-2"/>
        </w:rPr>
        <w:t xml:space="preserve"> </w:t>
      </w:r>
      <w:r>
        <w:t>IDs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allowed.</w:t>
      </w:r>
    </w:p>
    <w:p w14:paraId="496D6CF4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35"/>
      </w:pPr>
      <w:r>
        <w:t>Campaign</w:t>
      </w:r>
      <w:r>
        <w:rPr>
          <w:spacing w:val="-1"/>
        </w:rPr>
        <w:t xml:space="preserve"> </w:t>
      </w:r>
      <w:r>
        <w:t>must be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Approved status</w:t>
      </w:r>
      <w:r>
        <w:rPr>
          <w:spacing w:val="-3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Started.</w:t>
      </w:r>
    </w:p>
    <w:p w14:paraId="496D6CF5" w14:textId="77777777" w:rsidR="00121864" w:rsidRDefault="00121864">
      <w:pPr>
        <w:pStyle w:val="BodyText"/>
        <w:spacing w:before="7"/>
        <w:rPr>
          <w:sz w:val="20"/>
        </w:rPr>
      </w:pPr>
    </w:p>
    <w:p w14:paraId="496D6CF6" w14:textId="77777777" w:rsidR="00121864" w:rsidRDefault="00000000">
      <w:pPr>
        <w:pStyle w:val="Heading2"/>
        <w:numPr>
          <w:ilvl w:val="0"/>
          <w:numId w:val="14"/>
        </w:numPr>
        <w:tabs>
          <w:tab w:val="left" w:pos="609"/>
        </w:tabs>
      </w:pPr>
      <w:bookmarkStart w:id="26" w:name="6._Salesforce_Notifications"/>
      <w:bookmarkEnd w:id="26"/>
      <w:r>
        <w:t>Salesforce</w:t>
      </w:r>
      <w:r>
        <w:rPr>
          <w:spacing w:val="-11"/>
        </w:rPr>
        <w:t xml:space="preserve"> </w:t>
      </w:r>
      <w:r>
        <w:t>Notifications</w:t>
      </w:r>
    </w:p>
    <w:p w14:paraId="496D6CF7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47"/>
      </w:pPr>
      <w:r>
        <w:t>In-app</w:t>
      </w:r>
      <w:r>
        <w:rPr>
          <w:spacing w:val="-4"/>
        </w:rPr>
        <w:t xml:space="preserve"> </w:t>
      </w:r>
      <w:r>
        <w:t>notifications</w:t>
      </w:r>
      <w:r>
        <w:rPr>
          <w:spacing w:val="-5"/>
        </w:rPr>
        <w:t xml:space="preserve"> </w:t>
      </w:r>
      <w:r>
        <w:t>triggered</w:t>
      </w:r>
      <w:r>
        <w:rPr>
          <w:spacing w:val="-3"/>
        </w:rPr>
        <w:t xml:space="preserve"> </w:t>
      </w:r>
      <w:r>
        <w:t>for:</w:t>
      </w:r>
    </w:p>
    <w:p w14:paraId="496D6CF8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38"/>
      </w:pPr>
      <w:r>
        <w:t>Approvers</w:t>
      </w:r>
      <w:r>
        <w:rPr>
          <w:spacing w:val="-4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campaign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submitted.</w:t>
      </w:r>
    </w:p>
    <w:p w14:paraId="496D6CF9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38"/>
      </w:pPr>
      <w:r>
        <w:t>Submitter</w:t>
      </w:r>
      <w:r>
        <w:rPr>
          <w:spacing w:val="-7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approved/rejected.</w:t>
      </w:r>
    </w:p>
    <w:p w14:paraId="496D6CFA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</w:pPr>
      <w:r>
        <w:t>Submitter</w:t>
      </w:r>
      <w:r>
        <w:rPr>
          <w:spacing w:val="-6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re-submission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request.</w:t>
      </w:r>
    </w:p>
    <w:p w14:paraId="496D6CFB" w14:textId="77777777" w:rsidR="00121864" w:rsidRDefault="00121864">
      <w:pPr>
        <w:pStyle w:val="BodyText"/>
        <w:spacing w:before="7"/>
        <w:rPr>
          <w:sz w:val="20"/>
        </w:rPr>
      </w:pPr>
    </w:p>
    <w:p w14:paraId="496D6CFC" w14:textId="77777777" w:rsidR="00121864" w:rsidRDefault="00000000">
      <w:pPr>
        <w:pStyle w:val="Heading2"/>
        <w:numPr>
          <w:ilvl w:val="0"/>
          <w:numId w:val="14"/>
        </w:numPr>
        <w:tabs>
          <w:tab w:val="left" w:pos="609"/>
        </w:tabs>
      </w:pPr>
      <w:bookmarkStart w:id="27" w:name="7._Approvals"/>
      <w:bookmarkEnd w:id="27"/>
      <w:r>
        <w:t>Approvals</w:t>
      </w:r>
    </w:p>
    <w:p w14:paraId="496D6CFD" w14:textId="77777777" w:rsidR="00121864" w:rsidRDefault="00000000">
      <w:pPr>
        <w:pStyle w:val="BodyText"/>
        <w:spacing w:before="46" w:line="252" w:lineRule="exact"/>
        <w:ind w:left="340"/>
      </w:pPr>
      <w:r>
        <w:t>Three-level</w:t>
      </w:r>
      <w:r>
        <w:rPr>
          <w:spacing w:val="-6"/>
        </w:rPr>
        <w:t xml:space="preserve"> </w:t>
      </w:r>
      <w:r>
        <w:t>approval</w:t>
      </w:r>
      <w:r>
        <w:rPr>
          <w:spacing w:val="-2"/>
        </w:rPr>
        <w:t xml:space="preserve"> </w:t>
      </w:r>
      <w:r>
        <w:t>process:</w:t>
      </w:r>
    </w:p>
    <w:p w14:paraId="496D6CFE" w14:textId="77777777" w:rsidR="00121864" w:rsidRDefault="00000000">
      <w:pPr>
        <w:pStyle w:val="BodyText"/>
        <w:spacing w:line="252" w:lineRule="exact"/>
        <w:ind w:left="1060"/>
      </w:pPr>
      <w:r>
        <w:t>Level</w:t>
      </w:r>
      <w:r>
        <w:rPr>
          <w:spacing w:val="-4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Marketing</w:t>
      </w:r>
      <w:r>
        <w:rPr>
          <w:spacing w:val="-4"/>
        </w:rPr>
        <w:t xml:space="preserve"> </w:t>
      </w:r>
      <w:r>
        <w:t>Manager</w:t>
      </w:r>
    </w:p>
    <w:p w14:paraId="496D6CFF" w14:textId="77777777" w:rsidR="00121864" w:rsidRDefault="00000000">
      <w:pPr>
        <w:pStyle w:val="BodyText"/>
        <w:spacing w:before="201"/>
        <w:ind w:left="1060" w:right="3536"/>
      </w:pPr>
      <w:r>
        <w:t>Level 2: Marketing Head / Sales Head / HR (basis budget source)</w:t>
      </w:r>
      <w:r>
        <w:rPr>
          <w:spacing w:val="-52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Central</w:t>
      </w:r>
      <w:r>
        <w:rPr>
          <w:spacing w:val="-2"/>
        </w:rPr>
        <w:t xml:space="preserve"> </w:t>
      </w:r>
      <w:r>
        <w:t>Finance</w:t>
      </w:r>
      <w:r>
        <w:rPr>
          <w:spacing w:val="-2"/>
        </w:rPr>
        <w:t xml:space="preserve"> </w:t>
      </w:r>
      <w:r>
        <w:t>Manager</w:t>
      </w:r>
    </w:p>
    <w:p w14:paraId="496D6D00" w14:textId="77777777" w:rsidR="00121864" w:rsidRDefault="00000000">
      <w:pPr>
        <w:pStyle w:val="BodyText"/>
        <w:ind w:left="1780" w:right="2363" w:hanging="720"/>
      </w:pPr>
      <w:r>
        <w:t xml:space="preserve">Level 4: Central Finance Manager will be manually </w:t>
      </w:r>
      <w:proofErr w:type="gramStart"/>
      <w:r>
        <w:t>submit</w:t>
      </w:r>
      <w:proofErr w:type="gramEnd"/>
      <w:r>
        <w:t xml:space="preserve"> to CEO/Director in</w:t>
      </w:r>
      <w:r>
        <w:rPr>
          <w:spacing w:val="-52"/>
        </w:rPr>
        <w:t xml:space="preserve"> </w:t>
      </w:r>
      <w:r>
        <w:t>exceptional</w:t>
      </w:r>
      <w:r>
        <w:rPr>
          <w:spacing w:val="-5"/>
        </w:rPr>
        <w:t xml:space="preserve"> </w:t>
      </w:r>
      <w:r>
        <w:t>cases</w:t>
      </w:r>
    </w:p>
    <w:p w14:paraId="496D6D01" w14:textId="77777777" w:rsidR="00121864" w:rsidRDefault="00000000">
      <w:pPr>
        <w:pStyle w:val="BodyText"/>
        <w:spacing w:before="1" w:line="262" w:lineRule="exact"/>
        <w:ind w:left="1420"/>
      </w:pPr>
      <w:proofErr w:type="gramStart"/>
      <w:r>
        <w:rPr>
          <w:rFonts w:ascii="Courier New"/>
        </w:rPr>
        <w:t>o</w:t>
      </w:r>
      <w:r>
        <w:rPr>
          <w:rFonts w:ascii="Courier New"/>
          <w:spacing w:val="92"/>
        </w:rPr>
        <w:t xml:space="preserve"> </w:t>
      </w:r>
      <w:r>
        <w:t>Status</w:t>
      </w:r>
      <w:proofErr w:type="gramEnd"/>
      <w:r>
        <w:rPr>
          <w:spacing w:val="-3"/>
        </w:rPr>
        <w:t xml:space="preserve"> </w:t>
      </w:r>
      <w:r>
        <w:t>changes:</w:t>
      </w:r>
    </w:p>
    <w:p w14:paraId="496D6D02" w14:textId="77777777" w:rsidR="00121864" w:rsidRDefault="00000000">
      <w:pPr>
        <w:pStyle w:val="BodyText"/>
        <w:spacing w:line="243" w:lineRule="exact"/>
        <w:ind w:left="1780"/>
      </w:pPr>
      <w:r>
        <w:t>Draft</w:t>
      </w:r>
      <w:r>
        <w:rPr>
          <w:spacing w:val="-5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Submitted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Approval</w:t>
      </w:r>
      <w:r>
        <w:rPr>
          <w:spacing w:val="-1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Approved/Rejected.</w:t>
      </w:r>
    </w:p>
    <w:p w14:paraId="496D6D03" w14:textId="77777777" w:rsidR="00121864" w:rsidRDefault="00121864">
      <w:pPr>
        <w:pStyle w:val="BodyText"/>
      </w:pPr>
    </w:p>
    <w:p w14:paraId="496D6D04" w14:textId="77777777" w:rsidR="00121864" w:rsidRDefault="00000000">
      <w:pPr>
        <w:pStyle w:val="BodyText"/>
        <w:ind w:left="1115"/>
      </w:pPr>
      <w:r>
        <w:t>5.</w:t>
      </w:r>
      <w:r>
        <w:rPr>
          <w:spacing w:val="-2"/>
        </w:rPr>
        <w:t xml:space="preserve"> </w:t>
      </w:r>
      <w:r>
        <w:t>Rejected</w:t>
      </w:r>
      <w:r>
        <w:rPr>
          <w:spacing w:val="-4"/>
        </w:rPr>
        <w:t xml:space="preserve"> </w:t>
      </w:r>
      <w:r>
        <w:t>campaigns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re-submitted.</w:t>
      </w:r>
    </w:p>
    <w:p w14:paraId="496D6D05" w14:textId="77777777" w:rsidR="00121864" w:rsidRDefault="00121864">
      <w:pPr>
        <w:pStyle w:val="BodyText"/>
        <w:spacing w:before="8"/>
        <w:rPr>
          <w:sz w:val="20"/>
        </w:rPr>
      </w:pPr>
    </w:p>
    <w:p w14:paraId="496D6D06" w14:textId="77777777" w:rsidR="00121864" w:rsidRDefault="00000000">
      <w:pPr>
        <w:pStyle w:val="Heading2"/>
        <w:numPr>
          <w:ilvl w:val="0"/>
          <w:numId w:val="14"/>
        </w:numPr>
        <w:tabs>
          <w:tab w:val="left" w:pos="609"/>
        </w:tabs>
      </w:pPr>
      <w:r>
        <w:pict w14:anchorId="496D6EEA">
          <v:line id="_x0000_s2062" style="position:absolute;left:0;text-align:left;z-index:15736832;mso-position-horizontal-relative:page" from="514.3pt,0" to="514.3pt,17.85pt" strokeweight="0">
            <w10:wrap anchorx="page"/>
          </v:line>
        </w:pict>
      </w:r>
      <w:bookmarkStart w:id="28" w:name="8._Integration_"/>
      <w:bookmarkEnd w:id="28"/>
      <w:r>
        <w:t>Integration</w:t>
      </w:r>
    </w:p>
    <w:p w14:paraId="496D6D07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47"/>
      </w:pPr>
      <w:r>
        <w:t>Meta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Google</w:t>
      </w:r>
      <w:r>
        <w:rPr>
          <w:spacing w:val="-1"/>
        </w:rPr>
        <w:t xml:space="preserve"> </w:t>
      </w:r>
      <w:r>
        <w:t>Ads</w:t>
      </w:r>
      <w:r>
        <w:rPr>
          <w:spacing w:val="-1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Salesforce</w:t>
      </w:r>
      <w:r>
        <w:rPr>
          <w:spacing w:val="-3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Capture</w:t>
      </w:r>
      <w:r>
        <w:rPr>
          <w:spacing w:val="-3"/>
        </w:rPr>
        <w:t xml:space="preserve"> </w:t>
      </w:r>
      <w:r>
        <w:t>tool</w:t>
      </w:r>
    </w:p>
    <w:p w14:paraId="496D6D08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38"/>
      </w:pPr>
      <w:r>
        <w:t>LinkedIn</w:t>
      </w:r>
      <w:r>
        <w:rPr>
          <w:spacing w:val="-1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t>Zapier</w:t>
      </w:r>
    </w:p>
    <w:p w14:paraId="496D6D09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line="271" w:lineRule="auto"/>
        <w:ind w:right="2585"/>
      </w:pPr>
      <w:r>
        <w:pict w14:anchorId="496D6EEB">
          <v:line id="_x0000_s2061" style="position:absolute;left:0;text-align:left;z-index:-16686080;mso-position-horizontal-relative:page" from="376.8pt,14.15pt" to="379.55pt,14.15pt" strokecolor="#0101ff" strokeweight=".6pt">
            <w10:wrap anchorx="page"/>
          </v:line>
        </w:pict>
      </w:r>
      <w:r>
        <w:pict w14:anchorId="496D6EEC">
          <v:line id="_x0000_s2060" style="position:absolute;left:0;text-align:left;z-index:15737856;mso-position-horizontal-relative:page" from="514.3pt,1.75pt" to="514.3pt,17.1pt" strokeweight="0">
            <w10:wrap anchorx="page"/>
          </v:line>
        </w:pict>
      </w:r>
      <w:r>
        <w:t>WhatsApp Leads → Custom API integration (push only) (</w:t>
      </w:r>
      <w:r w:rsidRPr="00F2661F">
        <w:rPr>
          <w:highlight w:val="yellow"/>
          <w:rPrChange w:id="29" w:author="Jeevan Joy Pious" w:date="2025-10-15T10:09:00Z" w16du:dateUtc="2025-10-15T04:39:00Z">
            <w:rPr/>
          </w:rPrChange>
        </w:rPr>
        <w:t>can we not collect</w:t>
      </w:r>
      <w:r w:rsidRPr="00F2661F">
        <w:rPr>
          <w:spacing w:val="-52"/>
          <w:highlight w:val="yellow"/>
          <w:rPrChange w:id="30" w:author="Jeevan Joy Pious" w:date="2025-10-15T10:09:00Z" w16du:dateUtc="2025-10-15T04:39:00Z">
            <w:rPr>
              <w:spacing w:val="-52"/>
            </w:rPr>
          </w:rPrChange>
        </w:rPr>
        <w:t xml:space="preserve"> </w:t>
      </w:r>
      <w:r w:rsidRPr="00F2661F">
        <w:rPr>
          <w:highlight w:val="yellow"/>
          <w:rPrChange w:id="31" w:author="Jeevan Joy Pious" w:date="2025-10-15T10:09:00Z" w16du:dateUtc="2025-10-15T04:39:00Z">
            <w:rPr/>
          </w:rPrChange>
        </w:rPr>
        <w:t>responses?)</w:t>
      </w:r>
      <w:r>
        <w:rPr>
          <w:spacing w:val="-5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a detailed</w:t>
      </w:r>
      <w:r>
        <w:rPr>
          <w:spacing w:val="-4"/>
        </w:rPr>
        <w:t xml:space="preserve"> </w:t>
      </w:r>
      <w:r>
        <w:t>discussion with</w:t>
      </w:r>
      <w:r>
        <w:rPr>
          <w:spacing w:val="-4"/>
        </w:rPr>
        <w:t xml:space="preserve"> </w:t>
      </w:r>
      <w:proofErr w:type="spellStart"/>
      <w:r>
        <w:t>Whatsapp</w:t>
      </w:r>
      <w:proofErr w:type="spellEnd"/>
      <w:r>
        <w:t xml:space="preserve"> Vendor</w:t>
      </w:r>
    </w:p>
    <w:p w14:paraId="496D6D0A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7"/>
      </w:pPr>
      <w:r>
        <w:t>RCM</w:t>
      </w:r>
      <w:r>
        <w:rPr>
          <w:spacing w:val="-2"/>
        </w:rPr>
        <w:t xml:space="preserve"> </w:t>
      </w:r>
      <w:r>
        <w:t>Leads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API Integration</w:t>
      </w:r>
    </w:p>
    <w:p w14:paraId="496D6D0B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36"/>
      </w:pPr>
      <w:r>
        <w:t>Email</w:t>
      </w:r>
      <w:r>
        <w:rPr>
          <w:spacing w:val="-4"/>
        </w:rPr>
        <w:t xml:space="preserve"> </w:t>
      </w:r>
      <w:r>
        <w:t>Leads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t>API integration</w:t>
      </w:r>
      <w:r>
        <w:rPr>
          <w:spacing w:val="-1"/>
        </w:rPr>
        <w:t xml:space="preserve"> </w:t>
      </w:r>
      <w:r>
        <w:t>(push</w:t>
      </w:r>
      <w:r>
        <w:rPr>
          <w:spacing w:val="-5"/>
        </w:rPr>
        <w:t xml:space="preserve"> </w:t>
      </w:r>
      <w:r>
        <w:t>only)</w:t>
      </w:r>
    </w:p>
    <w:p w14:paraId="496D6D0C" w14:textId="77777777" w:rsidR="00121864" w:rsidRDefault="00121864">
      <w:pPr>
        <w:sectPr w:rsidR="00121864">
          <w:footerReference w:type="default" r:id="rId14"/>
          <w:pgSz w:w="11910" w:h="16840"/>
          <w:pgMar w:top="1340" w:right="60" w:bottom="280" w:left="1460" w:header="730" w:footer="0" w:gutter="0"/>
          <w:cols w:space="720"/>
        </w:sectPr>
      </w:pPr>
    </w:p>
    <w:p w14:paraId="496D6D0D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91"/>
      </w:pPr>
      <w:r>
        <w:lastRenderedPageBreak/>
        <w:t>Telephony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Calls</w:t>
      </w:r>
      <w:r>
        <w:rPr>
          <w:spacing w:val="-1"/>
        </w:rPr>
        <w:t xml:space="preserve"> </w:t>
      </w:r>
      <w:r>
        <w:t>routed</w:t>
      </w:r>
      <w:r>
        <w:rPr>
          <w:spacing w:val="-4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Landing</w:t>
      </w:r>
      <w:r>
        <w:rPr>
          <w:spacing w:val="-1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auto</w:t>
      </w:r>
      <w:r>
        <w:rPr>
          <w:spacing w:val="-1"/>
        </w:rPr>
        <w:t xml:space="preserve"> </w:t>
      </w:r>
      <w:r>
        <w:t>lead</w:t>
      </w:r>
      <w:r>
        <w:rPr>
          <w:spacing w:val="-4"/>
        </w:rPr>
        <w:t xml:space="preserve"> </w:t>
      </w:r>
      <w:r>
        <w:t>creation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tagging</w:t>
      </w:r>
    </w:p>
    <w:p w14:paraId="496D6D0E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</w:pPr>
      <w:r>
        <w:t>Bulk</w:t>
      </w:r>
      <w:r>
        <w:rPr>
          <w:spacing w:val="-5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Campaigns</w:t>
      </w:r>
      <w:r>
        <w:rPr>
          <w:spacing w:val="-4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Salesforce</w:t>
      </w:r>
      <w:r>
        <w:rPr>
          <w:spacing w:val="-3"/>
        </w:rPr>
        <w:t xml:space="preserve"> </w:t>
      </w:r>
      <w:r>
        <w:t>functionality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provided</w:t>
      </w:r>
    </w:p>
    <w:p w14:paraId="496D6D0F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36"/>
      </w:pPr>
      <w:r>
        <w:t>CSV</w:t>
      </w:r>
      <w:r>
        <w:rPr>
          <w:spacing w:val="-3"/>
        </w:rPr>
        <w:t xml:space="preserve"> </w:t>
      </w:r>
      <w:r>
        <w:t>Upload</w:t>
      </w:r>
      <w:r>
        <w:rPr>
          <w:spacing w:val="-1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Salesforce</w:t>
      </w:r>
      <w:r>
        <w:rPr>
          <w:spacing w:val="-4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Wizard</w:t>
      </w:r>
    </w:p>
    <w:p w14:paraId="496D6D10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</w:pPr>
      <w:r>
        <w:pict w14:anchorId="496D6EED">
          <v:line id="_x0000_s2059" style="position:absolute;left:0;text-align:left;z-index:15738368;mso-position-horizontal-relative:page" from="81pt,1.85pt" to="81pt,27.15pt" strokeweight="0">
            <w10:wrap anchorx="page"/>
          </v:line>
        </w:pict>
      </w:r>
      <w:r>
        <w:t>Other</w:t>
      </w:r>
      <w:r>
        <w:rPr>
          <w:spacing w:val="-5"/>
        </w:rPr>
        <w:t xml:space="preserve"> </w:t>
      </w:r>
      <w:r>
        <w:t>sources</w:t>
      </w:r>
      <w:r>
        <w:rPr>
          <w:spacing w:val="-3"/>
        </w:rPr>
        <w:t xml:space="preserve"> </w:t>
      </w:r>
      <w:r>
        <w:t>→ Common</w:t>
      </w:r>
      <w:r>
        <w:rPr>
          <w:spacing w:val="-1"/>
        </w:rPr>
        <w:t xml:space="preserve"> </w:t>
      </w:r>
      <w:r>
        <w:t>API for</w:t>
      </w:r>
      <w:r>
        <w:rPr>
          <w:spacing w:val="-5"/>
        </w:rPr>
        <w:t xml:space="preserve"> </w:t>
      </w:r>
      <w:r>
        <w:t>lead push</w:t>
      </w:r>
    </w:p>
    <w:p w14:paraId="496D6D11" w14:textId="77777777" w:rsidR="00121864" w:rsidRDefault="00121864">
      <w:pPr>
        <w:pStyle w:val="BodyText"/>
        <w:spacing w:before="7"/>
        <w:rPr>
          <w:sz w:val="20"/>
        </w:rPr>
      </w:pPr>
    </w:p>
    <w:p w14:paraId="496D6D12" w14:textId="77777777" w:rsidR="00121864" w:rsidRDefault="00000000">
      <w:pPr>
        <w:pStyle w:val="Heading2"/>
        <w:numPr>
          <w:ilvl w:val="0"/>
          <w:numId w:val="14"/>
        </w:numPr>
        <w:tabs>
          <w:tab w:val="left" w:pos="609"/>
        </w:tabs>
        <w:spacing w:before="1"/>
      </w:pPr>
      <w:bookmarkStart w:id="32" w:name="9._Who_Will_Access"/>
      <w:bookmarkEnd w:id="32"/>
      <w:r>
        <w:t>Who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Access</w:t>
      </w:r>
    </w:p>
    <w:p w14:paraId="496D6D13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46"/>
      </w:pPr>
      <w:r>
        <w:t>Marketing</w:t>
      </w:r>
      <w:r>
        <w:rPr>
          <w:spacing w:val="-5"/>
        </w:rPr>
        <w:t xml:space="preserve"> </w:t>
      </w:r>
      <w:r>
        <w:t>Head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Manager /</w:t>
      </w:r>
      <w:r>
        <w:rPr>
          <w:spacing w:val="-4"/>
        </w:rPr>
        <w:t xml:space="preserve"> </w:t>
      </w:r>
      <w:r>
        <w:t>Executive</w:t>
      </w:r>
      <w:r>
        <w:rPr>
          <w:spacing w:val="1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Create,</w:t>
      </w:r>
      <w:r>
        <w:rPr>
          <w:spacing w:val="-4"/>
        </w:rPr>
        <w:t xml:space="preserve"> </w:t>
      </w:r>
      <w:r>
        <w:t>Edit,</w:t>
      </w:r>
      <w:r>
        <w:rPr>
          <w:spacing w:val="-2"/>
        </w:rPr>
        <w:t xml:space="preserve"> </w:t>
      </w:r>
      <w:r>
        <w:t>Submit,</w:t>
      </w:r>
      <w:r>
        <w:rPr>
          <w:spacing w:val="-1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Campaign.</w:t>
      </w:r>
    </w:p>
    <w:p w14:paraId="496D6D14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38" w:line="273" w:lineRule="auto"/>
        <w:ind w:right="1742"/>
      </w:pPr>
      <w:r>
        <w:t>Marketing Head / Manager will be able to mark campaign as Complete and deactivate</w:t>
      </w:r>
      <w:r>
        <w:rPr>
          <w:spacing w:val="-52"/>
        </w:rPr>
        <w:t xml:space="preserve"> </w:t>
      </w:r>
      <w:r>
        <w:t>campaign.</w:t>
      </w:r>
    </w:p>
    <w:p w14:paraId="496D6D15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2"/>
      </w:pPr>
      <w:r>
        <w:t>Approvers</w:t>
      </w:r>
      <w:r>
        <w:rPr>
          <w:spacing w:val="-5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Approve/Reject.</w:t>
      </w:r>
    </w:p>
    <w:p w14:paraId="496D6D16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38"/>
      </w:pPr>
      <w:r>
        <w:t>All</w:t>
      </w:r>
      <w:r>
        <w:rPr>
          <w:spacing w:val="-5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Read-only</w:t>
      </w:r>
      <w:r>
        <w:rPr>
          <w:spacing w:val="-2"/>
        </w:rPr>
        <w:t xml:space="preserve"> </w:t>
      </w:r>
      <w:r>
        <w:t>(lead</w:t>
      </w:r>
      <w:r>
        <w:rPr>
          <w:spacing w:val="-5"/>
        </w:rPr>
        <w:t xml:space="preserve"> </w:t>
      </w:r>
      <w:r>
        <w:t>mapping, reporting).</w:t>
      </w:r>
    </w:p>
    <w:p w14:paraId="496D6D17" w14:textId="77777777" w:rsidR="00121864" w:rsidRDefault="00121864">
      <w:pPr>
        <w:pStyle w:val="BodyText"/>
        <w:spacing w:before="4"/>
        <w:rPr>
          <w:sz w:val="20"/>
        </w:rPr>
      </w:pPr>
    </w:p>
    <w:p w14:paraId="496D6D18" w14:textId="77777777" w:rsidR="00121864" w:rsidRDefault="00000000">
      <w:pPr>
        <w:pStyle w:val="Heading2"/>
        <w:numPr>
          <w:ilvl w:val="0"/>
          <w:numId w:val="14"/>
        </w:numPr>
        <w:tabs>
          <w:tab w:val="left" w:pos="746"/>
        </w:tabs>
        <w:ind w:left="745" w:hanging="406"/>
      </w:pPr>
      <w:bookmarkStart w:id="33" w:name="10._Acceptance_Criteria"/>
      <w:bookmarkEnd w:id="33"/>
      <w:r>
        <w:t>Acceptance</w:t>
      </w:r>
      <w:r>
        <w:rPr>
          <w:spacing w:val="-10"/>
        </w:rPr>
        <w:t xml:space="preserve"> </w:t>
      </w:r>
      <w:r>
        <w:t>Criteria</w:t>
      </w:r>
    </w:p>
    <w:p w14:paraId="496D6D19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50"/>
      </w:pPr>
      <w:r>
        <w:t>Unique</w:t>
      </w:r>
      <w:r>
        <w:rPr>
          <w:spacing w:val="-7"/>
        </w:rPr>
        <w:t xml:space="preserve"> </w:t>
      </w:r>
      <w:r>
        <w:t>Campaign</w:t>
      </w:r>
      <w:r>
        <w:rPr>
          <w:spacing w:val="-2"/>
        </w:rPr>
        <w:t xml:space="preserve"> </w:t>
      </w:r>
      <w:r>
        <w:t>ID</w:t>
      </w:r>
      <w:r>
        <w:rPr>
          <w:spacing w:val="-1"/>
        </w:rPr>
        <w:t xml:space="preserve"> </w:t>
      </w:r>
      <w:r>
        <w:t>generated.</w:t>
      </w:r>
    </w:p>
    <w:p w14:paraId="496D6D1A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35"/>
      </w:pPr>
      <w:r>
        <w:t>Campaign</w:t>
      </w:r>
      <w:r>
        <w:rPr>
          <w:spacing w:val="-3"/>
        </w:rPr>
        <w:t xml:space="preserve"> </w:t>
      </w:r>
      <w:r>
        <w:t>progresses</w:t>
      </w:r>
      <w:r>
        <w:rPr>
          <w:spacing w:val="-5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statuses</w:t>
      </w:r>
    </w:p>
    <w:p w14:paraId="496D6D1B" w14:textId="77777777" w:rsidR="00121864" w:rsidRDefault="00000000">
      <w:pPr>
        <w:pStyle w:val="BodyText"/>
        <w:spacing w:before="37"/>
        <w:ind w:left="1060"/>
      </w:pPr>
      <w:r>
        <w:t>Draft</w:t>
      </w:r>
      <w:r>
        <w:rPr>
          <w:spacing w:val="-5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Submitted</w:t>
      </w:r>
      <w:r>
        <w:rPr>
          <w:spacing w:val="-6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Approved</w:t>
      </w:r>
      <w:r>
        <w:rPr>
          <w:spacing w:val="-2"/>
        </w:rPr>
        <w:t xml:space="preserve"> </w:t>
      </w:r>
      <w:r>
        <w:t>→Started</w:t>
      </w:r>
      <w:r>
        <w:rPr>
          <w:spacing w:val="-3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Completed/Hold/Cancelled</w:t>
      </w:r>
    </w:p>
    <w:p w14:paraId="496D6D1C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40"/>
      </w:pPr>
      <w:r>
        <w:t>Campaign</w:t>
      </w:r>
      <w:r>
        <w:rPr>
          <w:spacing w:val="-2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marked</w:t>
      </w:r>
      <w:r>
        <w:rPr>
          <w:spacing w:val="-1"/>
        </w:rPr>
        <w:t xml:space="preserve"> </w:t>
      </w:r>
      <w:r>
        <w:t>Started</w:t>
      </w:r>
      <w:r>
        <w:rPr>
          <w:spacing w:val="-1"/>
        </w:rPr>
        <w:t xml:space="preserve"> </w:t>
      </w:r>
      <w:r>
        <w:t>unless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approved.</w:t>
      </w:r>
    </w:p>
    <w:p w14:paraId="496D6D1D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36"/>
      </w:pPr>
      <w:r>
        <w:t>Landing</w:t>
      </w:r>
      <w:r>
        <w:rPr>
          <w:spacing w:val="-6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unique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t>campaigns.</w:t>
      </w:r>
    </w:p>
    <w:p w14:paraId="496D6D1E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line="273" w:lineRule="auto"/>
        <w:ind w:right="2486"/>
      </w:pPr>
      <w:r>
        <w:t>ROI reports only consider campaigns where Campaign ID exists across Lead,</w:t>
      </w:r>
      <w:r>
        <w:rPr>
          <w:spacing w:val="-52"/>
        </w:rPr>
        <w:t xml:space="preserve"> </w:t>
      </w:r>
      <w:r>
        <w:t>Opportunity,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Order.</w:t>
      </w:r>
    </w:p>
    <w:p w14:paraId="496D6D1F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2"/>
      </w:pPr>
      <w:r>
        <w:t>Approvals</w:t>
      </w:r>
      <w:r>
        <w:rPr>
          <w:spacing w:val="-4"/>
        </w:rPr>
        <w:t xml:space="preserve"> </w:t>
      </w:r>
      <w:r>
        <w:t>route</w:t>
      </w:r>
      <w:r>
        <w:rPr>
          <w:spacing w:val="-3"/>
        </w:rPr>
        <w:t xml:space="preserve"> </w:t>
      </w:r>
      <w:r>
        <w:t>correctly</w:t>
      </w:r>
      <w:r>
        <w:rPr>
          <w:spacing w:val="-2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type.</w:t>
      </w:r>
    </w:p>
    <w:p w14:paraId="496D6D20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38"/>
      </w:pPr>
      <w:r>
        <w:t>Notifications</w:t>
      </w:r>
      <w:r>
        <w:rPr>
          <w:spacing w:val="-4"/>
        </w:rPr>
        <w:t xml:space="preserve"> </w:t>
      </w:r>
      <w:r>
        <w:t>delivered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users.</w:t>
      </w:r>
    </w:p>
    <w:p w14:paraId="496D6D21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38"/>
      </w:pPr>
      <w:r>
        <w:t>Leads</w:t>
      </w:r>
      <w:r>
        <w:rPr>
          <w:spacing w:val="-4"/>
        </w:rPr>
        <w:t xml:space="preserve"> </w:t>
      </w:r>
      <w:r>
        <w:t>tagged</w:t>
      </w:r>
      <w:r>
        <w:rPr>
          <w:spacing w:val="-2"/>
        </w:rPr>
        <w:t xml:space="preserve"> </w:t>
      </w:r>
      <w:r>
        <w:t>properly</w:t>
      </w:r>
      <w:r>
        <w:rPr>
          <w:spacing w:val="-5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Campaign</w:t>
      </w:r>
      <w:r>
        <w:rPr>
          <w:spacing w:val="-2"/>
        </w:rPr>
        <w:t xml:space="preserve"> </w:t>
      </w:r>
      <w:r>
        <w:t>ID.</w:t>
      </w:r>
    </w:p>
    <w:p w14:paraId="496D6D22" w14:textId="77777777" w:rsidR="00121864" w:rsidRDefault="00121864">
      <w:pPr>
        <w:pStyle w:val="BodyText"/>
        <w:spacing w:before="4"/>
        <w:rPr>
          <w:sz w:val="20"/>
        </w:rPr>
      </w:pPr>
    </w:p>
    <w:p w14:paraId="496D6D23" w14:textId="77777777" w:rsidR="00121864" w:rsidRDefault="00000000">
      <w:pPr>
        <w:pStyle w:val="Heading2"/>
        <w:numPr>
          <w:ilvl w:val="0"/>
          <w:numId w:val="14"/>
        </w:numPr>
        <w:tabs>
          <w:tab w:val="left" w:pos="746"/>
        </w:tabs>
        <w:spacing w:before="1"/>
        <w:ind w:left="745" w:hanging="406"/>
      </w:pPr>
      <w:bookmarkStart w:id="34" w:name="11._Data_Upload"/>
      <w:bookmarkEnd w:id="34"/>
      <w:r>
        <w:t>Data</w:t>
      </w:r>
      <w:r>
        <w:rPr>
          <w:spacing w:val="-7"/>
        </w:rPr>
        <w:t xml:space="preserve"> </w:t>
      </w:r>
      <w:r>
        <w:t>Upload</w:t>
      </w:r>
    </w:p>
    <w:p w14:paraId="496D6D24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49"/>
      </w:pPr>
      <w:r>
        <w:t>Leads</w:t>
      </w:r>
      <w:r>
        <w:rPr>
          <w:spacing w:val="-5"/>
        </w:rPr>
        <w:t xml:space="preserve"> </w:t>
      </w:r>
      <w:r>
        <w:t>uploaded</w:t>
      </w:r>
      <w:r>
        <w:rPr>
          <w:spacing w:val="-6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Salesforce</w:t>
      </w:r>
      <w:r>
        <w:rPr>
          <w:spacing w:val="-4"/>
        </w:rPr>
        <w:t xml:space="preserve"> </w:t>
      </w:r>
      <w:r>
        <w:t>Import</w:t>
      </w:r>
      <w:r>
        <w:rPr>
          <w:spacing w:val="-2"/>
        </w:rPr>
        <w:t xml:space="preserve"> </w:t>
      </w:r>
      <w:r>
        <w:t>Wizard.</w:t>
      </w:r>
    </w:p>
    <w:p w14:paraId="496D6D25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</w:pPr>
      <w:r>
        <w:t>Campaign</w:t>
      </w:r>
      <w:r>
        <w:rPr>
          <w:spacing w:val="-2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CSV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auto-tagging.</w:t>
      </w:r>
    </w:p>
    <w:p w14:paraId="496D6D26" w14:textId="77777777" w:rsidR="00121864" w:rsidRDefault="00121864">
      <w:pPr>
        <w:pStyle w:val="BodyText"/>
        <w:spacing w:before="5"/>
        <w:rPr>
          <w:sz w:val="20"/>
        </w:rPr>
      </w:pPr>
    </w:p>
    <w:p w14:paraId="496D6D27" w14:textId="77777777" w:rsidR="00121864" w:rsidRDefault="00000000">
      <w:pPr>
        <w:pStyle w:val="Heading2"/>
        <w:numPr>
          <w:ilvl w:val="0"/>
          <w:numId w:val="14"/>
        </w:numPr>
        <w:tabs>
          <w:tab w:val="left" w:pos="746"/>
        </w:tabs>
        <w:ind w:left="745" w:hanging="406"/>
      </w:pPr>
      <w:bookmarkStart w:id="35" w:name="12._Reports"/>
      <w:bookmarkEnd w:id="35"/>
      <w:r>
        <w:t>Reports</w:t>
      </w:r>
    </w:p>
    <w:p w14:paraId="496D6D28" w14:textId="29D08F71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47"/>
      </w:pPr>
      <w:r>
        <w:pict w14:anchorId="496D6EEE">
          <v:line id="_x0000_s2058" style="position:absolute;left:0;text-align:left;z-index:15738880;mso-position-horizontal-relative:page" from="81pt,2.35pt" to="81pt,17.7pt" strokeweight="0">
            <w10:wrap anchorx="page"/>
          </v:line>
        </w:pict>
      </w:r>
      <w:r>
        <w:t>Campaign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(</w:t>
      </w:r>
      <w:ins w:id="36" w:author="Jeevan Joy Pious" w:date="2025-10-15T10:11:00Z" w16du:dateUtc="2025-10-15T04:41:00Z">
        <w:r w:rsidR="00842130">
          <w:t xml:space="preserve">Enquiry, </w:t>
        </w:r>
      </w:ins>
      <w:r>
        <w:t>Leads,</w:t>
      </w:r>
      <w:r>
        <w:rPr>
          <w:spacing w:val="-6"/>
        </w:rPr>
        <w:t xml:space="preserve"> </w:t>
      </w:r>
      <w:r>
        <w:t>Opps,</w:t>
      </w:r>
      <w:r>
        <w:rPr>
          <w:spacing w:val="-5"/>
        </w:rPr>
        <w:t xml:space="preserve"> </w:t>
      </w:r>
      <w:r>
        <w:t>Orders,</w:t>
      </w:r>
      <w:r>
        <w:rPr>
          <w:spacing w:val="-3"/>
        </w:rPr>
        <w:t xml:space="preserve"> </w:t>
      </w:r>
      <w:r>
        <w:t>Budget).</w:t>
      </w:r>
    </w:p>
    <w:p w14:paraId="496D6D29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38"/>
        <w:rPr>
          <w:rFonts w:ascii="Cambria" w:hAnsi="Cambria"/>
        </w:rPr>
      </w:pPr>
      <w:r>
        <w:t>Reports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method/platform:</w:t>
      </w:r>
      <w:r>
        <w:rPr>
          <w:spacing w:val="-1"/>
        </w:rPr>
        <w:t xml:space="preserve"> </w:t>
      </w:r>
      <w:r>
        <w:rPr>
          <w:rFonts w:ascii="Cambria" w:hAnsi="Cambria"/>
        </w:rPr>
        <w:t>If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we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get the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details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from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>the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Digital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sources</w:t>
      </w:r>
    </w:p>
    <w:p w14:paraId="496D6D2A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39"/>
      </w:pPr>
      <w:r>
        <w:t>ROI</w:t>
      </w:r>
      <w:r>
        <w:rPr>
          <w:spacing w:val="-4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(Budget</w:t>
      </w:r>
      <w:r>
        <w:rPr>
          <w:spacing w:val="-3"/>
        </w:rPr>
        <w:t xml:space="preserve"> </w:t>
      </w:r>
      <w:r>
        <w:t>vs</w:t>
      </w:r>
      <w:r>
        <w:rPr>
          <w:spacing w:val="2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Value)</w:t>
      </w:r>
      <w:r>
        <w:rPr>
          <w:spacing w:val="-1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mapped</w:t>
      </w:r>
      <w:r>
        <w:rPr>
          <w:spacing w:val="-4"/>
        </w:rPr>
        <w:t xml:space="preserve"> </w:t>
      </w:r>
      <w:r>
        <w:t>IDs.</w:t>
      </w:r>
    </w:p>
    <w:p w14:paraId="496D6D2B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38"/>
      </w:pPr>
      <w:r>
        <w:t>Lead</w:t>
      </w:r>
      <w:r>
        <w:rPr>
          <w:spacing w:val="-5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(by</w:t>
      </w:r>
      <w:r>
        <w:rPr>
          <w:spacing w:val="-4"/>
        </w:rPr>
        <w:t xml:space="preserve"> </w:t>
      </w:r>
      <w:r>
        <w:t>Source).</w:t>
      </w:r>
    </w:p>
    <w:p w14:paraId="496D6D2C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35"/>
      </w:pPr>
      <w:r>
        <w:t>Campaign</w:t>
      </w:r>
      <w:r>
        <w:rPr>
          <w:spacing w:val="-3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(Status</w:t>
      </w:r>
      <w:r>
        <w:rPr>
          <w:spacing w:val="-4"/>
        </w:rPr>
        <w:t xml:space="preserve"> </w:t>
      </w:r>
      <w:r>
        <w:t>wise).</w:t>
      </w:r>
    </w:p>
    <w:p w14:paraId="496D6D2D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38"/>
      </w:pPr>
      <w:proofErr w:type="gramStart"/>
      <w:r>
        <w:t>Approval</w:t>
      </w:r>
      <w:proofErr w:type="gramEnd"/>
      <w:r>
        <w:rPr>
          <w:spacing w:val="-4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Report.</w:t>
      </w:r>
    </w:p>
    <w:p w14:paraId="496D6D2E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38"/>
      </w:pPr>
      <w:r>
        <w:t>Telephony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(Landing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vs</w:t>
      </w:r>
      <w:r>
        <w:rPr>
          <w:spacing w:val="1"/>
        </w:rPr>
        <w:t xml:space="preserve"> </w:t>
      </w:r>
      <w:r>
        <w:t>Leads).</w:t>
      </w:r>
    </w:p>
    <w:p w14:paraId="496D6D2F" w14:textId="77777777" w:rsidR="00121864" w:rsidRDefault="00121864">
      <w:pPr>
        <w:pStyle w:val="BodyText"/>
        <w:spacing w:before="4"/>
        <w:rPr>
          <w:sz w:val="20"/>
        </w:rPr>
      </w:pPr>
    </w:p>
    <w:p w14:paraId="496D6D30" w14:textId="77777777" w:rsidR="00121864" w:rsidRDefault="00000000">
      <w:pPr>
        <w:pStyle w:val="Heading2"/>
        <w:numPr>
          <w:ilvl w:val="0"/>
          <w:numId w:val="14"/>
        </w:numPr>
        <w:tabs>
          <w:tab w:val="left" w:pos="746"/>
        </w:tabs>
        <w:ind w:left="745" w:hanging="406"/>
      </w:pPr>
      <w:bookmarkStart w:id="37" w:name="13._Inputs_from_Customer/_Client_Depende"/>
      <w:bookmarkEnd w:id="37"/>
      <w:r>
        <w:t>Inputs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Customer/</w:t>
      </w:r>
      <w:r>
        <w:rPr>
          <w:spacing w:val="-5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Dependency</w:t>
      </w:r>
      <w:r>
        <w:rPr>
          <w:spacing w:val="-3"/>
        </w:rPr>
        <w:t xml:space="preserve"> </w:t>
      </w:r>
      <w:r>
        <w:t>(from</w:t>
      </w:r>
      <w:r>
        <w:rPr>
          <w:spacing w:val="-3"/>
        </w:rPr>
        <w:t xml:space="preserve"> </w:t>
      </w:r>
      <w:r>
        <w:t>Cyrix)</w:t>
      </w:r>
    </w:p>
    <w:p w14:paraId="496D6D31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50"/>
      </w:pPr>
      <w:r>
        <w:t>WhatsApp</w:t>
      </w:r>
      <w:r>
        <w:rPr>
          <w:spacing w:val="-6"/>
        </w:rPr>
        <w:t xml:space="preserve"> </w:t>
      </w:r>
      <w:r>
        <w:t>vendor</w:t>
      </w:r>
      <w:r>
        <w:rPr>
          <w:spacing w:val="-4"/>
        </w:rPr>
        <w:t xml:space="preserve"> </w:t>
      </w:r>
      <w:r>
        <w:t>name</w:t>
      </w:r>
    </w:p>
    <w:p w14:paraId="496D6D32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</w:pPr>
      <w:r>
        <w:t>Email</w:t>
      </w:r>
      <w:r>
        <w:rPr>
          <w:spacing w:val="-4"/>
        </w:rPr>
        <w:t xml:space="preserve"> </w:t>
      </w:r>
      <w:r>
        <w:t>vendor</w:t>
      </w:r>
      <w:r>
        <w:rPr>
          <w:spacing w:val="-4"/>
        </w:rPr>
        <w:t xml:space="preserve"> </w:t>
      </w:r>
      <w:r>
        <w:t>name</w:t>
      </w:r>
    </w:p>
    <w:p w14:paraId="496D6D33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36"/>
      </w:pPr>
      <w:r>
        <w:t>Zapier</w:t>
      </w:r>
      <w:r>
        <w:rPr>
          <w:spacing w:val="-4"/>
        </w:rPr>
        <w:t xml:space="preserve"> </w:t>
      </w:r>
      <w:r>
        <w:t>credentials</w:t>
      </w:r>
    </w:p>
    <w:p w14:paraId="496D6D34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</w:pPr>
      <w:r>
        <w:t>Approver</w:t>
      </w:r>
      <w:r>
        <w:rPr>
          <w:spacing w:val="-4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campaign</w:t>
      </w:r>
      <w:r>
        <w:rPr>
          <w:spacing w:val="-1"/>
        </w:rPr>
        <w:t xml:space="preserve"> </w:t>
      </w:r>
      <w:r>
        <w:t>type</w:t>
      </w:r>
    </w:p>
    <w:p w14:paraId="496D6D35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38"/>
      </w:pPr>
      <w:r>
        <w:t>Other</w:t>
      </w:r>
      <w:r>
        <w:rPr>
          <w:spacing w:val="-6"/>
        </w:rPr>
        <w:t xml:space="preserve"> </w:t>
      </w:r>
      <w:r>
        <w:t>source</w:t>
      </w:r>
      <w:r>
        <w:rPr>
          <w:spacing w:val="-1"/>
        </w:rPr>
        <w:t xml:space="preserve"> </w:t>
      </w:r>
      <w:r>
        <w:t>names</w:t>
      </w:r>
      <w:r>
        <w:rPr>
          <w:spacing w:val="-1"/>
        </w:rPr>
        <w:t xml:space="preserve"> </w:t>
      </w:r>
      <w:r>
        <w:t>(if</w:t>
      </w:r>
      <w:r>
        <w:rPr>
          <w:spacing w:val="-4"/>
        </w:rPr>
        <w:t xml:space="preserve"> </w:t>
      </w:r>
      <w:r>
        <w:t>any)</w:t>
      </w:r>
    </w:p>
    <w:p w14:paraId="496D6D36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38" w:line="273" w:lineRule="auto"/>
        <w:ind w:right="2971"/>
      </w:pPr>
      <w:r>
        <w:t>Is End date is added should the system mark the campaign as completed</w:t>
      </w:r>
      <w:r>
        <w:rPr>
          <w:spacing w:val="-52"/>
        </w:rPr>
        <w:t xml:space="preserve"> </w:t>
      </w:r>
      <w:r>
        <w:t>automatically?</w:t>
      </w:r>
    </w:p>
    <w:p w14:paraId="496D6D37" w14:textId="77777777" w:rsidR="00121864" w:rsidRDefault="00121864">
      <w:pPr>
        <w:spacing w:line="273" w:lineRule="auto"/>
        <w:sectPr w:rsidR="00121864">
          <w:headerReference w:type="even" r:id="rId15"/>
          <w:headerReference w:type="default" r:id="rId16"/>
          <w:footerReference w:type="even" r:id="rId17"/>
          <w:pgSz w:w="11910" w:h="16840"/>
          <w:pgMar w:top="1340" w:right="60" w:bottom="280" w:left="1460" w:header="730" w:footer="0" w:gutter="0"/>
          <w:cols w:space="720"/>
        </w:sectPr>
      </w:pPr>
    </w:p>
    <w:p w14:paraId="496D6D38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91" w:line="271" w:lineRule="auto"/>
        <w:ind w:right="2336"/>
      </w:pPr>
      <w:r>
        <w:lastRenderedPageBreak/>
        <w:t>Regarding the campaign access should the access be given to Marketing Head /</w:t>
      </w:r>
      <w:r>
        <w:rPr>
          <w:spacing w:val="-52"/>
        </w:rPr>
        <w:t xml:space="preserve"> </w:t>
      </w:r>
      <w:r>
        <w:t>Manager</w:t>
      </w:r>
      <w:r>
        <w:rPr>
          <w:spacing w:val="-4"/>
        </w:rPr>
        <w:t xml:space="preserve"> </w:t>
      </w:r>
      <w:r>
        <w:t>/ Executive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mark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campaign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“Completed”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deactivated?</w:t>
      </w:r>
    </w:p>
    <w:p w14:paraId="496D6D39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7"/>
      </w:pPr>
      <w:proofErr w:type="gramStart"/>
      <w:r>
        <w:t>Approval</w:t>
      </w:r>
      <w:r>
        <w:rPr>
          <w:spacing w:val="-4"/>
        </w:rPr>
        <w:t xml:space="preserve"> </w:t>
      </w:r>
      <w:r>
        <w:t>Matrix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Campaign</w:t>
      </w:r>
      <w:proofErr w:type="gramEnd"/>
    </w:p>
    <w:p w14:paraId="496D6D3A" w14:textId="77777777" w:rsidR="00121864" w:rsidRDefault="00121864">
      <w:pPr>
        <w:pStyle w:val="BodyText"/>
        <w:spacing w:before="7"/>
        <w:rPr>
          <w:sz w:val="20"/>
        </w:rPr>
      </w:pPr>
    </w:p>
    <w:p w14:paraId="496D6D3B" w14:textId="77777777" w:rsidR="00121864" w:rsidRDefault="00000000">
      <w:pPr>
        <w:pStyle w:val="Heading2"/>
        <w:numPr>
          <w:ilvl w:val="0"/>
          <w:numId w:val="14"/>
        </w:numPr>
        <w:tabs>
          <w:tab w:val="left" w:pos="746"/>
        </w:tabs>
        <w:ind w:left="745" w:hanging="406"/>
      </w:pPr>
      <w:bookmarkStart w:id="38" w:name="14._Campaign_Status_Lifecycle_&amp;_Transiti"/>
      <w:bookmarkEnd w:id="38"/>
      <w:r>
        <w:t>Campaign</w:t>
      </w:r>
      <w:r>
        <w:rPr>
          <w:spacing w:val="-5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Lifecycle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Transition</w:t>
      </w:r>
      <w:r>
        <w:rPr>
          <w:spacing w:val="-4"/>
        </w:rPr>
        <w:t xml:space="preserve"> </w:t>
      </w:r>
      <w:r>
        <w:t>Rules</w:t>
      </w:r>
    </w:p>
    <w:p w14:paraId="496D6D3C" w14:textId="77777777" w:rsidR="00121864" w:rsidRDefault="00000000">
      <w:pPr>
        <w:pStyle w:val="BodyText"/>
        <w:spacing w:before="46" w:line="276" w:lineRule="auto"/>
        <w:ind w:left="340" w:right="1813"/>
      </w:pPr>
      <w:r>
        <w:pict w14:anchorId="496D6EEF">
          <v:line id="_x0000_s2057" style="position:absolute;left:0;text-align:left;z-index:15739392;mso-position-horizontal-relative:page" from="520.2pt,54.55pt" to="520.2pt,93pt" strokeweight="0">
            <w10:wrap anchorx="page"/>
          </v:line>
        </w:pict>
      </w:r>
      <w:r>
        <w:t>The following table defines who can update campaign status, when it can be updated, and the</w:t>
      </w:r>
      <w:r>
        <w:rPr>
          <w:spacing w:val="-52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action:</w:t>
      </w:r>
    </w:p>
    <w:p w14:paraId="496D6D3D" w14:textId="77777777" w:rsidR="00121864" w:rsidRDefault="00121864">
      <w:pPr>
        <w:pStyle w:val="BodyText"/>
        <w:spacing w:before="4"/>
        <w:rPr>
          <w:sz w:val="17"/>
        </w:r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2160"/>
        <w:gridCol w:w="2160"/>
        <w:gridCol w:w="2160"/>
      </w:tblGrid>
      <w:tr w:rsidR="00121864" w14:paraId="496D6D42" w14:textId="77777777">
        <w:trPr>
          <w:trHeight w:val="252"/>
        </w:trPr>
        <w:tc>
          <w:tcPr>
            <w:tcW w:w="2160" w:type="dxa"/>
            <w:shd w:val="clear" w:color="auto" w:fill="C5D9EF"/>
          </w:tcPr>
          <w:p w14:paraId="496D6D3E" w14:textId="77777777" w:rsidR="00121864" w:rsidRDefault="0000000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2160" w:type="dxa"/>
            <w:shd w:val="clear" w:color="auto" w:fill="C5D9EF"/>
          </w:tcPr>
          <w:p w14:paraId="496D6D3F" w14:textId="77777777" w:rsidR="00121864" w:rsidRDefault="0000000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>Who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Update</w:t>
            </w:r>
          </w:p>
        </w:tc>
        <w:tc>
          <w:tcPr>
            <w:tcW w:w="2160" w:type="dxa"/>
            <w:shd w:val="clear" w:color="auto" w:fill="C5D9EF"/>
          </w:tcPr>
          <w:p w14:paraId="496D6D40" w14:textId="77777777" w:rsidR="00121864" w:rsidRDefault="0000000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>When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Condition</w:t>
            </w:r>
          </w:p>
        </w:tc>
        <w:tc>
          <w:tcPr>
            <w:tcW w:w="2160" w:type="dxa"/>
            <w:shd w:val="clear" w:color="auto" w:fill="C5D9EF"/>
          </w:tcPr>
          <w:p w14:paraId="496D6D41" w14:textId="77777777" w:rsidR="00121864" w:rsidRDefault="0000000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>Impact</w:t>
            </w:r>
          </w:p>
        </w:tc>
      </w:tr>
      <w:tr w:rsidR="00121864" w14:paraId="496D6D48" w14:textId="77777777">
        <w:trPr>
          <w:trHeight w:val="759"/>
        </w:trPr>
        <w:tc>
          <w:tcPr>
            <w:tcW w:w="2160" w:type="dxa"/>
          </w:tcPr>
          <w:p w14:paraId="496D6D43" w14:textId="77777777" w:rsidR="00121864" w:rsidRDefault="00000000">
            <w:pPr>
              <w:pStyle w:val="TableParagraph"/>
              <w:spacing w:line="252" w:lineRule="exact"/>
            </w:pPr>
            <w:r>
              <w:t>Draft</w:t>
            </w:r>
          </w:p>
        </w:tc>
        <w:tc>
          <w:tcPr>
            <w:tcW w:w="2160" w:type="dxa"/>
          </w:tcPr>
          <w:p w14:paraId="496D6D44" w14:textId="77777777" w:rsidR="00121864" w:rsidRDefault="00000000">
            <w:pPr>
              <w:pStyle w:val="TableParagraph"/>
              <w:ind w:right="654"/>
            </w:pPr>
            <w:r>
              <w:t>Marketing</w:t>
            </w:r>
            <w:r>
              <w:rPr>
                <w:spacing w:val="1"/>
              </w:rPr>
              <w:t xml:space="preserve"> </w:t>
            </w:r>
            <w:r>
              <w:t>Head/Manager/</w:t>
            </w:r>
          </w:p>
          <w:p w14:paraId="496D6D45" w14:textId="77777777" w:rsidR="00121864" w:rsidRDefault="00000000">
            <w:pPr>
              <w:pStyle w:val="TableParagraph"/>
              <w:spacing w:line="234" w:lineRule="exact"/>
            </w:pPr>
            <w:r>
              <w:t>Executive</w:t>
            </w:r>
          </w:p>
        </w:tc>
        <w:tc>
          <w:tcPr>
            <w:tcW w:w="2160" w:type="dxa"/>
          </w:tcPr>
          <w:p w14:paraId="496D6D46" w14:textId="77777777" w:rsidR="00121864" w:rsidRDefault="00000000">
            <w:pPr>
              <w:pStyle w:val="TableParagraph"/>
              <w:spacing w:line="252" w:lineRule="exact"/>
            </w:pPr>
            <w:r>
              <w:t>Initial</w:t>
            </w:r>
            <w:r>
              <w:rPr>
                <w:spacing w:val="-3"/>
              </w:rPr>
              <w:t xml:space="preserve"> </w:t>
            </w:r>
            <w:r>
              <w:t>creation</w:t>
            </w:r>
          </w:p>
        </w:tc>
        <w:tc>
          <w:tcPr>
            <w:tcW w:w="2160" w:type="dxa"/>
          </w:tcPr>
          <w:p w14:paraId="496D6D47" w14:textId="77777777" w:rsidR="00121864" w:rsidRDefault="00000000">
            <w:pPr>
              <w:pStyle w:val="TableParagraph"/>
              <w:ind w:right="257"/>
            </w:pPr>
            <w:r>
              <w:t>Editable, not visible</w:t>
            </w:r>
            <w:r>
              <w:rPr>
                <w:spacing w:val="-52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reports</w:t>
            </w:r>
          </w:p>
        </w:tc>
      </w:tr>
      <w:tr w:rsidR="00121864" w14:paraId="496D6D4D" w14:textId="77777777">
        <w:trPr>
          <w:trHeight w:val="506"/>
        </w:trPr>
        <w:tc>
          <w:tcPr>
            <w:tcW w:w="2160" w:type="dxa"/>
          </w:tcPr>
          <w:p w14:paraId="496D6D49" w14:textId="77777777" w:rsidR="00121864" w:rsidRDefault="00000000">
            <w:pPr>
              <w:pStyle w:val="TableParagraph"/>
              <w:spacing w:line="252" w:lineRule="exact"/>
              <w:ind w:right="806"/>
            </w:pPr>
            <w:r>
              <w:t>Submitted for</w:t>
            </w:r>
            <w:r>
              <w:rPr>
                <w:spacing w:val="-53"/>
              </w:rPr>
              <w:t xml:space="preserve"> </w:t>
            </w:r>
            <w:r>
              <w:t>Approval</w:t>
            </w:r>
          </w:p>
        </w:tc>
        <w:tc>
          <w:tcPr>
            <w:tcW w:w="2160" w:type="dxa"/>
          </w:tcPr>
          <w:p w14:paraId="496D6D4A" w14:textId="77777777" w:rsidR="00121864" w:rsidRDefault="00000000">
            <w:pPr>
              <w:pStyle w:val="TableParagraph"/>
            </w:pPr>
            <w:r>
              <w:t>Marketing</w:t>
            </w:r>
            <w:r>
              <w:rPr>
                <w:spacing w:val="-3"/>
              </w:rPr>
              <w:t xml:space="preserve"> </w:t>
            </w:r>
            <w:r>
              <w:t>User</w:t>
            </w:r>
          </w:p>
        </w:tc>
        <w:tc>
          <w:tcPr>
            <w:tcW w:w="2160" w:type="dxa"/>
          </w:tcPr>
          <w:p w14:paraId="496D6D4B" w14:textId="77777777" w:rsidR="00121864" w:rsidRDefault="00000000">
            <w:pPr>
              <w:pStyle w:val="TableParagraph"/>
              <w:spacing w:line="252" w:lineRule="exact"/>
              <w:ind w:right="546"/>
            </w:pPr>
            <w:r>
              <w:t>After filling</w:t>
            </w:r>
            <w:r>
              <w:rPr>
                <w:spacing w:val="1"/>
              </w:rPr>
              <w:t xml:space="preserve"> </w:t>
            </w:r>
            <w:r>
              <w:t>mandatory</w:t>
            </w:r>
            <w:r>
              <w:rPr>
                <w:spacing w:val="-8"/>
              </w:rPr>
              <w:t xml:space="preserve"> </w:t>
            </w:r>
            <w:r>
              <w:t>fields</w:t>
            </w:r>
          </w:p>
        </w:tc>
        <w:tc>
          <w:tcPr>
            <w:tcW w:w="2160" w:type="dxa"/>
          </w:tcPr>
          <w:p w14:paraId="496D6D4C" w14:textId="77777777" w:rsidR="00121864" w:rsidRDefault="00000000">
            <w:pPr>
              <w:pStyle w:val="TableParagraph"/>
              <w:spacing w:line="252" w:lineRule="exact"/>
              <w:ind w:right="453"/>
            </w:pPr>
            <w:r>
              <w:t>Triggers approval</w:t>
            </w:r>
            <w:r>
              <w:rPr>
                <w:spacing w:val="-53"/>
              </w:rPr>
              <w:t xml:space="preserve"> </w:t>
            </w:r>
            <w:r>
              <w:t>workflow</w:t>
            </w:r>
          </w:p>
        </w:tc>
      </w:tr>
      <w:tr w:rsidR="00121864" w14:paraId="496D6D52" w14:textId="77777777">
        <w:trPr>
          <w:trHeight w:val="505"/>
        </w:trPr>
        <w:tc>
          <w:tcPr>
            <w:tcW w:w="2160" w:type="dxa"/>
          </w:tcPr>
          <w:p w14:paraId="496D6D4E" w14:textId="77777777" w:rsidR="00121864" w:rsidRDefault="00000000">
            <w:pPr>
              <w:pStyle w:val="TableParagraph"/>
            </w:pPr>
            <w:r>
              <w:t>Approved</w:t>
            </w:r>
          </w:p>
        </w:tc>
        <w:tc>
          <w:tcPr>
            <w:tcW w:w="2160" w:type="dxa"/>
          </w:tcPr>
          <w:p w14:paraId="496D6D4F" w14:textId="77777777" w:rsidR="00121864" w:rsidRDefault="00000000">
            <w:pPr>
              <w:pStyle w:val="TableParagraph"/>
            </w:pPr>
            <w:r>
              <w:t>Approvers</w:t>
            </w:r>
            <w:r>
              <w:rPr>
                <w:spacing w:val="-4"/>
              </w:rPr>
              <w:t xml:space="preserve"> </w:t>
            </w:r>
            <w:r>
              <w:t>(per</w:t>
            </w:r>
            <w:r>
              <w:rPr>
                <w:spacing w:val="-4"/>
              </w:rPr>
              <w:t xml:space="preserve"> </w:t>
            </w:r>
            <w:r>
              <w:t>type)</w:t>
            </w:r>
          </w:p>
        </w:tc>
        <w:tc>
          <w:tcPr>
            <w:tcW w:w="2160" w:type="dxa"/>
          </w:tcPr>
          <w:p w14:paraId="496D6D50" w14:textId="77777777" w:rsidR="00121864" w:rsidRDefault="00000000">
            <w:pPr>
              <w:pStyle w:val="TableParagraph"/>
              <w:spacing w:line="252" w:lineRule="exact"/>
              <w:ind w:right="129"/>
            </w:pPr>
            <w:r>
              <w:t>On successful 3-level</w:t>
            </w:r>
            <w:r>
              <w:rPr>
                <w:spacing w:val="-53"/>
              </w:rPr>
              <w:t xml:space="preserve"> </w:t>
            </w:r>
            <w:r>
              <w:t>approval</w:t>
            </w:r>
          </w:p>
        </w:tc>
        <w:tc>
          <w:tcPr>
            <w:tcW w:w="2160" w:type="dxa"/>
          </w:tcPr>
          <w:p w14:paraId="496D6D51" w14:textId="77777777" w:rsidR="00121864" w:rsidRDefault="00000000">
            <w:pPr>
              <w:pStyle w:val="TableParagraph"/>
              <w:spacing w:line="252" w:lineRule="exact"/>
              <w:ind w:right="114"/>
            </w:pPr>
            <w:r>
              <w:t>Key fields locked</w:t>
            </w:r>
            <w:r>
              <w:rPr>
                <w:spacing w:val="1"/>
              </w:rPr>
              <w:t xml:space="preserve"> </w:t>
            </w:r>
            <w:r>
              <w:t>(budget,</w:t>
            </w:r>
            <w:r>
              <w:rPr>
                <w:spacing w:val="-5"/>
              </w:rPr>
              <w:t xml:space="preserve"> </w:t>
            </w:r>
            <w:r>
              <w:t>type,</w:t>
            </w:r>
            <w:r>
              <w:rPr>
                <w:spacing w:val="-5"/>
              </w:rPr>
              <w:t xml:space="preserve"> </w:t>
            </w:r>
            <w:r>
              <w:t>source)</w:t>
            </w:r>
          </w:p>
        </w:tc>
      </w:tr>
      <w:tr w:rsidR="00121864" w14:paraId="496D6D57" w14:textId="77777777">
        <w:trPr>
          <w:trHeight w:val="759"/>
        </w:trPr>
        <w:tc>
          <w:tcPr>
            <w:tcW w:w="2160" w:type="dxa"/>
          </w:tcPr>
          <w:p w14:paraId="496D6D53" w14:textId="77777777" w:rsidR="00121864" w:rsidRDefault="00000000">
            <w:pPr>
              <w:pStyle w:val="TableParagraph"/>
            </w:pPr>
            <w:r>
              <w:t>Rejected</w:t>
            </w:r>
          </w:p>
        </w:tc>
        <w:tc>
          <w:tcPr>
            <w:tcW w:w="2160" w:type="dxa"/>
          </w:tcPr>
          <w:p w14:paraId="496D6D54" w14:textId="77777777" w:rsidR="00121864" w:rsidRDefault="00000000">
            <w:pPr>
              <w:pStyle w:val="TableParagraph"/>
            </w:pPr>
            <w:r>
              <w:t>Approvers</w:t>
            </w:r>
          </w:p>
        </w:tc>
        <w:tc>
          <w:tcPr>
            <w:tcW w:w="2160" w:type="dxa"/>
          </w:tcPr>
          <w:p w14:paraId="496D6D55" w14:textId="77777777" w:rsidR="00121864" w:rsidRDefault="00000000">
            <w:pPr>
              <w:pStyle w:val="TableParagraph"/>
            </w:pPr>
            <w:r>
              <w:t>During</w:t>
            </w:r>
            <w:r>
              <w:rPr>
                <w:spacing w:val="-6"/>
              </w:rPr>
              <w:t xml:space="preserve"> </w:t>
            </w:r>
            <w:r>
              <w:t>approval</w:t>
            </w:r>
          </w:p>
        </w:tc>
        <w:tc>
          <w:tcPr>
            <w:tcW w:w="2160" w:type="dxa"/>
          </w:tcPr>
          <w:p w14:paraId="496D6D56" w14:textId="77777777" w:rsidR="00121864" w:rsidRDefault="00000000">
            <w:pPr>
              <w:pStyle w:val="TableParagraph"/>
              <w:spacing w:line="252" w:lineRule="exact"/>
              <w:ind w:right="289"/>
            </w:pPr>
            <w:proofErr w:type="gramStart"/>
            <w:r>
              <w:t>Returned</w:t>
            </w:r>
            <w:proofErr w:type="gramEnd"/>
            <w:r>
              <w:t xml:space="preserve"> to</w:t>
            </w:r>
            <w:r>
              <w:rPr>
                <w:spacing w:val="1"/>
              </w:rPr>
              <w:t xml:space="preserve"> </w:t>
            </w:r>
            <w:r>
              <w:t>Marketing User →</w:t>
            </w:r>
            <w:r>
              <w:rPr>
                <w:spacing w:val="1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edit</w:t>
            </w:r>
            <w:r>
              <w:rPr>
                <w:spacing w:val="-3"/>
              </w:rPr>
              <w:t xml:space="preserve"> </w:t>
            </w:r>
            <w:r>
              <w:t>&amp; resubmit</w:t>
            </w:r>
          </w:p>
        </w:tc>
      </w:tr>
      <w:tr w:rsidR="00121864" w14:paraId="496D6D5D" w14:textId="77777777">
        <w:trPr>
          <w:trHeight w:val="758"/>
        </w:trPr>
        <w:tc>
          <w:tcPr>
            <w:tcW w:w="2160" w:type="dxa"/>
          </w:tcPr>
          <w:p w14:paraId="496D6D58" w14:textId="77777777" w:rsidR="00121864" w:rsidRDefault="00000000">
            <w:pPr>
              <w:pStyle w:val="TableParagraph"/>
              <w:spacing w:line="252" w:lineRule="exact"/>
            </w:pPr>
            <w:r>
              <w:t>Hold</w:t>
            </w:r>
          </w:p>
        </w:tc>
        <w:tc>
          <w:tcPr>
            <w:tcW w:w="2160" w:type="dxa"/>
          </w:tcPr>
          <w:p w14:paraId="496D6D59" w14:textId="77777777" w:rsidR="00121864" w:rsidRDefault="00000000">
            <w:pPr>
              <w:pStyle w:val="TableParagraph"/>
              <w:ind w:right="715"/>
            </w:pPr>
            <w:r>
              <w:t>Marketing</w:t>
            </w:r>
            <w:r>
              <w:rPr>
                <w:spacing w:val="1"/>
              </w:rPr>
              <w:t xml:space="preserve"> </w:t>
            </w:r>
            <w:r>
              <w:t>Head/Manager</w:t>
            </w:r>
          </w:p>
        </w:tc>
        <w:tc>
          <w:tcPr>
            <w:tcW w:w="2160" w:type="dxa"/>
          </w:tcPr>
          <w:p w14:paraId="496D6D5A" w14:textId="77777777" w:rsidR="00121864" w:rsidRDefault="00000000">
            <w:pPr>
              <w:pStyle w:val="TableParagraph"/>
              <w:ind w:right="1051"/>
            </w:pPr>
            <w:r>
              <w:t>For paused</w:t>
            </w:r>
            <w:r>
              <w:rPr>
                <w:spacing w:val="-52"/>
              </w:rPr>
              <w:t xml:space="preserve"> </w:t>
            </w:r>
            <w:r>
              <w:t>campaigns</w:t>
            </w:r>
          </w:p>
        </w:tc>
        <w:tc>
          <w:tcPr>
            <w:tcW w:w="2160" w:type="dxa"/>
          </w:tcPr>
          <w:p w14:paraId="496D6D5B" w14:textId="77777777" w:rsidR="00121864" w:rsidRDefault="00000000">
            <w:pPr>
              <w:pStyle w:val="TableParagraph"/>
              <w:ind w:right="503"/>
            </w:pPr>
            <w:r>
              <w:t>Leads mapping</w:t>
            </w:r>
            <w:r>
              <w:rPr>
                <w:spacing w:val="1"/>
              </w:rPr>
              <w:t xml:space="preserve"> </w:t>
            </w:r>
            <w:r>
              <w:t>paused,</w:t>
            </w:r>
            <w:r>
              <w:rPr>
                <w:spacing w:val="-8"/>
              </w:rPr>
              <w:t xml:space="preserve"> </w:t>
            </w:r>
            <w:r>
              <w:t>reporting</w:t>
            </w:r>
          </w:p>
          <w:p w14:paraId="496D6D5C" w14:textId="77777777" w:rsidR="00121864" w:rsidRDefault="00000000">
            <w:pPr>
              <w:pStyle w:val="TableParagraph"/>
              <w:spacing w:line="233" w:lineRule="exact"/>
            </w:pPr>
            <w:r>
              <w:t>indicates</w:t>
            </w:r>
            <w:r>
              <w:rPr>
                <w:spacing w:val="-7"/>
              </w:rPr>
              <w:t xml:space="preserve"> </w:t>
            </w:r>
            <w:r>
              <w:t>'On</w:t>
            </w:r>
            <w:r>
              <w:rPr>
                <w:spacing w:val="1"/>
              </w:rPr>
              <w:t xml:space="preserve"> </w:t>
            </w:r>
            <w:r>
              <w:t>Hold'</w:t>
            </w:r>
          </w:p>
        </w:tc>
      </w:tr>
      <w:tr w:rsidR="00121864" w14:paraId="496D6D63" w14:textId="77777777">
        <w:trPr>
          <w:trHeight w:val="758"/>
        </w:trPr>
        <w:tc>
          <w:tcPr>
            <w:tcW w:w="2160" w:type="dxa"/>
          </w:tcPr>
          <w:p w14:paraId="496D6D5E" w14:textId="77777777" w:rsidR="00121864" w:rsidRDefault="00000000">
            <w:pPr>
              <w:pStyle w:val="TableParagraph"/>
              <w:spacing w:line="251" w:lineRule="exact"/>
            </w:pPr>
            <w:r>
              <w:t>Cancelled</w:t>
            </w:r>
          </w:p>
        </w:tc>
        <w:tc>
          <w:tcPr>
            <w:tcW w:w="2160" w:type="dxa"/>
          </w:tcPr>
          <w:p w14:paraId="496D6D5F" w14:textId="77777777" w:rsidR="00121864" w:rsidRDefault="00000000">
            <w:pPr>
              <w:pStyle w:val="TableParagraph"/>
              <w:spacing w:line="251" w:lineRule="exact"/>
            </w:pPr>
            <w:r>
              <w:t>Marketing</w:t>
            </w:r>
            <w:r>
              <w:rPr>
                <w:spacing w:val="-4"/>
              </w:rPr>
              <w:t xml:space="preserve"> </w:t>
            </w:r>
            <w:r>
              <w:t>Head</w:t>
            </w:r>
            <w:r>
              <w:rPr>
                <w:spacing w:val="-4"/>
              </w:rPr>
              <w:t xml:space="preserve"> </w:t>
            </w:r>
            <w:r>
              <w:t>only</w:t>
            </w:r>
          </w:p>
        </w:tc>
        <w:tc>
          <w:tcPr>
            <w:tcW w:w="2160" w:type="dxa"/>
          </w:tcPr>
          <w:p w14:paraId="496D6D60" w14:textId="77777777" w:rsidR="00121864" w:rsidRDefault="00000000">
            <w:pPr>
              <w:pStyle w:val="TableParagraph"/>
              <w:ind w:right="691"/>
            </w:pPr>
            <w:r>
              <w:t>If campaign no</w:t>
            </w:r>
            <w:r>
              <w:rPr>
                <w:spacing w:val="-52"/>
              </w:rPr>
              <w:t xml:space="preserve"> </w:t>
            </w:r>
            <w:r>
              <w:t>longer</w:t>
            </w:r>
            <w:r>
              <w:rPr>
                <w:spacing w:val="-3"/>
              </w:rPr>
              <w:t xml:space="preserve"> </w:t>
            </w:r>
            <w:r>
              <w:t>valid</w:t>
            </w:r>
          </w:p>
        </w:tc>
        <w:tc>
          <w:tcPr>
            <w:tcW w:w="2160" w:type="dxa"/>
          </w:tcPr>
          <w:p w14:paraId="496D6D61" w14:textId="77777777" w:rsidR="00121864" w:rsidRDefault="00000000">
            <w:pPr>
              <w:pStyle w:val="TableParagraph"/>
              <w:ind w:right="207"/>
            </w:pPr>
            <w:r>
              <w:t>Leads</w:t>
            </w:r>
            <w:r>
              <w:rPr>
                <w:spacing w:val="-5"/>
              </w:rPr>
              <w:t xml:space="preserve"> </w:t>
            </w:r>
            <w:r>
              <w:t>stop</w:t>
            </w:r>
            <w:r>
              <w:rPr>
                <w:spacing w:val="-6"/>
              </w:rPr>
              <w:t xml:space="preserve"> </w:t>
            </w:r>
            <w:r>
              <w:t>mapping,</w:t>
            </w:r>
            <w:r>
              <w:rPr>
                <w:spacing w:val="-52"/>
              </w:rPr>
              <w:t xml:space="preserve"> </w:t>
            </w:r>
            <w:r>
              <w:t>reports</w:t>
            </w:r>
            <w:r>
              <w:rPr>
                <w:spacing w:val="-3"/>
              </w:rPr>
              <w:t xml:space="preserve"> </w:t>
            </w:r>
            <w:r>
              <w:t>mark</w:t>
            </w:r>
            <w:r>
              <w:rPr>
                <w:spacing w:val="-3"/>
              </w:rPr>
              <w:t xml:space="preserve"> </w:t>
            </w:r>
            <w:r>
              <w:t>as</w:t>
            </w:r>
          </w:p>
          <w:p w14:paraId="496D6D62" w14:textId="77777777" w:rsidR="00121864" w:rsidRDefault="00000000">
            <w:pPr>
              <w:pStyle w:val="TableParagraph"/>
              <w:spacing w:line="234" w:lineRule="exact"/>
            </w:pPr>
            <w:r>
              <w:t>cancelled</w:t>
            </w:r>
          </w:p>
        </w:tc>
      </w:tr>
      <w:tr w:rsidR="00121864" w14:paraId="496D6D68" w14:textId="77777777">
        <w:trPr>
          <w:trHeight w:val="758"/>
        </w:trPr>
        <w:tc>
          <w:tcPr>
            <w:tcW w:w="2160" w:type="dxa"/>
          </w:tcPr>
          <w:p w14:paraId="496D6D64" w14:textId="77777777" w:rsidR="00121864" w:rsidRDefault="00000000">
            <w:pPr>
              <w:pStyle w:val="TableParagraph"/>
            </w:pPr>
            <w:r>
              <w:t>Completed</w:t>
            </w:r>
          </w:p>
        </w:tc>
        <w:tc>
          <w:tcPr>
            <w:tcW w:w="2160" w:type="dxa"/>
          </w:tcPr>
          <w:p w14:paraId="496D6D65" w14:textId="77777777" w:rsidR="00121864" w:rsidRDefault="00000000">
            <w:pPr>
              <w:pStyle w:val="TableParagraph"/>
              <w:ind w:right="715"/>
            </w:pPr>
            <w:r>
              <w:t>Marketing</w:t>
            </w:r>
            <w:r>
              <w:rPr>
                <w:spacing w:val="1"/>
              </w:rPr>
              <w:t xml:space="preserve"> </w:t>
            </w:r>
            <w:r>
              <w:t>Head/Manager</w:t>
            </w:r>
          </w:p>
        </w:tc>
        <w:tc>
          <w:tcPr>
            <w:tcW w:w="2160" w:type="dxa"/>
          </w:tcPr>
          <w:p w14:paraId="496D6D66" w14:textId="77777777" w:rsidR="00121864" w:rsidRDefault="00000000">
            <w:pPr>
              <w:pStyle w:val="TableParagraph"/>
              <w:spacing w:line="252" w:lineRule="exact"/>
              <w:ind w:right="604"/>
              <w:jc w:val="both"/>
            </w:pPr>
            <w:r>
              <w:t>When campaign</w:t>
            </w:r>
            <w:r>
              <w:rPr>
                <w:spacing w:val="-52"/>
              </w:rPr>
              <w:t xml:space="preserve"> </w:t>
            </w:r>
            <w:r>
              <w:t>duration ends or</w:t>
            </w:r>
            <w:r>
              <w:rPr>
                <w:spacing w:val="-52"/>
              </w:rPr>
              <w:t xml:space="preserve"> </w:t>
            </w:r>
            <w:r>
              <w:t>objectives</w:t>
            </w:r>
            <w:r>
              <w:rPr>
                <w:spacing w:val="-4"/>
              </w:rPr>
              <w:t xml:space="preserve"> </w:t>
            </w:r>
            <w:r>
              <w:t>met</w:t>
            </w:r>
          </w:p>
        </w:tc>
        <w:tc>
          <w:tcPr>
            <w:tcW w:w="2160" w:type="dxa"/>
          </w:tcPr>
          <w:p w14:paraId="496D6D67" w14:textId="77777777" w:rsidR="00121864" w:rsidRDefault="00000000">
            <w:pPr>
              <w:pStyle w:val="TableParagraph"/>
              <w:ind w:right="539"/>
            </w:pPr>
            <w:r>
              <w:t>ROI calculated,</w:t>
            </w:r>
            <w:r>
              <w:rPr>
                <w:spacing w:val="1"/>
              </w:rPr>
              <w:t xml:space="preserve"> </w:t>
            </w:r>
            <w:r>
              <w:t>campaign</w:t>
            </w:r>
            <w:r>
              <w:rPr>
                <w:spacing w:val="-13"/>
              </w:rPr>
              <w:t xml:space="preserve"> </w:t>
            </w:r>
            <w:r>
              <w:t>locked</w:t>
            </w:r>
          </w:p>
        </w:tc>
      </w:tr>
    </w:tbl>
    <w:p w14:paraId="496D6D69" w14:textId="77777777" w:rsidR="00121864" w:rsidRDefault="00121864">
      <w:pPr>
        <w:pStyle w:val="BodyText"/>
        <w:spacing w:before="3"/>
        <w:rPr>
          <w:sz w:val="25"/>
        </w:rPr>
      </w:pPr>
    </w:p>
    <w:p w14:paraId="496D6D6A" w14:textId="77777777" w:rsidR="00121864" w:rsidRDefault="00000000">
      <w:pPr>
        <w:pStyle w:val="Heading2"/>
        <w:ind w:left="340" w:firstLine="0"/>
      </w:pPr>
      <w:r>
        <w:t>Additional</w:t>
      </w:r>
      <w:r>
        <w:rPr>
          <w:spacing w:val="-5"/>
        </w:rPr>
        <w:t xml:space="preserve"> </w:t>
      </w:r>
      <w:r>
        <w:t>Rules:</w:t>
      </w:r>
    </w:p>
    <w:p w14:paraId="496D6D6B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246"/>
      </w:pPr>
      <w:r>
        <w:t>Rejected</w:t>
      </w:r>
      <w:r>
        <w:rPr>
          <w:spacing w:val="-6"/>
        </w:rPr>
        <w:t xml:space="preserve"> </w:t>
      </w:r>
      <w:r>
        <w:t>campaigns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resubmitted</w:t>
      </w:r>
      <w:r>
        <w:rPr>
          <w:spacing w:val="-2"/>
        </w:rPr>
        <w:t xml:space="preserve"> </w:t>
      </w:r>
      <w:r>
        <w:t>starting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approver.</w:t>
      </w:r>
    </w:p>
    <w:p w14:paraId="496D6D6C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38"/>
      </w:pPr>
      <w:r>
        <w:t>Cancelled</w:t>
      </w:r>
      <w:r>
        <w:rPr>
          <w:spacing w:val="-6"/>
        </w:rPr>
        <w:t xml:space="preserve"> </w:t>
      </w:r>
      <w:r>
        <w:t>campaigns</w:t>
      </w:r>
      <w:r>
        <w:rPr>
          <w:spacing w:val="-2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restarted;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Campaign</w:t>
      </w:r>
      <w:r>
        <w:rPr>
          <w:spacing w:val="-2"/>
        </w:rPr>
        <w:t xml:space="preserve"> </w:t>
      </w:r>
      <w:r>
        <w:t>ID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archived.</w:t>
      </w:r>
    </w:p>
    <w:p w14:paraId="496D6D6D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</w:pPr>
      <w:r>
        <w:t>Campaign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Hold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restarted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changing</w:t>
      </w:r>
      <w:r>
        <w:rPr>
          <w:spacing w:val="-1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back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Started.</w:t>
      </w:r>
    </w:p>
    <w:p w14:paraId="496D6D6E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38"/>
      </w:pPr>
      <w:r>
        <w:t>Status</w:t>
      </w:r>
      <w:r>
        <w:rPr>
          <w:spacing w:val="-4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move backwards</w:t>
      </w:r>
      <w:r>
        <w:rPr>
          <w:spacing w:val="-7"/>
        </w:rPr>
        <w:t xml:space="preserve"> </w:t>
      </w:r>
      <w:r>
        <w:t>(e.g.,</w:t>
      </w:r>
      <w:r>
        <w:rPr>
          <w:spacing w:val="-1"/>
        </w:rPr>
        <w:t xml:space="preserve"> </w:t>
      </w:r>
      <w:r>
        <w:t>Started</w:t>
      </w:r>
      <w:r>
        <w:rPr>
          <w:spacing w:val="-2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Draft).</w:t>
      </w:r>
    </w:p>
    <w:p w14:paraId="496D6D6F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38"/>
      </w:pPr>
      <w:r w:rsidRPr="003F722D">
        <w:rPr>
          <w:highlight w:val="yellow"/>
          <w:rPrChange w:id="39" w:author="Jeevan Joy Pious" w:date="2025-10-15T10:13:00Z" w16du:dateUtc="2025-10-15T04:43:00Z">
            <w:rPr/>
          </w:rPrChange>
        </w:rPr>
        <w:t>Landing</w:t>
      </w:r>
      <w:r w:rsidRPr="003F722D">
        <w:rPr>
          <w:spacing w:val="-5"/>
          <w:highlight w:val="yellow"/>
          <w:rPrChange w:id="40" w:author="Jeevan Joy Pious" w:date="2025-10-15T10:13:00Z" w16du:dateUtc="2025-10-15T04:43:00Z">
            <w:rPr>
              <w:spacing w:val="-5"/>
            </w:rPr>
          </w:rPrChange>
        </w:rPr>
        <w:t xml:space="preserve"> </w:t>
      </w:r>
      <w:r w:rsidRPr="003F722D">
        <w:rPr>
          <w:highlight w:val="yellow"/>
          <w:rPrChange w:id="41" w:author="Jeevan Joy Pious" w:date="2025-10-15T10:13:00Z" w16du:dateUtc="2025-10-15T04:43:00Z">
            <w:rPr/>
          </w:rPrChange>
        </w:rPr>
        <w:t>number</w:t>
      </w:r>
      <w:r w:rsidRPr="003F722D">
        <w:rPr>
          <w:spacing w:val="-1"/>
          <w:highlight w:val="yellow"/>
          <w:rPrChange w:id="42" w:author="Jeevan Joy Pious" w:date="2025-10-15T10:13:00Z" w16du:dateUtc="2025-10-15T04:43:00Z">
            <w:rPr>
              <w:spacing w:val="-1"/>
            </w:rPr>
          </w:rPrChange>
        </w:rPr>
        <w:t xml:space="preserve"> </w:t>
      </w:r>
      <w:r w:rsidRPr="003F722D">
        <w:rPr>
          <w:highlight w:val="yellow"/>
          <w:rPrChange w:id="43" w:author="Jeevan Joy Pious" w:date="2025-10-15T10:13:00Z" w16du:dateUtc="2025-10-15T04:43:00Z">
            <w:rPr/>
          </w:rPrChange>
        </w:rPr>
        <w:t>cannot</w:t>
      </w:r>
      <w:r w:rsidRPr="003F722D">
        <w:rPr>
          <w:spacing w:val="-3"/>
          <w:highlight w:val="yellow"/>
          <w:rPrChange w:id="44" w:author="Jeevan Joy Pious" w:date="2025-10-15T10:13:00Z" w16du:dateUtc="2025-10-15T04:43:00Z">
            <w:rPr>
              <w:spacing w:val="-3"/>
            </w:rPr>
          </w:rPrChange>
        </w:rPr>
        <w:t xml:space="preserve"> </w:t>
      </w:r>
      <w:r w:rsidRPr="003F722D">
        <w:rPr>
          <w:highlight w:val="yellow"/>
          <w:rPrChange w:id="45" w:author="Jeevan Joy Pious" w:date="2025-10-15T10:13:00Z" w16du:dateUtc="2025-10-15T04:43:00Z">
            <w:rPr/>
          </w:rPrChange>
        </w:rPr>
        <w:t>be</w:t>
      </w:r>
      <w:r w:rsidRPr="003F722D">
        <w:rPr>
          <w:spacing w:val="-2"/>
          <w:highlight w:val="yellow"/>
          <w:rPrChange w:id="46" w:author="Jeevan Joy Pious" w:date="2025-10-15T10:13:00Z" w16du:dateUtc="2025-10-15T04:43:00Z">
            <w:rPr>
              <w:spacing w:val="-2"/>
            </w:rPr>
          </w:rPrChange>
        </w:rPr>
        <w:t xml:space="preserve"> </w:t>
      </w:r>
      <w:r w:rsidRPr="003F722D">
        <w:rPr>
          <w:highlight w:val="yellow"/>
          <w:rPrChange w:id="47" w:author="Jeevan Joy Pious" w:date="2025-10-15T10:13:00Z" w16du:dateUtc="2025-10-15T04:43:00Z">
            <w:rPr/>
          </w:rPrChange>
        </w:rPr>
        <w:t>assigned</w:t>
      </w:r>
      <w:r w:rsidRPr="003F722D">
        <w:rPr>
          <w:spacing w:val="-4"/>
          <w:highlight w:val="yellow"/>
          <w:rPrChange w:id="48" w:author="Jeevan Joy Pious" w:date="2025-10-15T10:13:00Z" w16du:dateUtc="2025-10-15T04:43:00Z">
            <w:rPr>
              <w:spacing w:val="-4"/>
            </w:rPr>
          </w:rPrChange>
        </w:rPr>
        <w:t xml:space="preserve"> </w:t>
      </w:r>
      <w:r w:rsidRPr="003F722D">
        <w:rPr>
          <w:highlight w:val="yellow"/>
          <w:rPrChange w:id="49" w:author="Jeevan Joy Pious" w:date="2025-10-15T10:13:00Z" w16du:dateUtc="2025-10-15T04:43:00Z">
            <w:rPr/>
          </w:rPrChange>
        </w:rPr>
        <w:t>to</w:t>
      </w:r>
      <w:r w:rsidRPr="003F722D">
        <w:rPr>
          <w:spacing w:val="-2"/>
          <w:highlight w:val="yellow"/>
          <w:rPrChange w:id="50" w:author="Jeevan Joy Pious" w:date="2025-10-15T10:13:00Z" w16du:dateUtc="2025-10-15T04:43:00Z">
            <w:rPr>
              <w:spacing w:val="-2"/>
            </w:rPr>
          </w:rPrChange>
        </w:rPr>
        <w:t xml:space="preserve"> </w:t>
      </w:r>
      <w:r w:rsidRPr="003F722D">
        <w:rPr>
          <w:highlight w:val="yellow"/>
          <w:rPrChange w:id="51" w:author="Jeevan Joy Pious" w:date="2025-10-15T10:13:00Z" w16du:dateUtc="2025-10-15T04:43:00Z">
            <w:rPr/>
          </w:rPrChange>
        </w:rPr>
        <w:t>more</w:t>
      </w:r>
      <w:r w:rsidRPr="003F722D">
        <w:rPr>
          <w:spacing w:val="-3"/>
          <w:highlight w:val="yellow"/>
          <w:rPrChange w:id="52" w:author="Jeevan Joy Pious" w:date="2025-10-15T10:13:00Z" w16du:dateUtc="2025-10-15T04:43:00Z">
            <w:rPr>
              <w:spacing w:val="-3"/>
            </w:rPr>
          </w:rPrChange>
        </w:rPr>
        <w:t xml:space="preserve"> </w:t>
      </w:r>
      <w:r w:rsidRPr="003F722D">
        <w:rPr>
          <w:highlight w:val="yellow"/>
          <w:rPrChange w:id="53" w:author="Jeevan Joy Pious" w:date="2025-10-15T10:13:00Z" w16du:dateUtc="2025-10-15T04:43:00Z">
            <w:rPr/>
          </w:rPrChange>
        </w:rPr>
        <w:t>than</w:t>
      </w:r>
      <w:r w:rsidRPr="003F722D">
        <w:rPr>
          <w:spacing w:val="-5"/>
          <w:highlight w:val="yellow"/>
          <w:rPrChange w:id="54" w:author="Jeevan Joy Pious" w:date="2025-10-15T10:13:00Z" w16du:dateUtc="2025-10-15T04:43:00Z">
            <w:rPr>
              <w:spacing w:val="-5"/>
            </w:rPr>
          </w:rPrChange>
        </w:rPr>
        <w:t xml:space="preserve"> </w:t>
      </w:r>
      <w:r w:rsidRPr="003F722D">
        <w:rPr>
          <w:highlight w:val="yellow"/>
          <w:rPrChange w:id="55" w:author="Jeevan Joy Pious" w:date="2025-10-15T10:13:00Z" w16du:dateUtc="2025-10-15T04:43:00Z">
            <w:rPr/>
          </w:rPrChange>
        </w:rPr>
        <w:t>one</w:t>
      </w:r>
      <w:r w:rsidRPr="003F722D">
        <w:rPr>
          <w:spacing w:val="-2"/>
          <w:highlight w:val="yellow"/>
          <w:rPrChange w:id="56" w:author="Jeevan Joy Pious" w:date="2025-10-15T10:13:00Z" w16du:dateUtc="2025-10-15T04:43:00Z">
            <w:rPr>
              <w:spacing w:val="-2"/>
            </w:rPr>
          </w:rPrChange>
        </w:rPr>
        <w:t xml:space="preserve"> </w:t>
      </w:r>
      <w:r w:rsidRPr="003F722D">
        <w:rPr>
          <w:highlight w:val="yellow"/>
          <w:rPrChange w:id="57" w:author="Jeevan Joy Pious" w:date="2025-10-15T10:13:00Z" w16du:dateUtc="2025-10-15T04:43:00Z">
            <w:rPr/>
          </w:rPrChange>
        </w:rPr>
        <w:t>Active</w:t>
      </w:r>
      <w:r w:rsidRPr="003F722D">
        <w:rPr>
          <w:spacing w:val="-1"/>
          <w:highlight w:val="yellow"/>
          <w:rPrChange w:id="58" w:author="Jeevan Joy Pious" w:date="2025-10-15T10:13:00Z" w16du:dateUtc="2025-10-15T04:43:00Z">
            <w:rPr>
              <w:spacing w:val="-1"/>
            </w:rPr>
          </w:rPrChange>
        </w:rPr>
        <w:t xml:space="preserve"> </w:t>
      </w:r>
      <w:r w:rsidRPr="003F722D">
        <w:rPr>
          <w:highlight w:val="yellow"/>
          <w:rPrChange w:id="59" w:author="Jeevan Joy Pious" w:date="2025-10-15T10:13:00Z" w16du:dateUtc="2025-10-15T04:43:00Z">
            <w:rPr/>
          </w:rPrChange>
        </w:rPr>
        <w:t>or</w:t>
      </w:r>
      <w:r w:rsidRPr="003F722D">
        <w:rPr>
          <w:spacing w:val="-1"/>
          <w:highlight w:val="yellow"/>
          <w:rPrChange w:id="60" w:author="Jeevan Joy Pious" w:date="2025-10-15T10:13:00Z" w16du:dateUtc="2025-10-15T04:43:00Z">
            <w:rPr>
              <w:spacing w:val="-1"/>
            </w:rPr>
          </w:rPrChange>
        </w:rPr>
        <w:t xml:space="preserve"> </w:t>
      </w:r>
      <w:r w:rsidRPr="003F722D">
        <w:rPr>
          <w:highlight w:val="yellow"/>
          <w:rPrChange w:id="61" w:author="Jeevan Joy Pious" w:date="2025-10-15T10:13:00Z" w16du:dateUtc="2025-10-15T04:43:00Z">
            <w:rPr/>
          </w:rPrChange>
        </w:rPr>
        <w:t>Started</w:t>
      </w:r>
      <w:r w:rsidRPr="003F722D">
        <w:rPr>
          <w:spacing w:val="-4"/>
          <w:highlight w:val="yellow"/>
          <w:rPrChange w:id="62" w:author="Jeevan Joy Pious" w:date="2025-10-15T10:13:00Z" w16du:dateUtc="2025-10-15T04:43:00Z">
            <w:rPr>
              <w:spacing w:val="-4"/>
            </w:rPr>
          </w:rPrChange>
        </w:rPr>
        <w:t xml:space="preserve"> </w:t>
      </w:r>
      <w:r w:rsidRPr="003F722D">
        <w:rPr>
          <w:highlight w:val="yellow"/>
          <w:rPrChange w:id="63" w:author="Jeevan Joy Pious" w:date="2025-10-15T10:13:00Z" w16du:dateUtc="2025-10-15T04:43:00Z">
            <w:rPr/>
          </w:rPrChange>
        </w:rPr>
        <w:t>campaign</w:t>
      </w:r>
      <w:r>
        <w:t>.</w:t>
      </w:r>
    </w:p>
    <w:p w14:paraId="496D6D70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</w:pPr>
      <w:r>
        <w:t>Draft/Submitted</w:t>
      </w:r>
      <w:r>
        <w:rPr>
          <w:spacing w:val="-6"/>
        </w:rPr>
        <w:t xml:space="preserve"> </w:t>
      </w:r>
      <w:r>
        <w:t>campaigns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excluded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ROI</w:t>
      </w:r>
      <w:r>
        <w:rPr>
          <w:spacing w:val="-1"/>
        </w:rPr>
        <w:t xml:space="preserve"> </w:t>
      </w:r>
      <w:r>
        <w:t>reports.</w:t>
      </w:r>
    </w:p>
    <w:p w14:paraId="496D6D71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  <w:spacing w:before="36"/>
      </w:pPr>
      <w:r>
        <w:t>Cancelled</w:t>
      </w:r>
      <w:r>
        <w:rPr>
          <w:spacing w:val="-6"/>
        </w:rPr>
        <w:t xml:space="preserve"> </w:t>
      </w:r>
      <w:r>
        <w:t>campaigns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excluded</w:t>
      </w:r>
      <w:r>
        <w:rPr>
          <w:spacing w:val="-6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ROI</w:t>
      </w:r>
      <w:r>
        <w:rPr>
          <w:spacing w:val="-2"/>
        </w:rPr>
        <w:t xml:space="preserve"> </w:t>
      </w:r>
      <w:r>
        <w:t>calculations.</w:t>
      </w:r>
    </w:p>
    <w:p w14:paraId="496D6D72" w14:textId="77777777" w:rsidR="00121864" w:rsidRDefault="00000000">
      <w:pPr>
        <w:pStyle w:val="ListParagraph"/>
        <w:numPr>
          <w:ilvl w:val="1"/>
          <w:numId w:val="14"/>
        </w:numPr>
        <w:tabs>
          <w:tab w:val="left" w:pos="1059"/>
          <w:tab w:val="left" w:pos="1060"/>
        </w:tabs>
      </w:pPr>
      <w:r>
        <w:t>Completed</w:t>
      </w:r>
      <w:r>
        <w:rPr>
          <w:spacing w:val="-5"/>
        </w:rPr>
        <w:t xml:space="preserve"> </w:t>
      </w:r>
      <w:r>
        <w:t>campaigns</w:t>
      </w:r>
      <w:r>
        <w:rPr>
          <w:spacing w:val="-2"/>
        </w:rPr>
        <w:t xml:space="preserve"> </w:t>
      </w:r>
      <w:r>
        <w:t>included</w:t>
      </w:r>
      <w:r>
        <w:rPr>
          <w:spacing w:val="-4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historical</w:t>
      </w:r>
      <w:r>
        <w:rPr>
          <w:spacing w:val="-4"/>
        </w:rPr>
        <w:t xml:space="preserve"> </w:t>
      </w:r>
      <w:r>
        <w:t>ROI</w:t>
      </w:r>
      <w:r>
        <w:rPr>
          <w:spacing w:val="-1"/>
        </w:rPr>
        <w:t xml:space="preserve"> </w:t>
      </w:r>
      <w:r>
        <w:t>report</w:t>
      </w:r>
    </w:p>
    <w:p w14:paraId="496D6D73" w14:textId="77777777" w:rsidR="00121864" w:rsidRDefault="00121864">
      <w:pPr>
        <w:sectPr w:rsidR="00121864">
          <w:headerReference w:type="even" r:id="rId18"/>
          <w:headerReference w:type="default" r:id="rId19"/>
          <w:footerReference w:type="default" r:id="rId20"/>
          <w:pgSz w:w="11910" w:h="16840"/>
          <w:pgMar w:top="1340" w:right="60" w:bottom="280" w:left="1460" w:header="730" w:footer="0" w:gutter="0"/>
          <w:cols w:space="720"/>
        </w:sectPr>
      </w:pPr>
    </w:p>
    <w:p w14:paraId="496D6D74" w14:textId="77777777" w:rsidR="00121864" w:rsidRDefault="00000000">
      <w:pPr>
        <w:pStyle w:val="BodyText"/>
        <w:rPr>
          <w:sz w:val="20"/>
        </w:rPr>
      </w:pPr>
      <w:r>
        <w:lastRenderedPageBreak/>
        <w:pict w14:anchorId="496D6EF0">
          <v:line id="_x0000_s2056" style="position:absolute;z-index:-16683520;mso-position-horizontal-relative:page;mso-position-vertical-relative:page" from="119.75pt,348.6pt" to="122.5pt,348.6pt" strokecolor="#0101ff" strokeweight=".6pt">
            <w10:wrap anchorx="page" anchory="page"/>
          </v:line>
        </w:pict>
      </w:r>
      <w:r>
        <w:pict w14:anchorId="496D6EF1">
          <v:shape id="_x0000_s2055" style="position:absolute;margin-left:75.6pt;margin-top:336.35pt;width:.1pt;height:67.15pt;z-index:15740416;mso-position-horizontal-relative:page;mso-position-vertical-relative:page" coordorigin="1512,6727" coordsize="0,1343" o:spt="100" adj="0,,0" path="m1512,6727r,574m1512,7301r,769e" filled="f" strokeweight="0">
            <v:stroke joinstyle="round"/>
            <v:formulas/>
            <v:path arrowok="t" o:connecttype="segments"/>
            <w10:wrap anchorx="page" anchory="page"/>
          </v:shape>
        </w:pict>
      </w:r>
    </w:p>
    <w:p w14:paraId="496D6D75" w14:textId="77777777" w:rsidR="00121864" w:rsidRDefault="00121864">
      <w:pPr>
        <w:pStyle w:val="BodyText"/>
        <w:spacing w:before="10"/>
      </w:pPr>
    </w:p>
    <w:p w14:paraId="496D6D76" w14:textId="77777777" w:rsidR="00121864" w:rsidRDefault="00000000">
      <w:pPr>
        <w:pStyle w:val="Heading1"/>
      </w:pPr>
      <w:bookmarkStart w:id="64" w:name="MODULE:_2"/>
      <w:bookmarkEnd w:id="64"/>
      <w:r>
        <w:t>MODULE:</w:t>
      </w:r>
      <w:r>
        <w:rPr>
          <w:spacing w:val="-4"/>
        </w:rPr>
        <w:t xml:space="preserve"> </w:t>
      </w:r>
      <w:r>
        <w:t>2</w:t>
      </w:r>
    </w:p>
    <w:p w14:paraId="496D6D77" w14:textId="77777777" w:rsidR="00121864" w:rsidRDefault="00121864">
      <w:pPr>
        <w:pStyle w:val="BodyText"/>
        <w:spacing w:before="4"/>
        <w:rPr>
          <w:b/>
          <w:sz w:val="36"/>
        </w:rPr>
      </w:pPr>
    </w:p>
    <w:p w14:paraId="496D6D78" w14:textId="77777777" w:rsidR="00121864" w:rsidRDefault="00000000">
      <w:pPr>
        <w:ind w:left="340"/>
        <w:rPr>
          <w:b/>
          <w:sz w:val="26"/>
        </w:rPr>
      </w:pPr>
      <w:bookmarkStart w:id="65" w:name="MODULE_NAME:_LEAD_MANAGEMENT_"/>
      <w:bookmarkEnd w:id="65"/>
      <w:r>
        <w:rPr>
          <w:b/>
          <w:color w:val="4F81BC"/>
          <w:sz w:val="26"/>
        </w:rPr>
        <w:t>MODULE</w:t>
      </w:r>
      <w:r>
        <w:rPr>
          <w:b/>
          <w:color w:val="4F81BC"/>
          <w:spacing w:val="-3"/>
          <w:sz w:val="26"/>
        </w:rPr>
        <w:t xml:space="preserve"> </w:t>
      </w:r>
      <w:r>
        <w:rPr>
          <w:b/>
          <w:color w:val="4F81BC"/>
          <w:sz w:val="26"/>
        </w:rPr>
        <w:t>NAME:</w:t>
      </w:r>
      <w:r>
        <w:rPr>
          <w:b/>
          <w:color w:val="4F81BC"/>
          <w:spacing w:val="-6"/>
          <w:sz w:val="26"/>
        </w:rPr>
        <w:t xml:space="preserve"> </w:t>
      </w:r>
      <w:r>
        <w:rPr>
          <w:b/>
          <w:color w:val="4F81BC"/>
          <w:sz w:val="26"/>
        </w:rPr>
        <w:t>LEAD</w:t>
      </w:r>
      <w:r>
        <w:rPr>
          <w:b/>
          <w:color w:val="4F81BC"/>
          <w:spacing w:val="-1"/>
          <w:sz w:val="26"/>
        </w:rPr>
        <w:t xml:space="preserve"> </w:t>
      </w:r>
      <w:r>
        <w:rPr>
          <w:b/>
          <w:color w:val="4F81BC"/>
          <w:sz w:val="26"/>
        </w:rPr>
        <w:t>MANAGEMENT</w:t>
      </w:r>
    </w:p>
    <w:p w14:paraId="496D6D79" w14:textId="77777777" w:rsidR="00121864" w:rsidRDefault="00121864">
      <w:pPr>
        <w:pStyle w:val="BodyText"/>
        <w:spacing w:before="10"/>
        <w:rPr>
          <w:b/>
          <w:sz w:val="24"/>
        </w:rPr>
      </w:pPr>
    </w:p>
    <w:p w14:paraId="496D6D7A" w14:textId="77777777" w:rsidR="00121864" w:rsidRDefault="00000000">
      <w:pPr>
        <w:pStyle w:val="BodyText"/>
        <w:ind w:left="340" w:right="2827"/>
      </w:pPr>
      <w:r>
        <w:t>Covers creation, qualification, assignment, tracking, and conversion of Leads into</w:t>
      </w:r>
      <w:r>
        <w:rPr>
          <w:spacing w:val="-52"/>
        </w:rPr>
        <w:t xml:space="preserve"> </w:t>
      </w:r>
      <w:r>
        <w:t>Opportunities/Accounts</w:t>
      </w:r>
      <w:r>
        <w:rPr>
          <w:spacing w:val="-6"/>
        </w:rPr>
        <w:t xml:space="preserve"> </w:t>
      </w:r>
      <w:r>
        <w:t>in Salesforce</w:t>
      </w:r>
      <w:r>
        <w:rPr>
          <w:spacing w:val="-2"/>
        </w:rPr>
        <w:t xml:space="preserve"> </w:t>
      </w:r>
      <w:r>
        <w:t>CRM.</w:t>
      </w:r>
    </w:p>
    <w:p w14:paraId="496D6D7B" w14:textId="77777777" w:rsidR="00121864" w:rsidRDefault="00121864">
      <w:pPr>
        <w:pStyle w:val="BodyText"/>
        <w:spacing w:before="3"/>
        <w:rPr>
          <w:sz w:val="31"/>
        </w:rPr>
      </w:pPr>
    </w:p>
    <w:p w14:paraId="496D6D7C" w14:textId="77777777" w:rsidR="00121864" w:rsidRDefault="00000000">
      <w:pPr>
        <w:pStyle w:val="ListParagraph"/>
        <w:numPr>
          <w:ilvl w:val="0"/>
          <w:numId w:val="13"/>
        </w:numPr>
        <w:tabs>
          <w:tab w:val="left" w:pos="609"/>
        </w:tabs>
        <w:spacing w:before="0"/>
      </w:pPr>
      <w:bookmarkStart w:id="66" w:name="1._Fields:_Standard_&amp;_Custom_Fields"/>
      <w:bookmarkEnd w:id="66"/>
      <w:r>
        <w:rPr>
          <w:b/>
          <w:sz w:val="27"/>
        </w:rPr>
        <w:t>Fields</w:t>
      </w:r>
      <w:r>
        <w:rPr>
          <w:b/>
        </w:rPr>
        <w:t>:</w:t>
      </w:r>
      <w:r>
        <w:rPr>
          <w:b/>
          <w:spacing w:val="-3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Custom Fields</w:t>
      </w:r>
    </w:p>
    <w:p w14:paraId="496D6D7D" w14:textId="77777777" w:rsidR="00121864" w:rsidRDefault="00121864">
      <w:pPr>
        <w:pStyle w:val="BodyText"/>
        <w:spacing w:before="1"/>
        <w:rPr>
          <w:sz w:val="11"/>
        </w:r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1353"/>
        <w:gridCol w:w="1445"/>
        <w:gridCol w:w="2864"/>
        <w:gridCol w:w="1999"/>
      </w:tblGrid>
      <w:tr w:rsidR="00121864" w14:paraId="496D6D83" w14:textId="77777777">
        <w:trPr>
          <w:trHeight w:val="551"/>
        </w:trPr>
        <w:tc>
          <w:tcPr>
            <w:tcW w:w="1548" w:type="dxa"/>
            <w:shd w:val="clear" w:color="auto" w:fill="DBE4F0"/>
          </w:tcPr>
          <w:p w14:paraId="496D6D7E" w14:textId="77777777" w:rsidR="00121864" w:rsidRDefault="00000000">
            <w:pPr>
              <w:pStyle w:val="TableParagraph"/>
              <w:spacing w:line="253" w:lineRule="exact"/>
              <w:ind w:left="110" w:right="101"/>
              <w:jc w:val="center"/>
              <w:rPr>
                <w:b/>
              </w:rPr>
            </w:pPr>
            <w:r>
              <w:rPr>
                <w:b/>
              </w:rPr>
              <w:t>Field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Name</w:t>
            </w:r>
          </w:p>
        </w:tc>
        <w:tc>
          <w:tcPr>
            <w:tcW w:w="1353" w:type="dxa"/>
            <w:shd w:val="clear" w:color="auto" w:fill="DBE4F0"/>
          </w:tcPr>
          <w:p w14:paraId="496D6D7F" w14:textId="77777777" w:rsidR="00121864" w:rsidRDefault="00000000">
            <w:pPr>
              <w:pStyle w:val="TableParagraph"/>
              <w:spacing w:line="253" w:lineRule="exact"/>
              <w:ind w:left="285" w:right="278"/>
              <w:jc w:val="center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445" w:type="dxa"/>
            <w:shd w:val="clear" w:color="auto" w:fill="DBE4F0"/>
          </w:tcPr>
          <w:p w14:paraId="496D6D80" w14:textId="77777777" w:rsidR="00121864" w:rsidRDefault="00000000">
            <w:pPr>
              <w:pStyle w:val="TableParagraph"/>
              <w:ind w:left="189" w:right="162" w:firstLine="86"/>
              <w:rPr>
                <w:b/>
              </w:rPr>
            </w:pPr>
            <w:r>
              <w:rPr>
                <w:b/>
              </w:rPr>
              <w:t>Optional/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Mandatory</w:t>
            </w:r>
          </w:p>
        </w:tc>
        <w:tc>
          <w:tcPr>
            <w:tcW w:w="2864" w:type="dxa"/>
            <w:shd w:val="clear" w:color="auto" w:fill="DBE4F0"/>
          </w:tcPr>
          <w:p w14:paraId="496D6D81" w14:textId="77777777" w:rsidR="00121864" w:rsidRDefault="00000000">
            <w:pPr>
              <w:pStyle w:val="TableParagraph"/>
              <w:spacing w:line="253" w:lineRule="exact"/>
              <w:ind w:left="736"/>
              <w:rPr>
                <w:b/>
              </w:rPr>
            </w:pPr>
            <w:r>
              <w:rPr>
                <w:b/>
              </w:rPr>
              <w:t>Picklist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Values</w:t>
            </w:r>
          </w:p>
        </w:tc>
        <w:tc>
          <w:tcPr>
            <w:tcW w:w="1999" w:type="dxa"/>
            <w:shd w:val="clear" w:color="auto" w:fill="DBE4F0"/>
          </w:tcPr>
          <w:p w14:paraId="496D6D82" w14:textId="77777777" w:rsidR="00121864" w:rsidRDefault="00000000">
            <w:pPr>
              <w:pStyle w:val="TableParagraph"/>
              <w:spacing w:line="253" w:lineRule="exact"/>
              <w:ind w:left="491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121864" w14:paraId="496D6D8A" w14:textId="77777777">
        <w:trPr>
          <w:trHeight w:val="759"/>
        </w:trPr>
        <w:tc>
          <w:tcPr>
            <w:tcW w:w="1548" w:type="dxa"/>
          </w:tcPr>
          <w:p w14:paraId="496D6D84" w14:textId="77777777" w:rsidR="00121864" w:rsidRDefault="00000000">
            <w:pPr>
              <w:pStyle w:val="TableParagraph"/>
              <w:spacing w:line="252" w:lineRule="exact"/>
              <w:ind w:left="110" w:right="102"/>
              <w:jc w:val="center"/>
            </w:pPr>
            <w:r>
              <w:t>Lead</w:t>
            </w:r>
            <w:r>
              <w:rPr>
                <w:spacing w:val="-3"/>
              </w:rPr>
              <w:t xml:space="preserve"> </w:t>
            </w:r>
            <w:r>
              <w:t>ID</w:t>
            </w:r>
          </w:p>
        </w:tc>
        <w:tc>
          <w:tcPr>
            <w:tcW w:w="1353" w:type="dxa"/>
          </w:tcPr>
          <w:p w14:paraId="496D6D85" w14:textId="77777777" w:rsidR="00121864" w:rsidRDefault="00000000">
            <w:pPr>
              <w:pStyle w:val="TableParagraph"/>
              <w:ind w:left="316" w:right="292" w:firstLine="139"/>
            </w:pPr>
            <w:r>
              <w:t>Auto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Number</w:t>
            </w:r>
          </w:p>
        </w:tc>
        <w:tc>
          <w:tcPr>
            <w:tcW w:w="1445" w:type="dxa"/>
          </w:tcPr>
          <w:p w14:paraId="496D6D86" w14:textId="77777777" w:rsidR="00121864" w:rsidRDefault="00000000">
            <w:pPr>
              <w:pStyle w:val="TableParagraph"/>
              <w:spacing w:line="252" w:lineRule="exact"/>
              <w:ind w:left="221" w:right="208"/>
              <w:jc w:val="center"/>
            </w:pPr>
            <w:r>
              <w:t>Mandatory</w:t>
            </w:r>
          </w:p>
        </w:tc>
        <w:tc>
          <w:tcPr>
            <w:tcW w:w="2864" w:type="dxa"/>
          </w:tcPr>
          <w:p w14:paraId="496D6D87" w14:textId="77777777" w:rsidR="00121864" w:rsidRDefault="00121864">
            <w:pPr>
              <w:pStyle w:val="TableParagraph"/>
              <w:ind w:left="0"/>
            </w:pPr>
          </w:p>
        </w:tc>
        <w:tc>
          <w:tcPr>
            <w:tcW w:w="1999" w:type="dxa"/>
          </w:tcPr>
          <w:p w14:paraId="496D6D88" w14:textId="77777777" w:rsidR="00121864" w:rsidRDefault="00000000">
            <w:pPr>
              <w:pStyle w:val="TableParagraph"/>
              <w:ind w:left="108" w:right="98"/>
              <w:jc w:val="center"/>
            </w:pPr>
            <w:r>
              <w:t>System generated</w:t>
            </w:r>
            <w:r>
              <w:rPr>
                <w:spacing w:val="1"/>
              </w:rPr>
              <w:t xml:space="preserve"> </w:t>
            </w:r>
            <w:r>
              <w:t>unique</w:t>
            </w:r>
            <w:r>
              <w:rPr>
                <w:spacing w:val="-5"/>
              </w:rPr>
              <w:t xml:space="preserve"> </w:t>
            </w:r>
            <w:r>
              <w:t>identifier</w:t>
            </w:r>
            <w:r>
              <w:rPr>
                <w:spacing w:val="-4"/>
              </w:rPr>
              <w:t xml:space="preserve"> </w:t>
            </w:r>
            <w:r>
              <w:t>for</w:t>
            </w:r>
          </w:p>
          <w:p w14:paraId="496D6D89" w14:textId="77777777" w:rsidR="00121864" w:rsidRDefault="00000000">
            <w:pPr>
              <w:pStyle w:val="TableParagraph"/>
              <w:spacing w:line="233" w:lineRule="exact"/>
              <w:ind w:right="98"/>
              <w:jc w:val="center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lead.</w:t>
            </w:r>
          </w:p>
        </w:tc>
      </w:tr>
      <w:tr w:rsidR="00121864" w14:paraId="496D6D90" w14:textId="77777777">
        <w:trPr>
          <w:trHeight w:val="758"/>
        </w:trPr>
        <w:tc>
          <w:tcPr>
            <w:tcW w:w="1548" w:type="dxa"/>
          </w:tcPr>
          <w:p w14:paraId="496D6D8B" w14:textId="39C13400" w:rsidR="00121864" w:rsidRDefault="00000000">
            <w:pPr>
              <w:pStyle w:val="TableParagraph"/>
              <w:spacing w:line="252" w:lineRule="exact"/>
              <w:ind w:left="110" w:right="102"/>
              <w:jc w:val="center"/>
            </w:pPr>
            <w:r>
              <w:rPr>
                <w:spacing w:val="-1"/>
              </w:rPr>
              <w:t>Company/</w:t>
            </w:r>
            <w:r>
              <w:rPr>
                <w:spacing w:val="-52"/>
              </w:rPr>
              <w:t xml:space="preserve"> </w:t>
            </w:r>
            <w:r>
              <w:t>Institution</w:t>
            </w:r>
            <w:r>
              <w:rPr>
                <w:spacing w:val="-52"/>
              </w:rPr>
              <w:t xml:space="preserve"> </w:t>
            </w:r>
            <w:r>
              <w:t>Name</w:t>
            </w:r>
          </w:p>
        </w:tc>
        <w:tc>
          <w:tcPr>
            <w:tcW w:w="1353" w:type="dxa"/>
          </w:tcPr>
          <w:p w14:paraId="496D6D8C" w14:textId="77777777" w:rsidR="00121864" w:rsidRDefault="00000000">
            <w:pPr>
              <w:pStyle w:val="TableParagraph"/>
              <w:ind w:left="288" w:right="277"/>
              <w:jc w:val="center"/>
            </w:pPr>
            <w:r>
              <w:t>Text</w:t>
            </w:r>
          </w:p>
        </w:tc>
        <w:tc>
          <w:tcPr>
            <w:tcW w:w="1445" w:type="dxa"/>
          </w:tcPr>
          <w:p w14:paraId="496D6D8D" w14:textId="77777777" w:rsidR="00121864" w:rsidRDefault="00000000">
            <w:pPr>
              <w:pStyle w:val="TableParagraph"/>
              <w:ind w:left="221" w:right="208"/>
              <w:jc w:val="center"/>
            </w:pPr>
            <w:r>
              <w:t>Mandatory</w:t>
            </w:r>
          </w:p>
        </w:tc>
        <w:tc>
          <w:tcPr>
            <w:tcW w:w="2864" w:type="dxa"/>
          </w:tcPr>
          <w:p w14:paraId="496D6D8E" w14:textId="77777777" w:rsidR="00121864" w:rsidRDefault="00121864">
            <w:pPr>
              <w:pStyle w:val="TableParagraph"/>
              <w:ind w:left="0"/>
            </w:pPr>
          </w:p>
        </w:tc>
        <w:tc>
          <w:tcPr>
            <w:tcW w:w="1999" w:type="dxa"/>
          </w:tcPr>
          <w:p w14:paraId="496D6D8F" w14:textId="771F63F5" w:rsidR="00121864" w:rsidRDefault="00000000">
            <w:pPr>
              <w:pStyle w:val="TableParagraph"/>
              <w:ind w:left="546" w:right="427" w:hanging="92"/>
            </w:pPr>
            <w:r>
              <w:t>Name of the</w:t>
            </w:r>
            <w:r>
              <w:rPr>
                <w:spacing w:val="-52"/>
              </w:rPr>
              <w:t xml:space="preserve"> </w:t>
            </w:r>
            <w:r>
              <w:t>Institution</w:t>
            </w:r>
            <w:ins w:id="67" w:author="Jeevan Joy Pious" w:date="2025-10-15T10:27:00Z" w16du:dateUtc="2025-10-15T04:57:00Z">
              <w:r w:rsidR="00572DD2">
                <w:t xml:space="preserve"> (if it is existing customer</w:t>
              </w:r>
              <w:r w:rsidR="00AA7BDA">
                <w:t>/ lead</w:t>
              </w:r>
              <w:r w:rsidR="00572DD2">
                <w:t>, it should pop up)</w:t>
              </w:r>
            </w:ins>
          </w:p>
        </w:tc>
      </w:tr>
      <w:tr w:rsidR="00121864" w14:paraId="496D6D96" w14:textId="77777777">
        <w:trPr>
          <w:trHeight w:val="564"/>
        </w:trPr>
        <w:tc>
          <w:tcPr>
            <w:tcW w:w="1548" w:type="dxa"/>
          </w:tcPr>
          <w:p w14:paraId="496D6D91" w14:textId="77777777" w:rsidR="00121864" w:rsidRDefault="00000000">
            <w:pPr>
              <w:pStyle w:val="TableParagraph"/>
              <w:spacing w:line="253" w:lineRule="exact"/>
              <w:ind w:left="110" w:right="101"/>
              <w:jc w:val="center"/>
            </w:pPr>
            <w:r>
              <w:t>Lead</w:t>
            </w:r>
            <w:r>
              <w:rPr>
                <w:spacing w:val="-4"/>
              </w:rPr>
              <w:t xml:space="preserve"> </w:t>
            </w:r>
            <w:r>
              <w:t>Name</w:t>
            </w:r>
          </w:p>
        </w:tc>
        <w:tc>
          <w:tcPr>
            <w:tcW w:w="1353" w:type="dxa"/>
          </w:tcPr>
          <w:p w14:paraId="496D6D92" w14:textId="77777777" w:rsidR="00121864" w:rsidRDefault="00000000">
            <w:pPr>
              <w:pStyle w:val="TableParagraph"/>
              <w:spacing w:line="253" w:lineRule="exact"/>
              <w:ind w:left="288" w:right="277"/>
              <w:jc w:val="center"/>
            </w:pPr>
            <w:r>
              <w:t>Text</w:t>
            </w:r>
          </w:p>
        </w:tc>
        <w:tc>
          <w:tcPr>
            <w:tcW w:w="1445" w:type="dxa"/>
          </w:tcPr>
          <w:p w14:paraId="496D6D93" w14:textId="77777777" w:rsidR="00121864" w:rsidRDefault="00000000">
            <w:pPr>
              <w:pStyle w:val="TableParagraph"/>
              <w:spacing w:line="253" w:lineRule="exact"/>
              <w:ind w:left="221" w:right="208"/>
              <w:jc w:val="center"/>
            </w:pPr>
            <w:r>
              <w:t>Mandatory</w:t>
            </w:r>
          </w:p>
        </w:tc>
        <w:tc>
          <w:tcPr>
            <w:tcW w:w="2864" w:type="dxa"/>
          </w:tcPr>
          <w:p w14:paraId="496D6D94" w14:textId="77777777" w:rsidR="00121864" w:rsidRDefault="00121864">
            <w:pPr>
              <w:pStyle w:val="TableParagraph"/>
              <w:ind w:left="0"/>
            </w:pPr>
          </w:p>
        </w:tc>
        <w:tc>
          <w:tcPr>
            <w:tcW w:w="1999" w:type="dxa"/>
          </w:tcPr>
          <w:p w14:paraId="496D6D95" w14:textId="77777777" w:rsidR="00121864" w:rsidRDefault="00000000">
            <w:pPr>
              <w:pStyle w:val="TableParagraph"/>
              <w:ind w:left="330" w:right="180" w:hanging="123"/>
            </w:pPr>
            <w:r>
              <w:t>Name of the Lead</w:t>
            </w:r>
            <w:r>
              <w:rPr>
                <w:spacing w:val="-52"/>
              </w:rPr>
              <w:t xml:space="preserve"> </w:t>
            </w:r>
            <w:r>
              <w:t>Contact</w:t>
            </w:r>
            <w:r>
              <w:rPr>
                <w:spacing w:val="-4"/>
              </w:rPr>
              <w:t xml:space="preserve"> </w:t>
            </w:r>
            <w:r>
              <w:t>Person</w:t>
            </w:r>
          </w:p>
        </w:tc>
      </w:tr>
      <w:tr w:rsidR="00121864" w14:paraId="496D6D9E" w14:textId="77777777">
        <w:trPr>
          <w:trHeight w:val="758"/>
        </w:trPr>
        <w:tc>
          <w:tcPr>
            <w:tcW w:w="1548" w:type="dxa"/>
          </w:tcPr>
          <w:p w14:paraId="496D6D97" w14:textId="77777777" w:rsidR="00121864" w:rsidRDefault="00000000">
            <w:pPr>
              <w:pStyle w:val="TableParagraph"/>
              <w:ind w:left="431" w:right="390" w:hanging="12"/>
            </w:pPr>
            <w:r>
              <w:t>Primary</w:t>
            </w:r>
            <w:r>
              <w:rPr>
                <w:spacing w:val="-53"/>
              </w:rPr>
              <w:t xml:space="preserve"> </w:t>
            </w:r>
            <w:r>
              <w:t>Contact</w:t>
            </w:r>
          </w:p>
          <w:p w14:paraId="496D6D98" w14:textId="77777777" w:rsidR="00121864" w:rsidRDefault="00000000">
            <w:pPr>
              <w:pStyle w:val="TableParagraph"/>
              <w:spacing w:line="233" w:lineRule="exact"/>
              <w:ind w:left="412"/>
            </w:pPr>
            <w:r>
              <w:t>Number</w:t>
            </w:r>
          </w:p>
        </w:tc>
        <w:tc>
          <w:tcPr>
            <w:tcW w:w="1353" w:type="dxa"/>
          </w:tcPr>
          <w:p w14:paraId="496D6D99" w14:textId="77777777" w:rsidR="00121864" w:rsidRDefault="00000000">
            <w:pPr>
              <w:pStyle w:val="TableParagraph"/>
              <w:ind w:left="316" w:right="285" w:firstLine="40"/>
            </w:pPr>
            <w:r>
              <w:t>Mobile</w:t>
            </w:r>
            <w:r>
              <w:rPr>
                <w:spacing w:val="-52"/>
              </w:rPr>
              <w:t xml:space="preserve"> </w:t>
            </w:r>
            <w:r>
              <w:t>&amp;Phone</w:t>
            </w:r>
          </w:p>
        </w:tc>
        <w:tc>
          <w:tcPr>
            <w:tcW w:w="1445" w:type="dxa"/>
          </w:tcPr>
          <w:p w14:paraId="496D6D9A" w14:textId="77777777" w:rsidR="00121864" w:rsidRDefault="00000000">
            <w:pPr>
              <w:pStyle w:val="TableParagraph"/>
              <w:spacing w:line="252" w:lineRule="exact"/>
              <w:ind w:left="221" w:right="208"/>
              <w:jc w:val="center"/>
            </w:pPr>
            <w:r>
              <w:t>Mandatory</w:t>
            </w:r>
          </w:p>
        </w:tc>
        <w:tc>
          <w:tcPr>
            <w:tcW w:w="2864" w:type="dxa"/>
          </w:tcPr>
          <w:p w14:paraId="496D6D9B" w14:textId="77777777" w:rsidR="00121864" w:rsidRDefault="00121864">
            <w:pPr>
              <w:pStyle w:val="TableParagraph"/>
              <w:ind w:left="0"/>
            </w:pPr>
          </w:p>
        </w:tc>
        <w:tc>
          <w:tcPr>
            <w:tcW w:w="1999" w:type="dxa"/>
          </w:tcPr>
          <w:p w14:paraId="496D6D9C" w14:textId="77777777" w:rsidR="00121864" w:rsidRDefault="00000000">
            <w:pPr>
              <w:pStyle w:val="TableParagraph"/>
              <w:ind w:left="109" w:right="97"/>
              <w:jc w:val="center"/>
            </w:pPr>
            <w:r>
              <w:t>Primary contact</w:t>
            </w:r>
            <w:r>
              <w:rPr>
                <w:spacing w:val="-52"/>
              </w:rPr>
              <w:t xml:space="preserve"> </w:t>
            </w:r>
            <w:r>
              <w:t>number for</w:t>
            </w:r>
            <w:r>
              <w:rPr>
                <w:spacing w:val="-3"/>
              </w:rPr>
              <w:t xml:space="preserve"> </w:t>
            </w:r>
            <w:r>
              <w:t>the</w:t>
            </w:r>
          </w:p>
          <w:p w14:paraId="496D6D9D" w14:textId="77777777" w:rsidR="00121864" w:rsidRDefault="00000000">
            <w:pPr>
              <w:pStyle w:val="TableParagraph"/>
              <w:spacing w:line="233" w:lineRule="exact"/>
              <w:ind w:left="109" w:right="98"/>
              <w:jc w:val="center"/>
            </w:pPr>
            <w:r>
              <w:t>lead.</w:t>
            </w:r>
          </w:p>
        </w:tc>
      </w:tr>
      <w:tr w:rsidR="00121864" w14:paraId="496D6DA4" w14:textId="77777777">
        <w:trPr>
          <w:trHeight w:val="758"/>
        </w:trPr>
        <w:tc>
          <w:tcPr>
            <w:tcW w:w="1548" w:type="dxa"/>
          </w:tcPr>
          <w:p w14:paraId="496D6D9F" w14:textId="77777777" w:rsidR="00121864" w:rsidRDefault="00000000">
            <w:pPr>
              <w:pStyle w:val="TableParagraph"/>
              <w:spacing w:line="252" w:lineRule="exact"/>
              <w:ind w:left="412" w:right="281" w:hanging="104"/>
            </w:pPr>
            <w:r>
              <w:t>Secondary</w:t>
            </w:r>
            <w:r>
              <w:rPr>
                <w:spacing w:val="-52"/>
              </w:rPr>
              <w:t xml:space="preserve"> </w:t>
            </w:r>
            <w:r>
              <w:t>Contact</w:t>
            </w:r>
            <w:r>
              <w:rPr>
                <w:spacing w:val="1"/>
              </w:rPr>
              <w:t xml:space="preserve"> </w:t>
            </w:r>
            <w:r>
              <w:t>Number</w:t>
            </w:r>
          </w:p>
        </w:tc>
        <w:tc>
          <w:tcPr>
            <w:tcW w:w="1353" w:type="dxa"/>
          </w:tcPr>
          <w:p w14:paraId="496D6DA0" w14:textId="77777777" w:rsidR="00121864" w:rsidRDefault="00000000">
            <w:pPr>
              <w:pStyle w:val="TableParagraph"/>
              <w:ind w:left="400" w:right="217" w:hanging="156"/>
            </w:pPr>
            <w:r>
              <w:t>Mobile &amp;</w:t>
            </w:r>
            <w:r>
              <w:rPr>
                <w:spacing w:val="-52"/>
              </w:rPr>
              <w:t xml:space="preserve"> </w:t>
            </w:r>
            <w:r>
              <w:t>Phone</w:t>
            </w:r>
          </w:p>
        </w:tc>
        <w:tc>
          <w:tcPr>
            <w:tcW w:w="1445" w:type="dxa"/>
          </w:tcPr>
          <w:p w14:paraId="496D6DA1" w14:textId="77777777" w:rsidR="00121864" w:rsidRDefault="00000000">
            <w:pPr>
              <w:pStyle w:val="TableParagraph"/>
              <w:ind w:left="217" w:right="208"/>
              <w:jc w:val="center"/>
            </w:pPr>
            <w:r>
              <w:t>Optional</w:t>
            </w:r>
          </w:p>
        </w:tc>
        <w:tc>
          <w:tcPr>
            <w:tcW w:w="2864" w:type="dxa"/>
          </w:tcPr>
          <w:p w14:paraId="496D6DA2" w14:textId="77777777" w:rsidR="00121864" w:rsidRDefault="00121864">
            <w:pPr>
              <w:pStyle w:val="TableParagraph"/>
              <w:ind w:left="0"/>
            </w:pPr>
          </w:p>
        </w:tc>
        <w:tc>
          <w:tcPr>
            <w:tcW w:w="1999" w:type="dxa"/>
          </w:tcPr>
          <w:p w14:paraId="496D6DA3" w14:textId="77777777" w:rsidR="00121864" w:rsidRDefault="00000000">
            <w:pPr>
              <w:pStyle w:val="TableParagraph"/>
              <w:spacing w:line="252" w:lineRule="exact"/>
              <w:ind w:left="188" w:right="176"/>
              <w:jc w:val="center"/>
            </w:pPr>
            <w:r>
              <w:t>Secondary contact</w:t>
            </w:r>
            <w:r>
              <w:rPr>
                <w:spacing w:val="-52"/>
              </w:rPr>
              <w:t xml:space="preserve"> </w:t>
            </w:r>
            <w:r>
              <w:t>number for the</w:t>
            </w:r>
            <w:r>
              <w:rPr>
                <w:spacing w:val="1"/>
              </w:rPr>
              <w:t xml:space="preserve"> </w:t>
            </w:r>
            <w:r>
              <w:t>lead.</w:t>
            </w:r>
          </w:p>
        </w:tc>
      </w:tr>
      <w:tr w:rsidR="00121864" w14:paraId="496D6DAA" w14:textId="77777777">
        <w:trPr>
          <w:trHeight w:val="506"/>
        </w:trPr>
        <w:tc>
          <w:tcPr>
            <w:tcW w:w="1548" w:type="dxa"/>
          </w:tcPr>
          <w:p w14:paraId="496D6DA5" w14:textId="77777777" w:rsidR="00121864" w:rsidRDefault="00000000">
            <w:pPr>
              <w:pStyle w:val="TableParagraph"/>
              <w:spacing w:line="253" w:lineRule="exact"/>
              <w:ind w:left="110" w:right="102"/>
              <w:jc w:val="center"/>
            </w:pPr>
            <w:r>
              <w:t>Primary</w:t>
            </w:r>
            <w:r>
              <w:rPr>
                <w:spacing w:val="-5"/>
              </w:rPr>
              <w:t xml:space="preserve"> </w:t>
            </w:r>
            <w:r>
              <w:t>Email</w:t>
            </w:r>
          </w:p>
        </w:tc>
        <w:tc>
          <w:tcPr>
            <w:tcW w:w="1353" w:type="dxa"/>
          </w:tcPr>
          <w:p w14:paraId="496D6DA6" w14:textId="77777777" w:rsidR="00121864" w:rsidRDefault="00000000">
            <w:pPr>
              <w:pStyle w:val="TableParagraph"/>
              <w:spacing w:line="253" w:lineRule="exact"/>
              <w:ind w:left="287" w:right="278"/>
              <w:jc w:val="center"/>
            </w:pPr>
            <w:r>
              <w:t>Email</w:t>
            </w:r>
          </w:p>
        </w:tc>
        <w:tc>
          <w:tcPr>
            <w:tcW w:w="1445" w:type="dxa"/>
          </w:tcPr>
          <w:p w14:paraId="496D6DA7" w14:textId="77777777" w:rsidR="00121864" w:rsidRDefault="00000000">
            <w:pPr>
              <w:pStyle w:val="TableParagraph"/>
              <w:spacing w:line="253" w:lineRule="exact"/>
              <w:ind w:left="221" w:right="208"/>
              <w:jc w:val="center"/>
            </w:pPr>
            <w:r>
              <w:t>Mandatory</w:t>
            </w:r>
          </w:p>
        </w:tc>
        <w:tc>
          <w:tcPr>
            <w:tcW w:w="2864" w:type="dxa"/>
          </w:tcPr>
          <w:p w14:paraId="496D6DA8" w14:textId="77777777" w:rsidR="00121864" w:rsidRDefault="00121864">
            <w:pPr>
              <w:pStyle w:val="TableParagraph"/>
              <w:ind w:left="0"/>
            </w:pPr>
          </w:p>
        </w:tc>
        <w:tc>
          <w:tcPr>
            <w:tcW w:w="1999" w:type="dxa"/>
          </w:tcPr>
          <w:p w14:paraId="496D6DA9" w14:textId="77777777" w:rsidR="00121864" w:rsidRDefault="00000000">
            <w:pPr>
              <w:pStyle w:val="TableParagraph"/>
              <w:spacing w:line="252" w:lineRule="exact"/>
              <w:ind w:left="150" w:right="129" w:firstLine="223"/>
            </w:pPr>
            <w:r>
              <w:t>Primary email</w:t>
            </w:r>
            <w:r>
              <w:rPr>
                <w:spacing w:val="1"/>
              </w:rPr>
              <w:t xml:space="preserve"> </w:t>
            </w:r>
            <w:r>
              <w:t>address</w:t>
            </w:r>
            <w:r>
              <w:rPr>
                <w:spacing w:val="-3"/>
              </w:rPr>
              <w:t xml:space="preserve"> </w:t>
            </w:r>
            <w:r>
              <w:t>of the</w:t>
            </w:r>
            <w:r>
              <w:rPr>
                <w:spacing w:val="-6"/>
              </w:rPr>
              <w:t xml:space="preserve"> </w:t>
            </w:r>
            <w:r>
              <w:t>lead.</w:t>
            </w:r>
          </w:p>
        </w:tc>
      </w:tr>
      <w:tr w:rsidR="00121864" w14:paraId="496D6DB0" w14:textId="77777777">
        <w:trPr>
          <w:trHeight w:val="506"/>
        </w:trPr>
        <w:tc>
          <w:tcPr>
            <w:tcW w:w="1548" w:type="dxa"/>
          </w:tcPr>
          <w:p w14:paraId="496D6DAB" w14:textId="77777777" w:rsidR="00121864" w:rsidRDefault="00000000">
            <w:pPr>
              <w:pStyle w:val="TableParagraph"/>
              <w:spacing w:line="252" w:lineRule="exact"/>
              <w:ind w:left="510" w:right="281" w:hanging="202"/>
            </w:pPr>
            <w:r>
              <w:t>Secondary</w:t>
            </w:r>
            <w:r>
              <w:rPr>
                <w:spacing w:val="-52"/>
              </w:rPr>
              <w:t xml:space="preserve"> </w:t>
            </w:r>
            <w:r>
              <w:t>Email</w:t>
            </w:r>
          </w:p>
        </w:tc>
        <w:tc>
          <w:tcPr>
            <w:tcW w:w="1353" w:type="dxa"/>
          </w:tcPr>
          <w:p w14:paraId="496D6DAC" w14:textId="77777777" w:rsidR="00121864" w:rsidRDefault="00000000">
            <w:pPr>
              <w:pStyle w:val="TableParagraph"/>
              <w:spacing w:line="253" w:lineRule="exact"/>
              <w:ind w:left="287" w:right="278"/>
              <w:jc w:val="center"/>
            </w:pPr>
            <w:r>
              <w:t>Email</w:t>
            </w:r>
          </w:p>
        </w:tc>
        <w:tc>
          <w:tcPr>
            <w:tcW w:w="1445" w:type="dxa"/>
          </w:tcPr>
          <w:p w14:paraId="496D6DAD" w14:textId="77777777" w:rsidR="00121864" w:rsidRDefault="00000000">
            <w:pPr>
              <w:pStyle w:val="TableParagraph"/>
              <w:spacing w:line="253" w:lineRule="exact"/>
              <w:ind w:left="217" w:right="208"/>
              <w:jc w:val="center"/>
            </w:pPr>
            <w:r>
              <w:t>Optional</w:t>
            </w:r>
          </w:p>
        </w:tc>
        <w:tc>
          <w:tcPr>
            <w:tcW w:w="2864" w:type="dxa"/>
          </w:tcPr>
          <w:p w14:paraId="496D6DAE" w14:textId="77777777" w:rsidR="00121864" w:rsidRDefault="00121864">
            <w:pPr>
              <w:pStyle w:val="TableParagraph"/>
              <w:ind w:left="0"/>
            </w:pPr>
          </w:p>
        </w:tc>
        <w:tc>
          <w:tcPr>
            <w:tcW w:w="1999" w:type="dxa"/>
          </w:tcPr>
          <w:p w14:paraId="496D6DAF" w14:textId="77777777" w:rsidR="00121864" w:rsidRDefault="00000000">
            <w:pPr>
              <w:pStyle w:val="TableParagraph"/>
              <w:spacing w:line="252" w:lineRule="exact"/>
              <w:ind w:left="150" w:right="129" w:firstLine="112"/>
            </w:pPr>
            <w:r>
              <w:t>Secondary email</w:t>
            </w:r>
            <w:r>
              <w:rPr>
                <w:spacing w:val="1"/>
              </w:rPr>
              <w:t xml:space="preserve"> </w:t>
            </w:r>
            <w:r>
              <w:t>address</w:t>
            </w:r>
            <w:r>
              <w:rPr>
                <w:spacing w:val="-3"/>
              </w:rPr>
              <w:t xml:space="preserve"> </w:t>
            </w:r>
            <w:r>
              <w:t>of the</w:t>
            </w:r>
            <w:r>
              <w:rPr>
                <w:spacing w:val="-6"/>
              </w:rPr>
              <w:t xml:space="preserve"> </w:t>
            </w:r>
            <w:r>
              <w:t>lead.</w:t>
            </w:r>
          </w:p>
        </w:tc>
      </w:tr>
      <w:tr w:rsidR="00121864" w14:paraId="496D6DB6" w14:textId="77777777">
        <w:trPr>
          <w:trHeight w:val="506"/>
        </w:trPr>
        <w:tc>
          <w:tcPr>
            <w:tcW w:w="1548" w:type="dxa"/>
          </w:tcPr>
          <w:p w14:paraId="496D6DB1" w14:textId="77777777" w:rsidR="00121864" w:rsidRDefault="00000000">
            <w:pPr>
              <w:pStyle w:val="TableParagraph"/>
              <w:spacing w:line="252" w:lineRule="exact"/>
              <w:ind w:left="491" w:right="79" w:hanging="384"/>
            </w:pPr>
            <w:r>
              <w:t>Website/</w:t>
            </w:r>
            <w:proofErr w:type="gramStart"/>
            <w:r>
              <w:t>Social</w:t>
            </w:r>
            <w:r>
              <w:rPr>
                <w:spacing w:val="-52"/>
              </w:rPr>
              <w:t xml:space="preserve"> </w:t>
            </w:r>
            <w:r>
              <w:t>Media</w:t>
            </w:r>
            <w:proofErr w:type="gramEnd"/>
          </w:p>
        </w:tc>
        <w:tc>
          <w:tcPr>
            <w:tcW w:w="1353" w:type="dxa"/>
          </w:tcPr>
          <w:p w14:paraId="496D6DB2" w14:textId="77777777" w:rsidR="00121864" w:rsidRDefault="00000000">
            <w:pPr>
              <w:pStyle w:val="TableParagraph"/>
              <w:spacing w:line="253" w:lineRule="exact"/>
              <w:ind w:left="286" w:right="278"/>
              <w:jc w:val="center"/>
            </w:pPr>
            <w:r>
              <w:t>URL</w:t>
            </w:r>
          </w:p>
        </w:tc>
        <w:tc>
          <w:tcPr>
            <w:tcW w:w="1445" w:type="dxa"/>
          </w:tcPr>
          <w:p w14:paraId="496D6DB3" w14:textId="77777777" w:rsidR="00121864" w:rsidRDefault="00000000">
            <w:pPr>
              <w:pStyle w:val="TableParagraph"/>
              <w:spacing w:line="253" w:lineRule="exact"/>
              <w:ind w:left="217" w:right="208"/>
              <w:jc w:val="center"/>
            </w:pPr>
            <w:r>
              <w:t>Optional</w:t>
            </w:r>
          </w:p>
        </w:tc>
        <w:tc>
          <w:tcPr>
            <w:tcW w:w="2864" w:type="dxa"/>
          </w:tcPr>
          <w:p w14:paraId="496D6DB4" w14:textId="77777777" w:rsidR="00121864" w:rsidRDefault="00121864">
            <w:pPr>
              <w:pStyle w:val="TableParagraph"/>
              <w:ind w:left="0"/>
            </w:pPr>
          </w:p>
        </w:tc>
        <w:tc>
          <w:tcPr>
            <w:tcW w:w="1999" w:type="dxa"/>
          </w:tcPr>
          <w:p w14:paraId="496D6DB5" w14:textId="77777777" w:rsidR="00121864" w:rsidRDefault="00000000">
            <w:pPr>
              <w:pStyle w:val="TableParagraph"/>
              <w:spacing w:line="253" w:lineRule="exact"/>
            </w:pPr>
            <w:r>
              <w:t>Website</w:t>
            </w:r>
            <w:r>
              <w:rPr>
                <w:spacing w:val="-4"/>
              </w:rPr>
              <w:t xml:space="preserve"> </w:t>
            </w:r>
            <w:r>
              <w:t>URL</w:t>
            </w:r>
          </w:p>
        </w:tc>
      </w:tr>
      <w:tr w:rsidR="00121864" w14:paraId="496D6DBC" w14:textId="77777777">
        <w:trPr>
          <w:trHeight w:val="1115"/>
        </w:trPr>
        <w:tc>
          <w:tcPr>
            <w:tcW w:w="1548" w:type="dxa"/>
          </w:tcPr>
          <w:p w14:paraId="496D6DB7" w14:textId="77777777" w:rsidR="00121864" w:rsidRDefault="00000000">
            <w:pPr>
              <w:pStyle w:val="TableParagraph"/>
              <w:spacing w:line="253" w:lineRule="exact"/>
              <w:ind w:left="110" w:right="101"/>
              <w:jc w:val="center"/>
            </w:pPr>
            <w:r>
              <w:t>Lead</w:t>
            </w:r>
            <w:r>
              <w:rPr>
                <w:spacing w:val="-4"/>
              </w:rPr>
              <w:t xml:space="preserve"> </w:t>
            </w:r>
            <w:r>
              <w:t>Source</w:t>
            </w:r>
          </w:p>
        </w:tc>
        <w:tc>
          <w:tcPr>
            <w:tcW w:w="1353" w:type="dxa"/>
          </w:tcPr>
          <w:p w14:paraId="496D6DB8" w14:textId="77777777" w:rsidR="00121864" w:rsidRDefault="00000000">
            <w:pPr>
              <w:pStyle w:val="TableParagraph"/>
              <w:spacing w:line="253" w:lineRule="exact"/>
              <w:ind w:left="287" w:right="278"/>
              <w:jc w:val="center"/>
            </w:pPr>
            <w:r>
              <w:t>Picklist</w:t>
            </w:r>
          </w:p>
        </w:tc>
        <w:tc>
          <w:tcPr>
            <w:tcW w:w="1445" w:type="dxa"/>
          </w:tcPr>
          <w:p w14:paraId="496D6DB9" w14:textId="77777777" w:rsidR="00121864" w:rsidRDefault="00000000">
            <w:pPr>
              <w:pStyle w:val="TableParagraph"/>
              <w:spacing w:line="253" w:lineRule="exact"/>
              <w:ind w:left="221" w:right="208"/>
              <w:jc w:val="center"/>
            </w:pPr>
            <w:r>
              <w:t>Mandatory</w:t>
            </w:r>
          </w:p>
        </w:tc>
        <w:tc>
          <w:tcPr>
            <w:tcW w:w="2864" w:type="dxa"/>
          </w:tcPr>
          <w:p w14:paraId="496D6DBA" w14:textId="0175C135" w:rsidR="00121864" w:rsidRDefault="00000000">
            <w:pPr>
              <w:pStyle w:val="TableParagraph"/>
              <w:ind w:left="143" w:right="132"/>
              <w:jc w:val="center"/>
            </w:pPr>
            <w:r>
              <w:t>Digital,</w:t>
            </w:r>
            <w:r>
              <w:rPr>
                <w:spacing w:val="-6"/>
              </w:rPr>
              <w:t xml:space="preserve"> </w:t>
            </w:r>
            <w:r>
              <w:t>Manual</w:t>
            </w:r>
            <w:ins w:id="68" w:author="Jeevan Joy Pious" w:date="2025-10-15T10:31:00Z" w16du:dateUtc="2025-10-15T05:01:00Z">
              <w:r w:rsidR="00FE5351">
                <w:t xml:space="preserve"> (</w:t>
              </w:r>
              <w:proofErr w:type="gramStart"/>
              <w:r w:rsidR="00FE5351">
                <w:t>Sales Person</w:t>
              </w:r>
              <w:proofErr w:type="gramEnd"/>
              <w:r w:rsidR="00FE5351">
                <w:t>?)</w:t>
              </w:r>
            </w:ins>
            <w:r>
              <w:t>,</w:t>
            </w:r>
            <w:r>
              <w:rPr>
                <w:spacing w:val="-6"/>
              </w:rPr>
              <w:t xml:space="preserve"> </w:t>
            </w:r>
            <w:r>
              <w:t>Campaign,</w:t>
            </w:r>
            <w:r>
              <w:rPr>
                <w:spacing w:val="-52"/>
              </w:rPr>
              <w:t xml:space="preserve"> </w:t>
            </w:r>
            <w:r>
              <w:t>Website, Referrals, Portals,</w:t>
            </w:r>
            <w:r>
              <w:rPr>
                <w:spacing w:val="-52"/>
              </w:rPr>
              <w:t xml:space="preserve"> </w:t>
            </w:r>
            <w:r>
              <w:t>Advertisement</w:t>
            </w:r>
          </w:p>
        </w:tc>
        <w:tc>
          <w:tcPr>
            <w:tcW w:w="1999" w:type="dxa"/>
          </w:tcPr>
          <w:p w14:paraId="496D6DBB" w14:textId="77777777" w:rsidR="00121864" w:rsidRDefault="00000000">
            <w:pPr>
              <w:pStyle w:val="TableParagraph"/>
              <w:ind w:left="133" w:right="122" w:hanging="1"/>
              <w:jc w:val="center"/>
            </w:pPr>
            <w:r>
              <w:t>Source of the lead.</w:t>
            </w:r>
            <w:r>
              <w:rPr>
                <w:spacing w:val="1"/>
              </w:rPr>
              <w:t xml:space="preserve"> </w:t>
            </w:r>
            <w:r>
              <w:t>(Admin can add</w:t>
            </w:r>
            <w:r>
              <w:rPr>
                <w:spacing w:val="1"/>
              </w:rPr>
              <w:t xml:space="preserve"> </w:t>
            </w:r>
            <w:r>
              <w:t xml:space="preserve">more sources </w:t>
            </w:r>
            <w:proofErr w:type="gramStart"/>
            <w:r>
              <w:t>if and</w:t>
            </w:r>
            <w:r>
              <w:rPr>
                <w:spacing w:val="-52"/>
              </w:rPr>
              <w:t xml:space="preserve"> </w:t>
            </w:r>
            <w:r>
              <w:t>when</w:t>
            </w:r>
            <w:proofErr w:type="gramEnd"/>
            <w:r>
              <w:rPr>
                <w:spacing w:val="-4"/>
              </w:rPr>
              <w:t xml:space="preserve"> </w:t>
            </w:r>
            <w:r>
              <w:t>required)</w:t>
            </w:r>
          </w:p>
        </w:tc>
      </w:tr>
      <w:tr w:rsidR="00121864" w14:paraId="496D6DC2" w14:textId="77777777">
        <w:trPr>
          <w:trHeight w:val="759"/>
        </w:trPr>
        <w:tc>
          <w:tcPr>
            <w:tcW w:w="1548" w:type="dxa"/>
          </w:tcPr>
          <w:p w14:paraId="496D6DBD" w14:textId="77777777" w:rsidR="00121864" w:rsidRDefault="00000000">
            <w:pPr>
              <w:pStyle w:val="TableParagraph"/>
              <w:spacing w:line="252" w:lineRule="exact"/>
              <w:ind w:left="110" w:right="101"/>
              <w:jc w:val="center"/>
            </w:pPr>
            <w:r>
              <w:t>Campaign</w:t>
            </w:r>
          </w:p>
        </w:tc>
        <w:tc>
          <w:tcPr>
            <w:tcW w:w="1353" w:type="dxa"/>
          </w:tcPr>
          <w:p w14:paraId="496D6DBE" w14:textId="77777777" w:rsidR="00121864" w:rsidRDefault="00000000">
            <w:pPr>
              <w:pStyle w:val="TableParagraph"/>
              <w:spacing w:line="252" w:lineRule="exact"/>
              <w:ind w:left="285" w:right="278"/>
              <w:jc w:val="center"/>
            </w:pPr>
            <w:r>
              <w:t>Lookup</w:t>
            </w:r>
          </w:p>
        </w:tc>
        <w:tc>
          <w:tcPr>
            <w:tcW w:w="1445" w:type="dxa"/>
          </w:tcPr>
          <w:p w14:paraId="496D6DBF" w14:textId="77777777" w:rsidR="00121864" w:rsidRDefault="00000000">
            <w:pPr>
              <w:pStyle w:val="TableParagraph"/>
              <w:spacing w:line="252" w:lineRule="exact"/>
              <w:ind w:left="217" w:right="208"/>
              <w:jc w:val="center"/>
            </w:pPr>
            <w:r>
              <w:t>Optional</w:t>
            </w:r>
          </w:p>
        </w:tc>
        <w:tc>
          <w:tcPr>
            <w:tcW w:w="2864" w:type="dxa"/>
          </w:tcPr>
          <w:p w14:paraId="496D6DC0" w14:textId="77777777" w:rsidR="00121864" w:rsidRDefault="00121864">
            <w:pPr>
              <w:pStyle w:val="TableParagraph"/>
              <w:ind w:left="0"/>
            </w:pPr>
          </w:p>
        </w:tc>
        <w:tc>
          <w:tcPr>
            <w:tcW w:w="1999" w:type="dxa"/>
          </w:tcPr>
          <w:p w14:paraId="496D6DC1" w14:textId="77777777" w:rsidR="00121864" w:rsidRDefault="00000000">
            <w:pPr>
              <w:pStyle w:val="TableParagraph"/>
              <w:spacing w:line="252" w:lineRule="exact"/>
              <w:ind w:left="187" w:right="176"/>
              <w:jc w:val="center"/>
            </w:pPr>
            <w:r>
              <w:t>Link to Campaign</w:t>
            </w:r>
            <w:r>
              <w:rPr>
                <w:spacing w:val="-52"/>
              </w:rPr>
              <w:t xml:space="preserve"> </w:t>
            </w:r>
            <w:r>
              <w:t>Management for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lead.</w:t>
            </w:r>
          </w:p>
        </w:tc>
      </w:tr>
      <w:tr w:rsidR="00121864" w14:paraId="496D6DC9" w14:textId="77777777">
        <w:trPr>
          <w:trHeight w:val="1012"/>
        </w:trPr>
        <w:tc>
          <w:tcPr>
            <w:tcW w:w="1548" w:type="dxa"/>
          </w:tcPr>
          <w:p w14:paraId="496D6DC3" w14:textId="77777777" w:rsidR="00121864" w:rsidRDefault="00000000">
            <w:pPr>
              <w:pStyle w:val="TableParagraph"/>
              <w:spacing w:line="251" w:lineRule="exact"/>
              <w:ind w:left="110" w:right="102"/>
              <w:jc w:val="center"/>
            </w:pPr>
            <w:r>
              <w:t>Lead</w:t>
            </w:r>
            <w:r>
              <w:rPr>
                <w:spacing w:val="-5"/>
              </w:rPr>
              <w:t xml:space="preserve"> </w:t>
            </w:r>
            <w:r>
              <w:t>Owner</w:t>
            </w:r>
          </w:p>
        </w:tc>
        <w:tc>
          <w:tcPr>
            <w:tcW w:w="1353" w:type="dxa"/>
          </w:tcPr>
          <w:p w14:paraId="496D6DC4" w14:textId="77777777" w:rsidR="00121864" w:rsidRDefault="00000000">
            <w:pPr>
              <w:pStyle w:val="TableParagraph"/>
              <w:spacing w:line="251" w:lineRule="exact"/>
              <w:ind w:left="288" w:right="278"/>
              <w:jc w:val="center"/>
            </w:pPr>
            <w:r>
              <w:t>Look</w:t>
            </w:r>
            <w:r>
              <w:rPr>
                <w:spacing w:val="-4"/>
              </w:rPr>
              <w:t xml:space="preserve"> </w:t>
            </w:r>
            <w:r>
              <w:t>up</w:t>
            </w:r>
          </w:p>
        </w:tc>
        <w:tc>
          <w:tcPr>
            <w:tcW w:w="1445" w:type="dxa"/>
          </w:tcPr>
          <w:p w14:paraId="496D6DC5" w14:textId="77777777" w:rsidR="00121864" w:rsidRDefault="00000000">
            <w:pPr>
              <w:pStyle w:val="TableParagraph"/>
              <w:spacing w:line="251" w:lineRule="exact"/>
              <w:ind w:left="221" w:right="208"/>
              <w:jc w:val="center"/>
            </w:pPr>
            <w:r>
              <w:t>Mandatory</w:t>
            </w:r>
          </w:p>
        </w:tc>
        <w:tc>
          <w:tcPr>
            <w:tcW w:w="2864" w:type="dxa"/>
          </w:tcPr>
          <w:p w14:paraId="496D6DC6" w14:textId="77777777" w:rsidR="00121864" w:rsidRDefault="00121864">
            <w:pPr>
              <w:pStyle w:val="TableParagraph"/>
              <w:ind w:left="0"/>
            </w:pPr>
          </w:p>
        </w:tc>
        <w:tc>
          <w:tcPr>
            <w:tcW w:w="1999" w:type="dxa"/>
          </w:tcPr>
          <w:p w14:paraId="496D6DC7" w14:textId="77777777" w:rsidR="00121864" w:rsidRDefault="00000000">
            <w:pPr>
              <w:pStyle w:val="TableParagraph"/>
              <w:ind w:left="109" w:right="98"/>
              <w:jc w:val="center"/>
            </w:pPr>
            <w:r>
              <w:t>Owner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lead</w:t>
            </w:r>
            <w:r>
              <w:rPr>
                <w:spacing w:val="-52"/>
              </w:rPr>
              <w:t xml:space="preserve"> </w:t>
            </w:r>
            <w:proofErr w:type="gramStart"/>
            <w:r>
              <w:t>look</w:t>
            </w:r>
            <w:proofErr w:type="gramEnd"/>
            <w:r>
              <w:rPr>
                <w:spacing w:val="-3"/>
              </w:rPr>
              <w:t xml:space="preserve"> </w:t>
            </w:r>
            <w:r>
              <w:t>up to</w:t>
            </w:r>
            <w:r>
              <w:rPr>
                <w:spacing w:val="-3"/>
              </w:rPr>
              <w:t xml:space="preserve"> </w:t>
            </w:r>
            <w:r>
              <w:t>user.</w:t>
            </w:r>
          </w:p>
          <w:p w14:paraId="496D6DC8" w14:textId="77777777" w:rsidR="00121864" w:rsidRDefault="00000000">
            <w:pPr>
              <w:pStyle w:val="TableParagraph"/>
              <w:spacing w:line="252" w:lineRule="exact"/>
              <w:ind w:left="400" w:right="386" w:hanging="3"/>
              <w:jc w:val="center"/>
            </w:pPr>
            <w:r>
              <w:t>Captured</w:t>
            </w:r>
            <w:r>
              <w:rPr>
                <w:spacing w:val="1"/>
              </w:rPr>
              <w:t xml:space="preserve"> </w:t>
            </w:r>
            <w:r>
              <w:t>automatically</w:t>
            </w:r>
          </w:p>
        </w:tc>
      </w:tr>
      <w:tr w:rsidR="00121864" w14:paraId="496D6DCF" w14:textId="77777777">
        <w:trPr>
          <w:trHeight w:val="1510"/>
        </w:trPr>
        <w:tc>
          <w:tcPr>
            <w:tcW w:w="1548" w:type="dxa"/>
          </w:tcPr>
          <w:p w14:paraId="496D6DCA" w14:textId="77777777" w:rsidR="00121864" w:rsidRDefault="00000000">
            <w:pPr>
              <w:pStyle w:val="TableParagraph"/>
              <w:spacing w:line="252" w:lineRule="exact"/>
              <w:ind w:left="108" w:right="102"/>
              <w:jc w:val="center"/>
            </w:pPr>
            <w:r>
              <w:t>Lead</w:t>
            </w:r>
            <w:r>
              <w:rPr>
                <w:spacing w:val="-3"/>
              </w:rPr>
              <w:t xml:space="preserve"> </w:t>
            </w:r>
            <w:r>
              <w:t>Stage</w:t>
            </w:r>
          </w:p>
        </w:tc>
        <w:tc>
          <w:tcPr>
            <w:tcW w:w="1353" w:type="dxa"/>
          </w:tcPr>
          <w:p w14:paraId="496D6DCB" w14:textId="77777777" w:rsidR="00121864" w:rsidRDefault="00000000">
            <w:pPr>
              <w:pStyle w:val="TableParagraph"/>
              <w:spacing w:line="252" w:lineRule="exact"/>
              <w:ind w:left="287" w:right="278"/>
              <w:jc w:val="center"/>
            </w:pPr>
            <w:r>
              <w:t>Picklist</w:t>
            </w:r>
          </w:p>
        </w:tc>
        <w:tc>
          <w:tcPr>
            <w:tcW w:w="1445" w:type="dxa"/>
          </w:tcPr>
          <w:p w14:paraId="496D6DCC" w14:textId="77777777" w:rsidR="00121864" w:rsidRDefault="00000000">
            <w:pPr>
              <w:pStyle w:val="TableParagraph"/>
              <w:spacing w:line="252" w:lineRule="exact"/>
              <w:ind w:left="221" w:right="208"/>
              <w:jc w:val="center"/>
            </w:pPr>
            <w:r>
              <w:t>Mandatory</w:t>
            </w:r>
          </w:p>
        </w:tc>
        <w:tc>
          <w:tcPr>
            <w:tcW w:w="2864" w:type="dxa"/>
          </w:tcPr>
          <w:p w14:paraId="496D6DCD" w14:textId="7308C13F" w:rsidR="00121864" w:rsidRDefault="00000000">
            <w:pPr>
              <w:pStyle w:val="TableParagraph"/>
              <w:ind w:left="141" w:right="132" w:hanging="1"/>
              <w:jc w:val="center"/>
            </w:pPr>
            <w:r>
              <w:t>New</w:t>
            </w:r>
            <w:ins w:id="69" w:author="Jeevan Joy Pious" w:date="2025-10-15T10:35:00Z" w16du:dateUtc="2025-10-15T05:05:00Z">
              <w:r w:rsidR="00943E56">
                <w:t xml:space="preserve"> </w:t>
              </w:r>
              <w:proofErr w:type="gramStart"/>
              <w:r w:rsidR="00943E56">
                <w:t>Enquiry,  New</w:t>
              </w:r>
              <w:proofErr w:type="gramEnd"/>
              <w:r w:rsidR="00943E56">
                <w:t xml:space="preserve"> Lead</w:t>
              </w:r>
            </w:ins>
            <w:r>
              <w:t xml:space="preserve">, Cold Call, </w:t>
            </w:r>
            <w:ins w:id="70" w:author="Jeevan Joy Pious" w:date="2025-10-15T10:34:00Z" w16du:dateUtc="2025-10-15T05:04:00Z">
              <w:r w:rsidR="000D644B">
                <w:t>Existing Cust but New</w:t>
              </w:r>
              <w:r w:rsidR="00CF16A0">
                <w:t xml:space="preserve"> Enquiry/Lead, </w:t>
              </w:r>
            </w:ins>
            <w:r>
              <w:t>Qualified,</w:t>
            </w:r>
            <w:r>
              <w:rPr>
                <w:spacing w:val="1"/>
              </w:rPr>
              <w:t xml:space="preserve"> </w:t>
            </w:r>
            <w:r>
              <w:t>Follow-Up, Very Good</w:t>
            </w:r>
            <w:r>
              <w:rPr>
                <w:spacing w:val="1"/>
              </w:rPr>
              <w:t xml:space="preserve"> </w:t>
            </w:r>
            <w:r>
              <w:t>Interest, Hot, Later Purchase,</w:t>
            </w:r>
            <w:r>
              <w:rPr>
                <w:spacing w:val="-52"/>
              </w:rPr>
              <w:t xml:space="preserve"> </w:t>
            </w:r>
            <w:r>
              <w:t>Quotation, Demo, Closed</w:t>
            </w:r>
            <w:r>
              <w:rPr>
                <w:spacing w:val="1"/>
              </w:rPr>
              <w:t xml:space="preserve"> </w:t>
            </w:r>
            <w:r>
              <w:t>Won,</w:t>
            </w:r>
            <w:r>
              <w:rPr>
                <w:spacing w:val="-4"/>
              </w:rPr>
              <w:t xml:space="preserve"> </w:t>
            </w:r>
            <w:r>
              <w:t>Closed</w:t>
            </w:r>
            <w:r>
              <w:rPr>
                <w:spacing w:val="-3"/>
              </w:rPr>
              <w:t xml:space="preserve"> </w:t>
            </w:r>
            <w:r>
              <w:t>Lost</w:t>
            </w:r>
          </w:p>
        </w:tc>
        <w:tc>
          <w:tcPr>
            <w:tcW w:w="1999" w:type="dxa"/>
          </w:tcPr>
          <w:p w14:paraId="496D6DCE" w14:textId="77777777" w:rsidR="00121864" w:rsidRDefault="00000000">
            <w:pPr>
              <w:pStyle w:val="TableParagraph"/>
              <w:ind w:left="788" w:right="99" w:hanging="660"/>
            </w:pPr>
            <w:r>
              <w:t>Current stage of the</w:t>
            </w:r>
            <w:r>
              <w:rPr>
                <w:spacing w:val="-52"/>
              </w:rPr>
              <w:t xml:space="preserve"> </w:t>
            </w:r>
            <w:r>
              <w:t>lead.</w:t>
            </w:r>
          </w:p>
        </w:tc>
      </w:tr>
    </w:tbl>
    <w:p w14:paraId="496D6DD0" w14:textId="77777777" w:rsidR="00121864" w:rsidRDefault="00121864">
      <w:pPr>
        <w:sectPr w:rsidR="00121864">
          <w:headerReference w:type="even" r:id="rId21"/>
          <w:headerReference w:type="default" r:id="rId22"/>
          <w:footerReference w:type="even" r:id="rId23"/>
          <w:pgSz w:w="11910" w:h="16840"/>
          <w:pgMar w:top="1340" w:right="60" w:bottom="280" w:left="1460" w:header="730" w:footer="0" w:gutter="0"/>
          <w:cols w:space="720"/>
        </w:sectPr>
      </w:pPr>
    </w:p>
    <w:p w14:paraId="496D6DD1" w14:textId="77777777" w:rsidR="00121864" w:rsidRDefault="00000000">
      <w:pPr>
        <w:pStyle w:val="BodyText"/>
        <w:spacing w:before="9"/>
        <w:rPr>
          <w:sz w:val="7"/>
        </w:rPr>
      </w:pPr>
      <w:r>
        <w:lastRenderedPageBreak/>
        <w:pict w14:anchorId="496D6EF2">
          <v:line id="_x0000_s2054" style="position:absolute;z-index:15740928;mso-position-horizontal-relative:page;mso-position-vertical-relative:page" from="554.05pt,214.35pt" to="554.05pt,243.05pt" strokeweight="0">
            <w10:wrap anchorx="page" anchory="page"/>
          </v:line>
        </w:pic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1353"/>
        <w:gridCol w:w="1445"/>
        <w:gridCol w:w="2864"/>
        <w:gridCol w:w="1999"/>
      </w:tblGrid>
      <w:tr w:rsidR="00121864" w14:paraId="496D6DD7" w14:textId="77777777">
        <w:trPr>
          <w:trHeight w:val="1045"/>
        </w:trPr>
        <w:tc>
          <w:tcPr>
            <w:tcW w:w="1548" w:type="dxa"/>
          </w:tcPr>
          <w:p w14:paraId="496D6DD2" w14:textId="77777777" w:rsidR="00121864" w:rsidRDefault="00000000">
            <w:pPr>
              <w:pStyle w:val="TableParagraph"/>
              <w:spacing w:line="252" w:lineRule="exact"/>
              <w:ind w:left="0" w:right="220"/>
              <w:jc w:val="right"/>
            </w:pPr>
            <w:r>
              <w:t>Lead</w:t>
            </w:r>
            <w:r>
              <w:rPr>
                <w:spacing w:val="-4"/>
              </w:rPr>
              <w:t xml:space="preserve"> </w:t>
            </w:r>
            <w:r>
              <w:t>Rating</w:t>
            </w:r>
          </w:p>
        </w:tc>
        <w:tc>
          <w:tcPr>
            <w:tcW w:w="1353" w:type="dxa"/>
          </w:tcPr>
          <w:p w14:paraId="496D6DD3" w14:textId="77777777" w:rsidR="00121864" w:rsidRDefault="00000000">
            <w:pPr>
              <w:pStyle w:val="TableParagraph"/>
              <w:spacing w:line="252" w:lineRule="exact"/>
              <w:ind w:left="345"/>
            </w:pPr>
            <w:r>
              <w:t>Picklist</w:t>
            </w:r>
          </w:p>
        </w:tc>
        <w:tc>
          <w:tcPr>
            <w:tcW w:w="1445" w:type="dxa"/>
          </w:tcPr>
          <w:p w14:paraId="496D6DD4" w14:textId="77777777" w:rsidR="00121864" w:rsidRDefault="00000000">
            <w:pPr>
              <w:pStyle w:val="TableParagraph"/>
              <w:spacing w:line="252" w:lineRule="exact"/>
              <w:ind w:left="221" w:right="208"/>
              <w:jc w:val="center"/>
            </w:pPr>
            <w:r>
              <w:t>Mandatory</w:t>
            </w:r>
          </w:p>
        </w:tc>
        <w:tc>
          <w:tcPr>
            <w:tcW w:w="2864" w:type="dxa"/>
          </w:tcPr>
          <w:p w14:paraId="496D6DD5" w14:textId="77777777" w:rsidR="00121864" w:rsidRDefault="00000000">
            <w:pPr>
              <w:pStyle w:val="TableParagraph"/>
              <w:spacing w:line="273" w:lineRule="auto"/>
              <w:ind w:left="108" w:right="583"/>
              <w:rPr>
                <w:rFonts w:ascii="Cambria"/>
              </w:rPr>
            </w:pPr>
            <w:r>
              <w:t>Hot,</w:t>
            </w:r>
            <w:r>
              <w:rPr>
                <w:spacing w:val="-6"/>
              </w:rPr>
              <w:t xml:space="preserve"> </w:t>
            </w:r>
            <w:r>
              <w:t>Warm,</w:t>
            </w:r>
            <w:r>
              <w:rPr>
                <w:spacing w:val="-4"/>
              </w:rPr>
              <w:t xml:space="preserve"> </w:t>
            </w:r>
            <w:r>
              <w:t>Cold,</w:t>
            </w:r>
            <w:r>
              <w:rPr>
                <w:spacing w:val="-3"/>
              </w:rPr>
              <w:t xml:space="preserve"> </w:t>
            </w:r>
            <w:proofErr w:type="gramStart"/>
            <w:r>
              <w:rPr>
                <w:rFonts w:ascii="Cambria"/>
              </w:rPr>
              <w:t>To</w:t>
            </w:r>
            <w:proofErr w:type="gramEnd"/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be</w:t>
            </w:r>
            <w:r>
              <w:rPr>
                <w:rFonts w:ascii="Cambria"/>
                <w:spacing w:val="-46"/>
              </w:rPr>
              <w:t xml:space="preserve"> </w:t>
            </w:r>
            <w:r>
              <w:rPr>
                <w:rFonts w:ascii="Cambria"/>
              </w:rPr>
              <w:t>matured</w:t>
            </w:r>
          </w:p>
        </w:tc>
        <w:tc>
          <w:tcPr>
            <w:tcW w:w="1999" w:type="dxa"/>
          </w:tcPr>
          <w:p w14:paraId="496D6DD6" w14:textId="77777777" w:rsidR="00121864" w:rsidRDefault="00000000">
            <w:pPr>
              <w:pStyle w:val="TableParagraph"/>
              <w:ind w:left="116" w:right="103" w:hanging="1"/>
              <w:jc w:val="center"/>
            </w:pPr>
            <w:r>
              <w:t>Auto-calculated</w:t>
            </w:r>
            <w:r>
              <w:rPr>
                <w:spacing w:val="1"/>
              </w:rPr>
              <w:t xml:space="preserve"> </w:t>
            </w:r>
            <w:r>
              <w:t>lead rating based on</w:t>
            </w:r>
            <w:r>
              <w:rPr>
                <w:spacing w:val="-52"/>
              </w:rPr>
              <w:t xml:space="preserve"> </w:t>
            </w:r>
            <w:r>
              <w:t>interactions.</w:t>
            </w:r>
          </w:p>
        </w:tc>
      </w:tr>
      <w:tr w:rsidR="00121864" w14:paraId="496D6DDD" w14:textId="77777777">
        <w:trPr>
          <w:trHeight w:val="506"/>
        </w:trPr>
        <w:tc>
          <w:tcPr>
            <w:tcW w:w="1548" w:type="dxa"/>
          </w:tcPr>
          <w:p w14:paraId="496D6DD8" w14:textId="77777777" w:rsidR="00121864" w:rsidRDefault="00000000">
            <w:pPr>
              <w:pStyle w:val="TableParagraph"/>
              <w:spacing w:line="252" w:lineRule="exact"/>
              <w:ind w:left="0" w:right="112"/>
              <w:jc w:val="right"/>
            </w:pPr>
            <w:r>
              <w:t>Lead</w:t>
            </w:r>
            <w:r>
              <w:rPr>
                <w:spacing w:val="-5"/>
              </w:rPr>
              <w:t xml:space="preserve"> </w:t>
            </w:r>
            <w:r>
              <w:t>Category</w:t>
            </w:r>
          </w:p>
        </w:tc>
        <w:tc>
          <w:tcPr>
            <w:tcW w:w="1353" w:type="dxa"/>
          </w:tcPr>
          <w:p w14:paraId="496D6DD9" w14:textId="77777777" w:rsidR="00121864" w:rsidRDefault="00000000">
            <w:pPr>
              <w:pStyle w:val="TableParagraph"/>
              <w:spacing w:line="252" w:lineRule="exact"/>
              <w:ind w:left="345"/>
            </w:pPr>
            <w:r>
              <w:t>Picklist</w:t>
            </w:r>
          </w:p>
        </w:tc>
        <w:tc>
          <w:tcPr>
            <w:tcW w:w="1445" w:type="dxa"/>
          </w:tcPr>
          <w:p w14:paraId="496D6DDA" w14:textId="77777777" w:rsidR="00121864" w:rsidRDefault="00000000">
            <w:pPr>
              <w:pStyle w:val="TableParagraph"/>
              <w:spacing w:line="252" w:lineRule="exact"/>
              <w:ind w:left="221" w:right="208"/>
              <w:jc w:val="center"/>
            </w:pPr>
            <w:r>
              <w:t>Mandatory</w:t>
            </w:r>
          </w:p>
        </w:tc>
        <w:tc>
          <w:tcPr>
            <w:tcW w:w="2864" w:type="dxa"/>
          </w:tcPr>
          <w:p w14:paraId="496D6DDB" w14:textId="30A64A13" w:rsidR="00121864" w:rsidRDefault="00000000">
            <w:pPr>
              <w:pStyle w:val="TableParagraph"/>
              <w:spacing w:line="252" w:lineRule="exact"/>
              <w:ind w:left="141" w:right="132"/>
              <w:jc w:val="center"/>
            </w:pPr>
            <w:r>
              <w:t>Enquiry,</w:t>
            </w:r>
            <w:r>
              <w:rPr>
                <w:spacing w:val="-2"/>
              </w:rPr>
              <w:t xml:space="preserve"> </w:t>
            </w:r>
            <w:ins w:id="71" w:author="Jeevan Joy Pious" w:date="2025-10-15T10:47:00Z" w16du:dateUtc="2025-10-15T05:17:00Z">
              <w:r w:rsidR="00FB20FD">
                <w:rPr>
                  <w:spacing w:val="-2"/>
                </w:rPr>
                <w:t xml:space="preserve">Marketing Qualified </w:t>
              </w:r>
            </w:ins>
            <w:r>
              <w:t>Lead</w:t>
            </w:r>
            <w:ins w:id="72" w:author="Jeevan Joy Pious" w:date="2025-10-15T10:47:00Z" w16du:dateUtc="2025-10-15T05:17:00Z">
              <w:r w:rsidR="000127F0">
                <w:t>, Sales Qualified Lead</w:t>
              </w:r>
            </w:ins>
          </w:p>
        </w:tc>
        <w:tc>
          <w:tcPr>
            <w:tcW w:w="1999" w:type="dxa"/>
          </w:tcPr>
          <w:p w14:paraId="496D6DDC" w14:textId="77777777" w:rsidR="00121864" w:rsidRDefault="00000000">
            <w:pPr>
              <w:pStyle w:val="TableParagraph"/>
              <w:spacing w:line="252" w:lineRule="exact"/>
              <w:ind w:left="788" w:right="288" w:hanging="476"/>
            </w:pPr>
            <w:r>
              <w:t>Category of the</w:t>
            </w:r>
            <w:r>
              <w:rPr>
                <w:spacing w:val="-52"/>
              </w:rPr>
              <w:t xml:space="preserve"> </w:t>
            </w:r>
            <w:r>
              <w:t>lead.</w:t>
            </w:r>
          </w:p>
        </w:tc>
      </w:tr>
      <w:tr w:rsidR="00121864" w14:paraId="496D6DE4" w14:textId="77777777">
        <w:trPr>
          <w:trHeight w:val="1265"/>
        </w:trPr>
        <w:tc>
          <w:tcPr>
            <w:tcW w:w="1548" w:type="dxa"/>
          </w:tcPr>
          <w:p w14:paraId="496D6DDE" w14:textId="77777777" w:rsidR="00121864" w:rsidRDefault="00000000">
            <w:pPr>
              <w:pStyle w:val="TableParagraph"/>
              <w:ind w:left="371" w:right="318" w:hanging="27"/>
            </w:pPr>
            <w:r>
              <w:t>Customer</w:t>
            </w:r>
            <w:r>
              <w:rPr>
                <w:spacing w:val="-52"/>
              </w:rPr>
              <w:t xml:space="preserve"> </w:t>
            </w:r>
            <w:r>
              <w:t>Category</w:t>
            </w:r>
          </w:p>
        </w:tc>
        <w:tc>
          <w:tcPr>
            <w:tcW w:w="1353" w:type="dxa"/>
          </w:tcPr>
          <w:p w14:paraId="496D6DDF" w14:textId="77777777" w:rsidR="00121864" w:rsidRDefault="00000000">
            <w:pPr>
              <w:pStyle w:val="TableParagraph"/>
              <w:spacing w:line="252" w:lineRule="exact"/>
              <w:ind w:left="345"/>
            </w:pPr>
            <w:r>
              <w:t>Picklist</w:t>
            </w:r>
          </w:p>
        </w:tc>
        <w:tc>
          <w:tcPr>
            <w:tcW w:w="1445" w:type="dxa"/>
          </w:tcPr>
          <w:p w14:paraId="496D6DE0" w14:textId="77777777" w:rsidR="00121864" w:rsidRDefault="00000000">
            <w:pPr>
              <w:pStyle w:val="TableParagraph"/>
              <w:spacing w:line="252" w:lineRule="exact"/>
              <w:ind w:left="221" w:right="208"/>
              <w:jc w:val="center"/>
            </w:pPr>
            <w:r>
              <w:t>Mandatory</w:t>
            </w:r>
          </w:p>
        </w:tc>
        <w:tc>
          <w:tcPr>
            <w:tcW w:w="2864" w:type="dxa"/>
          </w:tcPr>
          <w:p w14:paraId="496D6DE1" w14:textId="51C8274B" w:rsidR="00121864" w:rsidRDefault="00000000">
            <w:pPr>
              <w:pStyle w:val="TableParagraph"/>
              <w:ind w:left="619" w:right="589" w:firstLine="374"/>
            </w:pPr>
            <w:del w:id="73" w:author="Jeevan Joy Pious" w:date="2025-10-15T10:48:00Z" w16du:dateUtc="2025-10-15T05:18:00Z">
              <w:r w:rsidDel="00A20646">
                <w:delText>Common</w:delText>
              </w:r>
            </w:del>
            <w:r>
              <w:t>,</w:t>
            </w:r>
            <w:r>
              <w:rPr>
                <w:spacing w:val="1"/>
              </w:rPr>
              <w:t xml:space="preserve"> </w:t>
            </w:r>
            <w:r>
              <w:t>Private customers,</w:t>
            </w:r>
            <w:r>
              <w:rPr>
                <w:spacing w:val="-53"/>
              </w:rPr>
              <w:t xml:space="preserve"> </w:t>
            </w:r>
            <w:r>
              <w:t>Govt. customers,</w:t>
            </w:r>
          </w:p>
          <w:p w14:paraId="496D6DE2" w14:textId="79E49CF8" w:rsidR="00121864" w:rsidRDefault="00000000">
            <w:pPr>
              <w:pStyle w:val="TableParagraph"/>
              <w:spacing w:line="252" w:lineRule="exact"/>
              <w:ind w:left="1003"/>
            </w:pPr>
            <w:r>
              <w:t>Exporters</w:t>
            </w:r>
            <w:ins w:id="74" w:author="Jeevan Joy Pious" w:date="2025-10-15T10:49:00Z" w16du:dateUtc="2025-10-15T05:19:00Z">
              <w:r w:rsidR="000D7001">
                <w:t>, Overseas Customer</w:t>
              </w:r>
              <w:r w:rsidR="009825E2">
                <w:t>, Dealer</w:t>
              </w:r>
            </w:ins>
          </w:p>
        </w:tc>
        <w:tc>
          <w:tcPr>
            <w:tcW w:w="1999" w:type="dxa"/>
          </w:tcPr>
          <w:p w14:paraId="496D6DE3" w14:textId="77777777" w:rsidR="00121864" w:rsidRDefault="00000000">
            <w:pPr>
              <w:pStyle w:val="TableParagraph"/>
              <w:ind w:left="508" w:right="137" w:hanging="344"/>
            </w:pPr>
            <w:r>
              <w:t>Customer category</w:t>
            </w:r>
            <w:r>
              <w:rPr>
                <w:spacing w:val="-5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lead.</w:t>
            </w:r>
          </w:p>
        </w:tc>
      </w:tr>
      <w:tr w:rsidR="00121864" w14:paraId="496D6DEA" w14:textId="77777777">
        <w:trPr>
          <w:trHeight w:val="563"/>
        </w:trPr>
        <w:tc>
          <w:tcPr>
            <w:tcW w:w="1548" w:type="dxa"/>
          </w:tcPr>
          <w:p w14:paraId="496D6DE5" w14:textId="77777777" w:rsidR="00121864" w:rsidRDefault="00000000">
            <w:pPr>
              <w:pStyle w:val="TableParagraph"/>
              <w:ind w:left="546" w:right="125" w:hanging="394"/>
            </w:pPr>
            <w:r>
              <w:t>Hospital Size/</w:t>
            </w:r>
            <w:r>
              <w:rPr>
                <w:spacing w:val="-52"/>
              </w:rPr>
              <w:t xml:space="preserve"> </w:t>
            </w:r>
            <w:r>
              <w:t>Type</w:t>
            </w:r>
          </w:p>
        </w:tc>
        <w:tc>
          <w:tcPr>
            <w:tcW w:w="1353" w:type="dxa"/>
          </w:tcPr>
          <w:p w14:paraId="496D6DE6" w14:textId="77777777" w:rsidR="00121864" w:rsidRDefault="00000000">
            <w:pPr>
              <w:pStyle w:val="TableParagraph"/>
              <w:spacing w:line="252" w:lineRule="exact"/>
              <w:ind w:left="345"/>
            </w:pPr>
            <w:r>
              <w:t>Picklist</w:t>
            </w:r>
          </w:p>
        </w:tc>
        <w:tc>
          <w:tcPr>
            <w:tcW w:w="1445" w:type="dxa"/>
          </w:tcPr>
          <w:p w14:paraId="496D6DE7" w14:textId="77777777" w:rsidR="00121864" w:rsidRDefault="00000000">
            <w:pPr>
              <w:pStyle w:val="TableParagraph"/>
              <w:spacing w:line="252" w:lineRule="exact"/>
              <w:ind w:left="217" w:right="208"/>
              <w:jc w:val="center"/>
            </w:pPr>
            <w:r>
              <w:t>Optional</w:t>
            </w:r>
          </w:p>
        </w:tc>
        <w:tc>
          <w:tcPr>
            <w:tcW w:w="2864" w:type="dxa"/>
          </w:tcPr>
          <w:p w14:paraId="496D6DE8" w14:textId="29C9429A" w:rsidR="00121864" w:rsidRDefault="00000000">
            <w:pPr>
              <w:pStyle w:val="TableParagraph"/>
              <w:ind w:left="108" w:right="282"/>
            </w:pPr>
            <w:r>
              <w:t>50 Bed, 100 Bed, etc. Corp</w:t>
            </w:r>
            <w:r>
              <w:rPr>
                <w:spacing w:val="1"/>
              </w:rPr>
              <w:t xml:space="preserve"> </w:t>
            </w:r>
            <w:ins w:id="75" w:author="Jeevan Joy Pious" w:date="2025-10-15T10:50:00Z" w16du:dateUtc="2025-10-15T05:20:00Z">
              <w:r w:rsidR="009825E2">
                <w:rPr>
                  <w:spacing w:val="1"/>
                </w:rPr>
                <w:t xml:space="preserve">Hospitals, </w:t>
              </w:r>
            </w:ins>
            <w:r>
              <w:t>DI</w:t>
            </w:r>
            <w:r>
              <w:rPr>
                <w:spacing w:val="-4"/>
              </w:rPr>
              <w:t xml:space="preserve"> </w:t>
            </w:r>
            <w:proofErr w:type="spellStart"/>
            <w:r>
              <w:t>Centres</w:t>
            </w:r>
            <w:proofErr w:type="spellEnd"/>
            <w:r>
              <w:t>,</w:t>
            </w:r>
            <w:del w:id="76" w:author="Jeevan Joy Pious" w:date="2025-10-15T10:50:00Z" w16du:dateUtc="2025-10-15T05:20:00Z">
              <w:r w:rsidDel="00D53521">
                <w:rPr>
                  <w:spacing w:val="-5"/>
                </w:rPr>
                <w:delText xml:space="preserve"> </w:delText>
              </w:r>
              <w:r w:rsidDel="00D53521">
                <w:delText>Individual</w:delText>
              </w:r>
              <w:r w:rsidDel="00D53521">
                <w:rPr>
                  <w:spacing w:val="-4"/>
                </w:rPr>
                <w:delText xml:space="preserve"> </w:delText>
              </w:r>
              <w:r w:rsidDel="00D53521">
                <w:delText>units</w:delText>
              </w:r>
            </w:del>
            <w:ins w:id="77" w:author="Jeevan Joy Pious" w:date="2025-10-15T10:50:00Z" w16du:dateUtc="2025-10-15T05:20:00Z">
              <w:r w:rsidR="00D53521">
                <w:t xml:space="preserve"> Poly </w:t>
              </w:r>
            </w:ins>
            <w:ins w:id="78" w:author="Jeevan Joy Pious" w:date="2025-10-15T10:51:00Z" w16du:dateUtc="2025-10-15T05:21:00Z">
              <w:r w:rsidR="00B90132">
                <w:t>clinics</w:t>
              </w:r>
            </w:ins>
            <w:ins w:id="79" w:author="Jeevan Joy Pious" w:date="2025-10-15T10:50:00Z" w16du:dateUtc="2025-10-15T05:20:00Z">
              <w:r w:rsidR="00D53521">
                <w:t>, Nursing Homes</w:t>
              </w:r>
            </w:ins>
          </w:p>
        </w:tc>
        <w:tc>
          <w:tcPr>
            <w:tcW w:w="1999" w:type="dxa"/>
          </w:tcPr>
          <w:p w14:paraId="496D6DE9" w14:textId="77777777" w:rsidR="00121864" w:rsidRDefault="00000000">
            <w:pPr>
              <w:pStyle w:val="TableParagraph"/>
              <w:ind w:left="424" w:right="95" w:hanging="298"/>
            </w:pPr>
            <w:r>
              <w:t>Size of the hospital,</w:t>
            </w:r>
            <w:r>
              <w:rPr>
                <w:spacing w:val="-53"/>
              </w:rPr>
              <w:t xml:space="preserve"> </w:t>
            </w:r>
            <w:r>
              <w:t>if</w:t>
            </w:r>
            <w:r>
              <w:rPr>
                <w:spacing w:val="-3"/>
              </w:rPr>
              <w:t xml:space="preserve"> </w:t>
            </w:r>
            <w:r>
              <w:t>applicable.</w:t>
            </w:r>
          </w:p>
        </w:tc>
      </w:tr>
      <w:tr w:rsidR="00121864" w14:paraId="496D6DF2" w14:textId="77777777">
        <w:trPr>
          <w:trHeight w:val="1265"/>
        </w:trPr>
        <w:tc>
          <w:tcPr>
            <w:tcW w:w="1548" w:type="dxa"/>
          </w:tcPr>
          <w:p w14:paraId="496D6DEB" w14:textId="77777777" w:rsidR="00121864" w:rsidRDefault="00000000">
            <w:pPr>
              <w:pStyle w:val="TableParagraph"/>
              <w:spacing w:before="1"/>
              <w:ind w:left="419" w:right="352" w:hanging="36"/>
            </w:pPr>
            <w:r>
              <w:t>Business</w:t>
            </w:r>
            <w:r>
              <w:rPr>
                <w:spacing w:val="-53"/>
              </w:rPr>
              <w:t xml:space="preserve"> </w:t>
            </w:r>
            <w:r>
              <w:t>Vertical</w:t>
            </w:r>
          </w:p>
        </w:tc>
        <w:tc>
          <w:tcPr>
            <w:tcW w:w="1353" w:type="dxa"/>
          </w:tcPr>
          <w:p w14:paraId="496D6DEC" w14:textId="77777777" w:rsidR="00121864" w:rsidRDefault="00000000">
            <w:pPr>
              <w:pStyle w:val="TableParagraph"/>
              <w:spacing w:before="1"/>
              <w:ind w:left="345"/>
            </w:pPr>
            <w:r>
              <w:t>Picklist</w:t>
            </w:r>
          </w:p>
        </w:tc>
        <w:tc>
          <w:tcPr>
            <w:tcW w:w="1445" w:type="dxa"/>
          </w:tcPr>
          <w:p w14:paraId="496D6DED" w14:textId="77777777" w:rsidR="00121864" w:rsidRDefault="00000000">
            <w:pPr>
              <w:pStyle w:val="TableParagraph"/>
              <w:spacing w:before="1"/>
              <w:ind w:left="221" w:right="208"/>
              <w:jc w:val="center"/>
            </w:pPr>
            <w:r>
              <w:t>Mandatory</w:t>
            </w:r>
          </w:p>
        </w:tc>
        <w:tc>
          <w:tcPr>
            <w:tcW w:w="2864" w:type="dxa"/>
          </w:tcPr>
          <w:p w14:paraId="496D6DEE" w14:textId="2221B61D" w:rsidR="00121864" w:rsidRDefault="00000000">
            <w:pPr>
              <w:pStyle w:val="TableParagraph"/>
              <w:spacing w:before="1"/>
              <w:ind w:left="108" w:right="1101"/>
            </w:pPr>
            <w:r>
              <w:rPr>
                <w:spacing w:val="-1"/>
              </w:rPr>
              <w:t>Distribution/Sales,</w:t>
            </w:r>
            <w:r>
              <w:rPr>
                <w:spacing w:val="-52"/>
              </w:rPr>
              <w:t xml:space="preserve"> </w:t>
            </w:r>
            <w:r>
              <w:t>Service Sales</w:t>
            </w:r>
            <w:ins w:id="80" w:author="Jeevan Joy Pious" w:date="2025-10-15T10:51:00Z" w16du:dateUtc="2025-10-15T05:21:00Z">
              <w:r w:rsidR="001B028E">
                <w:t xml:space="preserve"> (Care 360 AMC, Care 360 CMC, </w:t>
              </w:r>
            </w:ins>
            <w:ins w:id="81" w:author="Jeevan Joy Pious" w:date="2025-10-15T10:52:00Z" w16du:dateUtc="2025-10-15T05:22:00Z">
              <w:r w:rsidR="004B0048">
                <w:t xml:space="preserve">QA &amp; </w:t>
              </w:r>
            </w:ins>
            <w:ins w:id="82" w:author="Jeevan Joy Pious" w:date="2025-10-15T10:51:00Z" w16du:dateUtc="2025-10-15T05:21:00Z">
              <w:r w:rsidR="001B028E">
                <w:t>Calibr</w:t>
              </w:r>
            </w:ins>
            <w:ins w:id="83" w:author="Jeevan Joy Pious" w:date="2025-10-15T10:52:00Z" w16du:dateUtc="2025-10-15T05:22:00Z">
              <w:r w:rsidR="001B028E">
                <w:t>ation, Revive Lab</w:t>
              </w:r>
            </w:ins>
            <w:ins w:id="84" w:author="Jeevan Joy Pious" w:date="2025-10-15T10:54:00Z" w16du:dateUtc="2025-10-15T05:24:00Z">
              <w:r w:rsidR="004F0A02">
                <w:t>, Spares</w:t>
              </w:r>
            </w:ins>
            <w:ins w:id="85" w:author="Jeevan Joy Pious" w:date="2025-10-15T10:52:00Z" w16du:dateUtc="2025-10-15T05:22:00Z">
              <w:r w:rsidR="001B028E">
                <w:t>)</w:t>
              </w:r>
            </w:ins>
            <w:r>
              <w:t>,</w:t>
            </w:r>
            <w:r>
              <w:rPr>
                <w:spacing w:val="1"/>
              </w:rPr>
              <w:t xml:space="preserve"> </w:t>
            </w:r>
            <w:r>
              <w:t>Academy,</w:t>
            </w:r>
          </w:p>
          <w:p w14:paraId="496D6DEF" w14:textId="77777777" w:rsidR="00121864" w:rsidRDefault="00000000">
            <w:pPr>
              <w:pStyle w:val="TableParagraph"/>
              <w:spacing w:line="250" w:lineRule="exact"/>
              <w:ind w:left="108"/>
            </w:pPr>
            <w:r>
              <w:t>Ciyan,</w:t>
            </w:r>
          </w:p>
          <w:p w14:paraId="496D6DF0" w14:textId="5D18893A" w:rsidR="00121864" w:rsidRDefault="00000000">
            <w:pPr>
              <w:pStyle w:val="TableParagraph"/>
              <w:spacing w:before="1" w:line="234" w:lineRule="exact"/>
              <w:ind w:left="108"/>
            </w:pPr>
            <w:r>
              <w:t>Aurum</w:t>
            </w:r>
            <w:ins w:id="86" w:author="Jeevan Joy Pious" w:date="2025-10-15T11:09:00Z" w16du:dateUtc="2025-10-15T05:39:00Z">
              <w:r w:rsidR="004F1452">
                <w:t>, Rental</w:t>
              </w:r>
            </w:ins>
          </w:p>
        </w:tc>
        <w:tc>
          <w:tcPr>
            <w:tcW w:w="1999" w:type="dxa"/>
          </w:tcPr>
          <w:p w14:paraId="496D6DF1" w14:textId="77777777" w:rsidR="00121864" w:rsidRDefault="00000000">
            <w:pPr>
              <w:pStyle w:val="TableParagraph"/>
              <w:spacing w:before="1"/>
              <w:ind w:left="186" w:right="166" w:firstLine="64"/>
            </w:pPr>
            <w:r>
              <w:t>Business vertical</w:t>
            </w:r>
            <w:r>
              <w:rPr>
                <w:spacing w:val="1"/>
              </w:rPr>
              <w:t xml:space="preserve"> </w:t>
            </w:r>
            <w:r>
              <w:t>related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lead.</w:t>
            </w:r>
          </w:p>
        </w:tc>
      </w:tr>
      <w:tr w:rsidR="00121864" w14:paraId="496D6DF9" w14:textId="77777777">
        <w:trPr>
          <w:trHeight w:val="2023"/>
        </w:trPr>
        <w:tc>
          <w:tcPr>
            <w:tcW w:w="1548" w:type="dxa"/>
          </w:tcPr>
          <w:p w14:paraId="496D6DF3" w14:textId="77777777" w:rsidR="00121864" w:rsidRDefault="00000000">
            <w:pPr>
              <w:pStyle w:val="TableParagraph"/>
              <w:spacing w:line="251" w:lineRule="exact"/>
              <w:ind w:left="503"/>
            </w:pPr>
            <w:r>
              <w:t>Brand</w:t>
            </w:r>
          </w:p>
        </w:tc>
        <w:tc>
          <w:tcPr>
            <w:tcW w:w="1353" w:type="dxa"/>
          </w:tcPr>
          <w:p w14:paraId="496D6DF4" w14:textId="77777777" w:rsidR="00121864" w:rsidRDefault="00000000">
            <w:pPr>
              <w:pStyle w:val="TableParagraph"/>
              <w:spacing w:line="251" w:lineRule="exact"/>
              <w:ind w:left="345"/>
            </w:pPr>
            <w:r>
              <w:t>Picklist</w:t>
            </w:r>
          </w:p>
        </w:tc>
        <w:tc>
          <w:tcPr>
            <w:tcW w:w="1445" w:type="dxa"/>
          </w:tcPr>
          <w:p w14:paraId="496D6DF5" w14:textId="77777777" w:rsidR="00121864" w:rsidRDefault="00000000">
            <w:pPr>
              <w:pStyle w:val="TableParagraph"/>
              <w:spacing w:line="251" w:lineRule="exact"/>
              <w:ind w:left="221" w:right="208"/>
              <w:jc w:val="center"/>
            </w:pPr>
            <w:r>
              <w:t>Mandatory</w:t>
            </w:r>
          </w:p>
        </w:tc>
        <w:tc>
          <w:tcPr>
            <w:tcW w:w="2864" w:type="dxa"/>
          </w:tcPr>
          <w:p w14:paraId="496D6DF6" w14:textId="77777777" w:rsidR="00121864" w:rsidRDefault="00000000">
            <w:pPr>
              <w:pStyle w:val="TableParagraph"/>
              <w:ind w:left="108" w:right="153"/>
            </w:pPr>
            <w:r>
              <w:t>Mindray, Siemens,</w:t>
            </w:r>
            <w:r>
              <w:rPr>
                <w:spacing w:val="1"/>
              </w:rPr>
              <w:t xml:space="preserve"> </w:t>
            </w:r>
            <w:proofErr w:type="gramStart"/>
            <w:r>
              <w:t>Involution,Care</w:t>
            </w:r>
            <w:proofErr w:type="gramEnd"/>
            <w:r>
              <w:t>360 Services,</w:t>
            </w:r>
            <w:r>
              <w:rPr>
                <w:spacing w:val="-53"/>
              </w:rPr>
              <w:t xml:space="preserve"> </w:t>
            </w:r>
            <w:r>
              <w:t>AMCs, CMCs, Spares,</w:t>
            </w:r>
            <w:r>
              <w:rPr>
                <w:spacing w:val="1"/>
              </w:rPr>
              <w:t xml:space="preserve"> </w:t>
            </w:r>
            <w:r>
              <w:t xml:space="preserve">Calibrations, </w:t>
            </w:r>
            <w:proofErr w:type="spellStart"/>
            <w:r>
              <w:t>ReviveLab</w:t>
            </w:r>
            <w:proofErr w:type="spellEnd"/>
            <w:r>
              <w:t>,</w:t>
            </w:r>
            <w:r>
              <w:rPr>
                <w:spacing w:val="1"/>
              </w:rPr>
              <w:t xml:space="preserve"> </w:t>
            </w:r>
            <w:r>
              <w:t xml:space="preserve">Various courses, </w:t>
            </w:r>
            <w:proofErr w:type="spellStart"/>
            <w:r>
              <w:t>Crtitical</w:t>
            </w:r>
            <w:proofErr w:type="spellEnd"/>
            <w:r>
              <w:rPr>
                <w:spacing w:val="1"/>
              </w:rPr>
              <w:t xml:space="preserve"> </w:t>
            </w:r>
            <w:r>
              <w:t>care, Radiology,</w:t>
            </w:r>
            <w:r>
              <w:rPr>
                <w:spacing w:val="1"/>
              </w:rPr>
              <w:t xml:space="preserve"> </w:t>
            </w:r>
            <w:r>
              <w:t>Consumables,</w:t>
            </w:r>
            <w:r>
              <w:rPr>
                <w:spacing w:val="-4"/>
              </w:rPr>
              <w:t xml:space="preserve"> </w:t>
            </w:r>
            <w:r>
              <w:t>Other,</w:t>
            </w:r>
            <w:r>
              <w:rPr>
                <w:spacing w:val="-1"/>
              </w:rPr>
              <w:t xml:space="preserve"> </w:t>
            </w:r>
            <w:r>
              <w:t>CT,</w:t>
            </w:r>
          </w:p>
          <w:p w14:paraId="496D6DF7" w14:textId="77777777" w:rsidR="00121864" w:rsidRDefault="00000000">
            <w:pPr>
              <w:pStyle w:val="TableParagraph"/>
              <w:spacing w:line="235" w:lineRule="exact"/>
              <w:ind w:left="108"/>
            </w:pPr>
            <w:r>
              <w:t>MRI,</w:t>
            </w:r>
            <w:r>
              <w:rPr>
                <w:spacing w:val="-2"/>
              </w:rPr>
              <w:t xml:space="preserve"> </w:t>
            </w:r>
            <w:r>
              <w:t>Cath</w:t>
            </w:r>
          </w:p>
        </w:tc>
        <w:tc>
          <w:tcPr>
            <w:tcW w:w="1999" w:type="dxa"/>
          </w:tcPr>
          <w:p w14:paraId="496D6DF8" w14:textId="77777777" w:rsidR="00121864" w:rsidRDefault="00000000">
            <w:pPr>
              <w:pStyle w:val="TableParagraph"/>
              <w:ind w:left="402" w:right="222" w:hanging="152"/>
            </w:pPr>
            <w:r>
              <w:t>Brand associated</w:t>
            </w:r>
            <w:r>
              <w:rPr>
                <w:spacing w:val="-53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lead.</w:t>
            </w:r>
          </w:p>
        </w:tc>
      </w:tr>
      <w:tr w:rsidR="00121864" w14:paraId="496D6E00" w14:textId="77777777">
        <w:trPr>
          <w:trHeight w:val="758"/>
        </w:trPr>
        <w:tc>
          <w:tcPr>
            <w:tcW w:w="1548" w:type="dxa"/>
          </w:tcPr>
          <w:p w14:paraId="496D6DFA" w14:textId="77777777" w:rsidR="00121864" w:rsidRDefault="00000000">
            <w:pPr>
              <w:pStyle w:val="TableParagraph"/>
              <w:ind w:left="419" w:right="390" w:firstLine="12"/>
            </w:pPr>
            <w:r>
              <w:t>Product</w:t>
            </w:r>
            <w:r>
              <w:rPr>
                <w:spacing w:val="-52"/>
              </w:rPr>
              <w:t xml:space="preserve"> </w:t>
            </w:r>
            <w:r>
              <w:t>Vertical</w:t>
            </w:r>
          </w:p>
        </w:tc>
        <w:tc>
          <w:tcPr>
            <w:tcW w:w="1353" w:type="dxa"/>
          </w:tcPr>
          <w:p w14:paraId="496D6DFB" w14:textId="77777777" w:rsidR="00121864" w:rsidRDefault="00000000">
            <w:pPr>
              <w:pStyle w:val="TableParagraph"/>
              <w:spacing w:line="252" w:lineRule="exact"/>
              <w:ind w:left="345"/>
            </w:pPr>
            <w:r>
              <w:t>Picklist</w:t>
            </w:r>
          </w:p>
        </w:tc>
        <w:tc>
          <w:tcPr>
            <w:tcW w:w="1445" w:type="dxa"/>
          </w:tcPr>
          <w:p w14:paraId="496D6DFC" w14:textId="77777777" w:rsidR="00121864" w:rsidRDefault="00000000">
            <w:pPr>
              <w:pStyle w:val="TableParagraph"/>
              <w:spacing w:line="252" w:lineRule="exact"/>
              <w:ind w:left="221" w:right="208"/>
              <w:jc w:val="center"/>
            </w:pPr>
            <w:r>
              <w:t>Mandatory</w:t>
            </w:r>
          </w:p>
        </w:tc>
        <w:tc>
          <w:tcPr>
            <w:tcW w:w="2864" w:type="dxa"/>
          </w:tcPr>
          <w:p w14:paraId="496D6DFD" w14:textId="77777777" w:rsidR="00121864" w:rsidRDefault="00121864">
            <w:pPr>
              <w:pStyle w:val="TableParagraph"/>
              <w:ind w:left="0"/>
            </w:pPr>
          </w:p>
        </w:tc>
        <w:tc>
          <w:tcPr>
            <w:tcW w:w="1999" w:type="dxa"/>
          </w:tcPr>
          <w:p w14:paraId="496D6DFE" w14:textId="77777777" w:rsidR="00121864" w:rsidRDefault="00000000">
            <w:pPr>
              <w:pStyle w:val="TableParagraph"/>
              <w:spacing w:line="251" w:lineRule="exact"/>
              <w:ind w:left="105" w:right="98"/>
              <w:jc w:val="center"/>
            </w:pPr>
            <w:r>
              <w:t>Business</w:t>
            </w:r>
            <w:r>
              <w:rPr>
                <w:spacing w:val="-4"/>
              </w:rPr>
              <w:t xml:space="preserve"> </w:t>
            </w:r>
            <w:r>
              <w:t>Vertical</w:t>
            </w:r>
          </w:p>
          <w:p w14:paraId="496D6DFF" w14:textId="77777777" w:rsidR="00121864" w:rsidRDefault="00000000">
            <w:pPr>
              <w:pStyle w:val="TableParagraph"/>
              <w:spacing w:line="252" w:lineRule="exact"/>
              <w:ind w:left="275" w:right="263" w:hanging="2"/>
              <w:jc w:val="center"/>
            </w:pPr>
            <w:r>
              <w:t>→ Brand →</w:t>
            </w:r>
            <w:r>
              <w:rPr>
                <w:spacing w:val="1"/>
              </w:rPr>
              <w:t xml:space="preserve"> </w:t>
            </w:r>
            <w:r>
              <w:t>Product</w:t>
            </w:r>
            <w:r>
              <w:rPr>
                <w:spacing w:val="-7"/>
              </w:rPr>
              <w:t xml:space="preserve"> </w:t>
            </w:r>
            <w:r>
              <w:t>Vertical</w:t>
            </w:r>
          </w:p>
        </w:tc>
      </w:tr>
      <w:tr w:rsidR="00121864" w14:paraId="496D6E07" w14:textId="77777777">
        <w:trPr>
          <w:trHeight w:val="758"/>
        </w:trPr>
        <w:tc>
          <w:tcPr>
            <w:tcW w:w="1548" w:type="dxa"/>
          </w:tcPr>
          <w:p w14:paraId="496D6E01" w14:textId="77777777" w:rsidR="00121864" w:rsidRDefault="00000000">
            <w:pPr>
              <w:pStyle w:val="TableParagraph"/>
              <w:ind w:left="460" w:right="176" w:hanging="255"/>
            </w:pPr>
            <w:r>
              <w:t>Requirement</w:t>
            </w:r>
            <w:r>
              <w:rPr>
                <w:spacing w:val="-52"/>
              </w:rPr>
              <w:t xml:space="preserve"> </w:t>
            </w:r>
            <w:r>
              <w:t>Details</w:t>
            </w:r>
          </w:p>
        </w:tc>
        <w:tc>
          <w:tcPr>
            <w:tcW w:w="1353" w:type="dxa"/>
          </w:tcPr>
          <w:p w14:paraId="496D6E02" w14:textId="77777777" w:rsidR="00121864" w:rsidRDefault="00000000">
            <w:pPr>
              <w:pStyle w:val="TableParagraph"/>
              <w:ind w:left="491" w:right="185" w:hanging="276"/>
            </w:pPr>
            <w:r>
              <w:t>Long Text</w:t>
            </w:r>
            <w:r>
              <w:rPr>
                <w:spacing w:val="-52"/>
              </w:rPr>
              <w:t xml:space="preserve"> </w:t>
            </w:r>
            <w:r>
              <w:t>area</w:t>
            </w:r>
          </w:p>
        </w:tc>
        <w:tc>
          <w:tcPr>
            <w:tcW w:w="1445" w:type="dxa"/>
          </w:tcPr>
          <w:p w14:paraId="496D6E03" w14:textId="77777777" w:rsidR="00121864" w:rsidRDefault="00000000">
            <w:pPr>
              <w:pStyle w:val="TableParagraph"/>
              <w:spacing w:line="251" w:lineRule="exact"/>
              <w:ind w:left="217" w:right="208"/>
              <w:jc w:val="center"/>
            </w:pPr>
            <w:r>
              <w:t>Optional</w:t>
            </w:r>
          </w:p>
        </w:tc>
        <w:tc>
          <w:tcPr>
            <w:tcW w:w="2864" w:type="dxa"/>
          </w:tcPr>
          <w:p w14:paraId="496D6E04" w14:textId="77777777" w:rsidR="00121864" w:rsidRDefault="00121864">
            <w:pPr>
              <w:pStyle w:val="TableParagraph"/>
              <w:ind w:left="0"/>
            </w:pPr>
          </w:p>
        </w:tc>
        <w:tc>
          <w:tcPr>
            <w:tcW w:w="1999" w:type="dxa"/>
          </w:tcPr>
          <w:p w14:paraId="496D6E05" w14:textId="77777777" w:rsidR="00121864" w:rsidRDefault="00000000">
            <w:pPr>
              <w:pStyle w:val="TableParagraph"/>
              <w:ind w:left="109" w:right="98"/>
              <w:jc w:val="center"/>
            </w:pPr>
            <w:r>
              <w:t>Detailed description</w:t>
            </w:r>
            <w:r>
              <w:rPr>
                <w:spacing w:val="-5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lead's</w:t>
            </w:r>
          </w:p>
          <w:p w14:paraId="496D6E06" w14:textId="77777777" w:rsidR="00121864" w:rsidRDefault="00000000">
            <w:pPr>
              <w:pStyle w:val="TableParagraph"/>
              <w:spacing w:line="235" w:lineRule="exact"/>
              <w:ind w:left="109" w:right="98"/>
              <w:jc w:val="center"/>
            </w:pPr>
            <w:r>
              <w:t>requirements.</w:t>
            </w:r>
          </w:p>
        </w:tc>
      </w:tr>
      <w:tr w:rsidR="00121864" w14:paraId="496D6E0D" w14:textId="77777777">
        <w:trPr>
          <w:trHeight w:val="564"/>
        </w:trPr>
        <w:tc>
          <w:tcPr>
            <w:tcW w:w="1548" w:type="dxa"/>
          </w:tcPr>
          <w:p w14:paraId="496D6E08" w14:textId="77777777" w:rsidR="00121864" w:rsidRDefault="00000000">
            <w:pPr>
              <w:pStyle w:val="TableParagraph"/>
              <w:spacing w:line="252" w:lineRule="exact"/>
              <w:ind w:left="0" w:right="182"/>
              <w:jc w:val="right"/>
            </w:pPr>
            <w:r>
              <w:t>Created</w:t>
            </w:r>
            <w:r>
              <w:rPr>
                <w:spacing w:val="-3"/>
              </w:rPr>
              <w:t xml:space="preserve"> </w:t>
            </w:r>
            <w:r>
              <w:t>Date</w:t>
            </w:r>
          </w:p>
        </w:tc>
        <w:tc>
          <w:tcPr>
            <w:tcW w:w="1353" w:type="dxa"/>
          </w:tcPr>
          <w:p w14:paraId="496D6E09" w14:textId="77777777" w:rsidR="00121864" w:rsidRDefault="00000000">
            <w:pPr>
              <w:pStyle w:val="TableParagraph"/>
              <w:ind w:left="431" w:right="324" w:hanging="80"/>
            </w:pPr>
            <w:r>
              <w:t>System</w:t>
            </w:r>
            <w:r>
              <w:rPr>
                <w:spacing w:val="-52"/>
              </w:rPr>
              <w:t xml:space="preserve"> </w:t>
            </w:r>
            <w:r>
              <w:t>fields</w:t>
            </w:r>
          </w:p>
        </w:tc>
        <w:tc>
          <w:tcPr>
            <w:tcW w:w="1445" w:type="dxa"/>
          </w:tcPr>
          <w:p w14:paraId="496D6E0A" w14:textId="77777777" w:rsidR="00121864" w:rsidRDefault="00000000">
            <w:pPr>
              <w:pStyle w:val="TableParagraph"/>
              <w:ind w:left="295" w:right="265" w:firstLine="103"/>
            </w:pPr>
            <w:r>
              <w:t>System</w:t>
            </w:r>
            <w:r>
              <w:rPr>
                <w:spacing w:val="1"/>
              </w:rPr>
              <w:t xml:space="preserve"> </w:t>
            </w:r>
            <w:r>
              <w:t>generated</w:t>
            </w:r>
          </w:p>
        </w:tc>
        <w:tc>
          <w:tcPr>
            <w:tcW w:w="2864" w:type="dxa"/>
          </w:tcPr>
          <w:p w14:paraId="496D6E0B" w14:textId="77777777" w:rsidR="00121864" w:rsidRDefault="00121864">
            <w:pPr>
              <w:pStyle w:val="TableParagraph"/>
              <w:ind w:left="0"/>
            </w:pPr>
          </w:p>
        </w:tc>
        <w:tc>
          <w:tcPr>
            <w:tcW w:w="1999" w:type="dxa"/>
          </w:tcPr>
          <w:p w14:paraId="496D6E0C" w14:textId="77777777" w:rsidR="00121864" w:rsidRDefault="00000000">
            <w:pPr>
              <w:pStyle w:val="TableParagraph"/>
              <w:ind w:left="455" w:right="125" w:hanging="303"/>
            </w:pPr>
            <w:r>
              <w:t>Date when the lead</w:t>
            </w:r>
            <w:r>
              <w:rPr>
                <w:spacing w:val="-52"/>
              </w:rPr>
              <w:t xml:space="preserve"> </w:t>
            </w:r>
            <w:r>
              <w:t>was</w:t>
            </w:r>
            <w:r>
              <w:rPr>
                <w:spacing w:val="-1"/>
              </w:rPr>
              <w:t xml:space="preserve"> </w:t>
            </w:r>
            <w:r>
              <w:t>created.</w:t>
            </w:r>
          </w:p>
        </w:tc>
      </w:tr>
      <w:tr w:rsidR="00121864" w14:paraId="496D6E13" w14:textId="77777777">
        <w:trPr>
          <w:trHeight w:val="563"/>
        </w:trPr>
        <w:tc>
          <w:tcPr>
            <w:tcW w:w="1548" w:type="dxa"/>
          </w:tcPr>
          <w:p w14:paraId="496D6E0E" w14:textId="77777777" w:rsidR="00121864" w:rsidRDefault="00000000">
            <w:pPr>
              <w:pStyle w:val="TableParagraph"/>
              <w:spacing w:line="252" w:lineRule="exact"/>
              <w:ind w:left="0" w:right="118"/>
              <w:jc w:val="right"/>
            </w:pPr>
            <w:r>
              <w:t>Modified</w:t>
            </w:r>
            <w:r>
              <w:rPr>
                <w:spacing w:val="-5"/>
              </w:rPr>
              <w:t xml:space="preserve"> </w:t>
            </w:r>
            <w:r>
              <w:t>Date</w:t>
            </w:r>
          </w:p>
        </w:tc>
        <w:tc>
          <w:tcPr>
            <w:tcW w:w="1353" w:type="dxa"/>
          </w:tcPr>
          <w:p w14:paraId="496D6E0F" w14:textId="77777777" w:rsidR="00121864" w:rsidRDefault="00000000">
            <w:pPr>
              <w:pStyle w:val="TableParagraph"/>
              <w:ind w:left="431" w:right="324" w:hanging="80"/>
            </w:pPr>
            <w:r>
              <w:t>System</w:t>
            </w:r>
            <w:r>
              <w:rPr>
                <w:spacing w:val="-52"/>
              </w:rPr>
              <w:t xml:space="preserve"> </w:t>
            </w:r>
            <w:r>
              <w:t>fields</w:t>
            </w:r>
          </w:p>
        </w:tc>
        <w:tc>
          <w:tcPr>
            <w:tcW w:w="1445" w:type="dxa"/>
          </w:tcPr>
          <w:p w14:paraId="496D6E10" w14:textId="77777777" w:rsidR="00121864" w:rsidRDefault="00000000">
            <w:pPr>
              <w:pStyle w:val="TableParagraph"/>
              <w:ind w:left="295" w:right="265" w:firstLine="103"/>
            </w:pPr>
            <w:r>
              <w:t>System</w:t>
            </w:r>
            <w:r>
              <w:rPr>
                <w:spacing w:val="1"/>
              </w:rPr>
              <w:t xml:space="preserve"> </w:t>
            </w:r>
            <w:r>
              <w:t>generated</w:t>
            </w:r>
          </w:p>
        </w:tc>
        <w:tc>
          <w:tcPr>
            <w:tcW w:w="2864" w:type="dxa"/>
          </w:tcPr>
          <w:p w14:paraId="496D6E11" w14:textId="77777777" w:rsidR="00121864" w:rsidRDefault="00121864">
            <w:pPr>
              <w:pStyle w:val="TableParagraph"/>
              <w:ind w:left="0"/>
            </w:pPr>
          </w:p>
        </w:tc>
        <w:tc>
          <w:tcPr>
            <w:tcW w:w="1999" w:type="dxa"/>
          </w:tcPr>
          <w:p w14:paraId="496D6E12" w14:textId="77777777" w:rsidR="00121864" w:rsidRDefault="00000000">
            <w:pPr>
              <w:pStyle w:val="TableParagraph"/>
              <w:ind w:left="196" w:right="125" w:hanging="44"/>
            </w:pPr>
            <w:r>
              <w:t>Date when the lead</w:t>
            </w:r>
            <w:r>
              <w:rPr>
                <w:spacing w:val="-52"/>
              </w:rPr>
              <w:t xml:space="preserve"> </w:t>
            </w:r>
            <w:r>
              <w:t>was</w:t>
            </w:r>
            <w:r>
              <w:rPr>
                <w:spacing w:val="-4"/>
              </w:rPr>
              <w:t xml:space="preserve"> </w:t>
            </w:r>
            <w:r>
              <w:t>last</w:t>
            </w:r>
            <w:r>
              <w:rPr>
                <w:spacing w:val="-3"/>
              </w:rPr>
              <w:t xml:space="preserve"> </w:t>
            </w:r>
            <w:r>
              <w:t>modified.</w:t>
            </w:r>
          </w:p>
        </w:tc>
      </w:tr>
      <w:tr w:rsidR="00121864" w14:paraId="496D6E19" w14:textId="77777777">
        <w:trPr>
          <w:trHeight w:val="506"/>
        </w:trPr>
        <w:tc>
          <w:tcPr>
            <w:tcW w:w="1548" w:type="dxa"/>
          </w:tcPr>
          <w:p w14:paraId="496D6E14" w14:textId="77777777" w:rsidR="00121864" w:rsidRDefault="00000000">
            <w:pPr>
              <w:pStyle w:val="TableParagraph"/>
              <w:spacing w:line="252" w:lineRule="exact"/>
              <w:ind w:left="0" w:right="110"/>
              <w:jc w:val="right"/>
            </w:pPr>
            <w:r>
              <w:t>Duplicate</w:t>
            </w:r>
            <w:r>
              <w:rPr>
                <w:spacing w:val="-3"/>
              </w:rPr>
              <w:t xml:space="preserve"> </w:t>
            </w:r>
            <w:r>
              <w:t>Flag</w:t>
            </w:r>
          </w:p>
        </w:tc>
        <w:tc>
          <w:tcPr>
            <w:tcW w:w="1353" w:type="dxa"/>
          </w:tcPr>
          <w:p w14:paraId="496D6E15" w14:textId="77777777" w:rsidR="00121864" w:rsidRDefault="00000000">
            <w:pPr>
              <w:pStyle w:val="TableParagraph"/>
              <w:spacing w:line="252" w:lineRule="exact"/>
              <w:ind w:left="345"/>
            </w:pPr>
            <w:r>
              <w:t>Picklist</w:t>
            </w:r>
          </w:p>
        </w:tc>
        <w:tc>
          <w:tcPr>
            <w:tcW w:w="1445" w:type="dxa"/>
          </w:tcPr>
          <w:p w14:paraId="496D6E16" w14:textId="77777777" w:rsidR="00121864" w:rsidRDefault="00000000">
            <w:pPr>
              <w:pStyle w:val="TableParagraph"/>
              <w:spacing w:line="252" w:lineRule="exact"/>
              <w:ind w:left="217" w:right="208"/>
              <w:jc w:val="center"/>
            </w:pPr>
            <w:r>
              <w:t>Optional</w:t>
            </w:r>
          </w:p>
        </w:tc>
        <w:tc>
          <w:tcPr>
            <w:tcW w:w="2864" w:type="dxa"/>
          </w:tcPr>
          <w:p w14:paraId="496D6E17" w14:textId="77777777" w:rsidR="00121864" w:rsidRDefault="00000000">
            <w:pPr>
              <w:pStyle w:val="TableParagraph"/>
              <w:spacing w:line="252" w:lineRule="exact"/>
              <w:ind w:left="139" w:right="132"/>
              <w:jc w:val="center"/>
            </w:pPr>
            <w:r>
              <w:t>Yes,</w:t>
            </w:r>
            <w:r>
              <w:rPr>
                <w:spacing w:val="-4"/>
              </w:rPr>
              <w:t xml:space="preserve"> </w:t>
            </w:r>
            <w:proofErr w:type="gramStart"/>
            <w:r>
              <w:t>No</w:t>
            </w:r>
            <w:proofErr w:type="gramEnd"/>
          </w:p>
        </w:tc>
        <w:tc>
          <w:tcPr>
            <w:tcW w:w="1999" w:type="dxa"/>
          </w:tcPr>
          <w:p w14:paraId="496D6E18" w14:textId="77777777" w:rsidR="00121864" w:rsidRDefault="00000000">
            <w:pPr>
              <w:pStyle w:val="TableParagraph"/>
              <w:spacing w:line="252" w:lineRule="exact"/>
              <w:ind w:left="390" w:right="107" w:hanging="257"/>
            </w:pPr>
            <w:r>
              <w:t>Indicates if the lead</w:t>
            </w:r>
            <w:r>
              <w:rPr>
                <w:spacing w:val="-52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a duplicate.</w:t>
            </w:r>
          </w:p>
        </w:tc>
      </w:tr>
      <w:tr w:rsidR="00121864" w14:paraId="496D6E1F" w14:textId="77777777">
        <w:trPr>
          <w:trHeight w:val="563"/>
        </w:trPr>
        <w:tc>
          <w:tcPr>
            <w:tcW w:w="1548" w:type="dxa"/>
          </w:tcPr>
          <w:p w14:paraId="496D6E1A" w14:textId="77777777" w:rsidR="00121864" w:rsidRDefault="00000000">
            <w:pPr>
              <w:pStyle w:val="TableParagraph"/>
              <w:ind w:left="244" w:right="229" w:firstLine="100"/>
            </w:pPr>
            <w:r>
              <w:t>Duplicate</w:t>
            </w:r>
            <w:r>
              <w:rPr>
                <w:spacing w:val="1"/>
              </w:rPr>
              <w:t xml:space="preserve"> </w:t>
            </w:r>
            <w:r>
              <w:t>Parent</w:t>
            </w:r>
            <w:r>
              <w:rPr>
                <w:spacing w:val="-12"/>
              </w:rPr>
              <w:t xml:space="preserve"> </w:t>
            </w:r>
            <w:r>
              <w:t>Lead</w:t>
            </w:r>
          </w:p>
        </w:tc>
        <w:tc>
          <w:tcPr>
            <w:tcW w:w="1353" w:type="dxa"/>
          </w:tcPr>
          <w:p w14:paraId="496D6E1B" w14:textId="77777777" w:rsidR="00121864" w:rsidRDefault="00000000">
            <w:pPr>
              <w:pStyle w:val="TableParagraph"/>
              <w:spacing w:line="252" w:lineRule="exact"/>
              <w:ind w:left="333"/>
            </w:pPr>
            <w:r>
              <w:t>Lookup</w:t>
            </w:r>
          </w:p>
        </w:tc>
        <w:tc>
          <w:tcPr>
            <w:tcW w:w="1445" w:type="dxa"/>
          </w:tcPr>
          <w:p w14:paraId="496D6E1C" w14:textId="77777777" w:rsidR="00121864" w:rsidRDefault="00000000">
            <w:pPr>
              <w:pStyle w:val="TableParagraph"/>
              <w:spacing w:line="252" w:lineRule="exact"/>
              <w:ind w:left="217" w:right="208"/>
              <w:jc w:val="center"/>
            </w:pPr>
            <w:r>
              <w:t>Optional</w:t>
            </w:r>
          </w:p>
        </w:tc>
        <w:tc>
          <w:tcPr>
            <w:tcW w:w="2864" w:type="dxa"/>
          </w:tcPr>
          <w:p w14:paraId="496D6E1D" w14:textId="77777777" w:rsidR="00121864" w:rsidRDefault="00121864">
            <w:pPr>
              <w:pStyle w:val="TableParagraph"/>
              <w:ind w:left="0"/>
            </w:pPr>
          </w:p>
        </w:tc>
        <w:tc>
          <w:tcPr>
            <w:tcW w:w="1999" w:type="dxa"/>
          </w:tcPr>
          <w:p w14:paraId="496D6E1E" w14:textId="77777777" w:rsidR="00121864" w:rsidRDefault="00000000">
            <w:pPr>
              <w:pStyle w:val="TableParagraph"/>
              <w:ind w:left="388" w:right="244" w:hanging="118"/>
            </w:pPr>
            <w:r>
              <w:t>Lookup field for</w:t>
            </w:r>
            <w:r>
              <w:rPr>
                <w:spacing w:val="-52"/>
              </w:rPr>
              <w:t xml:space="preserve"> </w:t>
            </w:r>
            <w:r>
              <w:t>merged</w:t>
            </w:r>
            <w:r>
              <w:rPr>
                <w:spacing w:val="-4"/>
              </w:rPr>
              <w:t xml:space="preserve"> </w:t>
            </w:r>
            <w:r>
              <w:t>leads.</w:t>
            </w:r>
          </w:p>
        </w:tc>
      </w:tr>
      <w:tr w:rsidR="00121864" w14:paraId="496D6E25" w14:textId="77777777">
        <w:trPr>
          <w:trHeight w:val="1334"/>
        </w:trPr>
        <w:tc>
          <w:tcPr>
            <w:tcW w:w="1548" w:type="dxa"/>
          </w:tcPr>
          <w:p w14:paraId="496D6E20" w14:textId="77777777" w:rsidR="00121864" w:rsidRDefault="00000000">
            <w:pPr>
              <w:pStyle w:val="TableParagraph"/>
              <w:spacing w:line="251" w:lineRule="exact"/>
              <w:ind w:left="0" w:right="213"/>
              <w:jc w:val="right"/>
            </w:pPr>
            <w:r>
              <w:t>Lost</w:t>
            </w:r>
            <w:r>
              <w:rPr>
                <w:spacing w:val="-5"/>
              </w:rPr>
              <w:t xml:space="preserve"> </w:t>
            </w:r>
            <w:r>
              <w:t>Reason</w:t>
            </w:r>
          </w:p>
        </w:tc>
        <w:tc>
          <w:tcPr>
            <w:tcW w:w="1353" w:type="dxa"/>
          </w:tcPr>
          <w:p w14:paraId="496D6E21" w14:textId="77777777" w:rsidR="00121864" w:rsidRDefault="00000000">
            <w:pPr>
              <w:pStyle w:val="TableParagraph"/>
              <w:spacing w:line="251" w:lineRule="exact"/>
              <w:ind w:left="345"/>
            </w:pPr>
            <w:r>
              <w:t>Picklist</w:t>
            </w:r>
          </w:p>
        </w:tc>
        <w:tc>
          <w:tcPr>
            <w:tcW w:w="1445" w:type="dxa"/>
          </w:tcPr>
          <w:p w14:paraId="496D6E22" w14:textId="77777777" w:rsidR="00121864" w:rsidRDefault="00000000">
            <w:pPr>
              <w:pStyle w:val="TableParagraph"/>
              <w:spacing w:line="251" w:lineRule="exact"/>
              <w:ind w:left="217" w:right="208"/>
              <w:jc w:val="center"/>
            </w:pPr>
            <w:r>
              <w:t>Optional</w:t>
            </w:r>
          </w:p>
        </w:tc>
        <w:tc>
          <w:tcPr>
            <w:tcW w:w="2864" w:type="dxa"/>
          </w:tcPr>
          <w:p w14:paraId="496D6E23" w14:textId="734265AE" w:rsidR="00121864" w:rsidRDefault="00000000">
            <w:pPr>
              <w:pStyle w:val="TableParagraph"/>
              <w:ind w:left="146" w:right="132"/>
              <w:jc w:val="center"/>
            </w:pPr>
            <w:r>
              <w:t>Price, Features, Competition,</w:t>
            </w:r>
            <w:r>
              <w:rPr>
                <w:spacing w:val="-52"/>
              </w:rPr>
              <w:t xml:space="preserve"> </w:t>
            </w:r>
            <w:r>
              <w:t>Trust, Relationship, Right</w:t>
            </w:r>
            <w:r>
              <w:rPr>
                <w:spacing w:val="1"/>
              </w:rPr>
              <w:t xml:space="preserve"> </w:t>
            </w:r>
            <w:r>
              <w:t>product pitching, Person did</w:t>
            </w:r>
            <w:r>
              <w:rPr>
                <w:spacing w:val="1"/>
              </w:rPr>
              <w:t xml:space="preserve"> </w:t>
            </w:r>
            <w:r>
              <w:t>not manage customer well,</w:t>
            </w:r>
            <w:r>
              <w:rPr>
                <w:spacing w:val="1"/>
              </w:rPr>
              <w:t xml:space="preserve"> </w:t>
            </w:r>
            <w:r>
              <w:t>Response</w:t>
            </w:r>
            <w:r>
              <w:rPr>
                <w:spacing w:val="-3"/>
              </w:rPr>
              <w:t xml:space="preserve"> </w:t>
            </w:r>
            <w:r>
              <w:t>time</w:t>
            </w:r>
            <w:ins w:id="87" w:author="Jeevan Joy Pious" w:date="2025-10-15T10:56:00Z" w16du:dateUtc="2025-10-15T05:26:00Z">
              <w:r w:rsidR="007A72E3">
                <w:t xml:space="preserve">, </w:t>
              </w:r>
            </w:ins>
            <w:ins w:id="88" w:author="Jeevan Joy Pious" w:date="2025-10-15T10:57:00Z" w16du:dateUtc="2025-10-15T05:27:00Z">
              <w:r w:rsidR="009859B7">
                <w:t xml:space="preserve">No Qualified Product, </w:t>
              </w:r>
            </w:ins>
            <w:ins w:id="89" w:author="Jeevan Joy Pious" w:date="2025-10-15T10:56:00Z" w16du:dateUtc="2025-10-15T05:26:00Z">
              <w:r w:rsidR="007A72E3">
                <w:t>Combo</w:t>
              </w:r>
              <w:r w:rsidR="009859B7">
                <w:t xml:space="preserve"> deal (We didn’t have</w:t>
              </w:r>
            </w:ins>
            <w:ins w:id="90" w:author="Jeevan Joy Pious" w:date="2025-10-15T10:57:00Z" w16du:dateUtc="2025-10-15T05:27:00Z">
              <w:r w:rsidR="0053058A">
                <w:t xml:space="preserve"> all</w:t>
              </w:r>
            </w:ins>
            <w:ins w:id="91" w:author="Jeevan Joy Pious" w:date="2025-10-15T10:56:00Z" w16du:dateUtc="2025-10-15T05:26:00Z">
              <w:r w:rsidR="009859B7">
                <w:t xml:space="preserve"> the product</w:t>
              </w:r>
            </w:ins>
            <w:ins w:id="92" w:author="Jeevan Joy Pious" w:date="2025-10-15T10:57:00Z" w16du:dateUtc="2025-10-15T05:27:00Z">
              <w:r w:rsidR="0053058A">
                <w:t>s</w:t>
              </w:r>
            </w:ins>
            <w:ins w:id="93" w:author="Jeevan Joy Pious" w:date="2025-10-15T10:56:00Z" w16du:dateUtc="2025-10-15T05:26:00Z">
              <w:r w:rsidR="009859B7">
                <w:t>)</w:t>
              </w:r>
            </w:ins>
            <w:ins w:id="94" w:author="Jeevan Joy Pious" w:date="2025-10-15T11:04:00Z" w16du:dateUtc="2025-10-15T05:34:00Z">
              <w:r w:rsidR="00AB37B0">
                <w:t xml:space="preserve">, Demo could not </w:t>
              </w:r>
              <w:proofErr w:type="spellStart"/>
              <w:proofErr w:type="gramStart"/>
              <w:r w:rsidR="00AB37B0">
                <w:t>given</w:t>
              </w:r>
            </w:ins>
            <w:proofErr w:type="spellEnd"/>
            <w:proofErr w:type="gramEnd"/>
            <w:ins w:id="95" w:author="Jeevan Joy Pious" w:date="2025-10-15T11:05:00Z" w16du:dateUtc="2025-10-15T05:35:00Z">
              <w:r w:rsidR="00052E00">
                <w:t>, Customer stopped</w:t>
              </w:r>
            </w:ins>
            <w:ins w:id="96" w:author="Jeevan Joy Pious" w:date="2025-10-15T11:06:00Z" w16du:dateUtc="2025-10-15T05:36:00Z">
              <w:r w:rsidR="00D608DE">
                <w:t>/cancelled</w:t>
              </w:r>
            </w:ins>
            <w:ins w:id="97" w:author="Jeevan Joy Pious" w:date="2025-10-15T11:05:00Z" w16du:dateUtc="2025-10-15T05:35:00Z">
              <w:r w:rsidR="00052E00">
                <w:t xml:space="preserve"> the project</w:t>
              </w:r>
            </w:ins>
          </w:p>
        </w:tc>
        <w:tc>
          <w:tcPr>
            <w:tcW w:w="1999" w:type="dxa"/>
          </w:tcPr>
          <w:p w14:paraId="496D6E24" w14:textId="77777777" w:rsidR="00121864" w:rsidRDefault="00000000">
            <w:pPr>
              <w:pStyle w:val="TableParagraph"/>
              <w:ind w:left="541" w:right="119" w:hanging="396"/>
            </w:pPr>
            <w:r>
              <w:t>Reason for the lead</w:t>
            </w:r>
            <w:r>
              <w:rPr>
                <w:spacing w:val="-53"/>
              </w:rPr>
              <w:t xml:space="preserve"> </w:t>
            </w:r>
            <w:r>
              <w:t>being</w:t>
            </w:r>
            <w:r>
              <w:rPr>
                <w:spacing w:val="-4"/>
              </w:rPr>
              <w:t xml:space="preserve"> </w:t>
            </w:r>
            <w:r>
              <w:t>lost.</w:t>
            </w:r>
          </w:p>
        </w:tc>
      </w:tr>
      <w:tr w:rsidR="00121864" w14:paraId="496D6E2B" w14:textId="77777777">
        <w:trPr>
          <w:trHeight w:val="505"/>
        </w:trPr>
        <w:tc>
          <w:tcPr>
            <w:tcW w:w="1548" w:type="dxa"/>
          </w:tcPr>
          <w:p w14:paraId="496D6E26" w14:textId="77777777" w:rsidR="00121864" w:rsidRDefault="00000000">
            <w:pPr>
              <w:pStyle w:val="TableParagraph"/>
              <w:spacing w:line="251" w:lineRule="exact"/>
              <w:ind w:left="455"/>
            </w:pPr>
            <w:r>
              <w:lastRenderedPageBreak/>
              <w:t>Region</w:t>
            </w:r>
          </w:p>
        </w:tc>
        <w:tc>
          <w:tcPr>
            <w:tcW w:w="1353" w:type="dxa"/>
          </w:tcPr>
          <w:p w14:paraId="496D6E27" w14:textId="77777777" w:rsidR="00121864" w:rsidRDefault="00000000">
            <w:pPr>
              <w:pStyle w:val="TableParagraph"/>
              <w:spacing w:line="251" w:lineRule="exact"/>
              <w:ind w:left="333"/>
            </w:pPr>
            <w:r>
              <w:t>Lookup</w:t>
            </w:r>
          </w:p>
        </w:tc>
        <w:tc>
          <w:tcPr>
            <w:tcW w:w="1445" w:type="dxa"/>
          </w:tcPr>
          <w:p w14:paraId="496D6E28" w14:textId="77777777" w:rsidR="00121864" w:rsidRDefault="00000000">
            <w:pPr>
              <w:pStyle w:val="TableParagraph"/>
              <w:spacing w:line="251" w:lineRule="exact"/>
              <w:ind w:left="217" w:right="208"/>
              <w:jc w:val="center"/>
            </w:pPr>
            <w:r>
              <w:t>Optional</w:t>
            </w:r>
          </w:p>
        </w:tc>
        <w:tc>
          <w:tcPr>
            <w:tcW w:w="2864" w:type="dxa"/>
          </w:tcPr>
          <w:p w14:paraId="496D6E29" w14:textId="77777777" w:rsidR="00121864" w:rsidRDefault="00121864">
            <w:pPr>
              <w:pStyle w:val="TableParagraph"/>
              <w:ind w:left="0"/>
            </w:pPr>
          </w:p>
        </w:tc>
        <w:tc>
          <w:tcPr>
            <w:tcW w:w="1999" w:type="dxa"/>
          </w:tcPr>
          <w:p w14:paraId="496D6E2A" w14:textId="77777777" w:rsidR="00121864" w:rsidRDefault="00000000">
            <w:pPr>
              <w:pStyle w:val="TableParagraph"/>
              <w:spacing w:line="252" w:lineRule="exact"/>
              <w:ind w:left="402" w:right="174" w:hanging="202"/>
            </w:pPr>
            <w:r>
              <w:t>Region associated</w:t>
            </w:r>
            <w:r>
              <w:rPr>
                <w:spacing w:val="-52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lead.</w:t>
            </w:r>
          </w:p>
        </w:tc>
      </w:tr>
      <w:tr w:rsidR="00121864" w14:paraId="496D6E31" w14:textId="77777777">
        <w:trPr>
          <w:trHeight w:val="288"/>
        </w:trPr>
        <w:tc>
          <w:tcPr>
            <w:tcW w:w="1548" w:type="dxa"/>
          </w:tcPr>
          <w:p w14:paraId="496D6E2C" w14:textId="77777777" w:rsidR="00121864" w:rsidRDefault="00000000">
            <w:pPr>
              <w:pStyle w:val="TableParagraph"/>
              <w:spacing w:line="251" w:lineRule="exact"/>
              <w:ind w:left="419"/>
            </w:pPr>
            <w:proofErr w:type="spellStart"/>
            <w:r>
              <w:t>Pincode</w:t>
            </w:r>
            <w:proofErr w:type="spellEnd"/>
          </w:p>
        </w:tc>
        <w:tc>
          <w:tcPr>
            <w:tcW w:w="1353" w:type="dxa"/>
          </w:tcPr>
          <w:p w14:paraId="496D6E2D" w14:textId="77777777" w:rsidR="00121864" w:rsidRDefault="00000000">
            <w:pPr>
              <w:pStyle w:val="TableParagraph"/>
              <w:spacing w:line="251" w:lineRule="exact"/>
              <w:ind w:left="316"/>
            </w:pPr>
            <w:r>
              <w:t>Number</w:t>
            </w:r>
          </w:p>
        </w:tc>
        <w:tc>
          <w:tcPr>
            <w:tcW w:w="1445" w:type="dxa"/>
          </w:tcPr>
          <w:p w14:paraId="496D6E2E" w14:textId="77777777" w:rsidR="00121864" w:rsidRDefault="00000000">
            <w:pPr>
              <w:pStyle w:val="TableParagraph"/>
              <w:spacing w:line="251" w:lineRule="exact"/>
              <w:ind w:left="217" w:right="208"/>
              <w:jc w:val="center"/>
            </w:pPr>
            <w:r>
              <w:t>Optional</w:t>
            </w:r>
          </w:p>
        </w:tc>
        <w:tc>
          <w:tcPr>
            <w:tcW w:w="2864" w:type="dxa"/>
          </w:tcPr>
          <w:p w14:paraId="496D6E2F" w14:textId="77777777" w:rsidR="00121864" w:rsidRDefault="0012186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999" w:type="dxa"/>
          </w:tcPr>
          <w:p w14:paraId="496D6E30" w14:textId="77777777" w:rsidR="00121864" w:rsidRDefault="00000000">
            <w:pPr>
              <w:pStyle w:val="TableParagraph"/>
              <w:spacing w:line="251" w:lineRule="exact"/>
              <w:ind w:left="152"/>
            </w:pPr>
            <w:proofErr w:type="spellStart"/>
            <w:r>
              <w:t>Pincode</w:t>
            </w:r>
            <w:proofErr w:type="spellEnd"/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lead</w:t>
            </w:r>
          </w:p>
        </w:tc>
      </w:tr>
    </w:tbl>
    <w:p w14:paraId="496D6E32" w14:textId="77777777" w:rsidR="00121864" w:rsidRDefault="00121864">
      <w:pPr>
        <w:pStyle w:val="BodyText"/>
        <w:spacing w:before="8"/>
        <w:rPr>
          <w:sz w:val="23"/>
        </w:rPr>
      </w:pPr>
    </w:p>
    <w:p w14:paraId="496D6E33" w14:textId="77777777" w:rsidR="00121864" w:rsidRDefault="00000000">
      <w:pPr>
        <w:pStyle w:val="ListParagraph"/>
        <w:numPr>
          <w:ilvl w:val="0"/>
          <w:numId w:val="13"/>
        </w:numPr>
        <w:tabs>
          <w:tab w:val="left" w:pos="609"/>
        </w:tabs>
        <w:spacing w:before="87"/>
        <w:rPr>
          <w:b/>
          <w:sz w:val="27"/>
        </w:rPr>
      </w:pPr>
      <w:bookmarkStart w:id="98" w:name="2._Functional_Flow"/>
      <w:bookmarkEnd w:id="98"/>
      <w:r>
        <w:rPr>
          <w:b/>
          <w:sz w:val="27"/>
        </w:rPr>
        <w:t>Functional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Flow</w:t>
      </w:r>
    </w:p>
    <w:p w14:paraId="496D6E34" w14:textId="77777777" w:rsidR="00121864" w:rsidRDefault="00000000">
      <w:pPr>
        <w:pStyle w:val="Heading3"/>
        <w:numPr>
          <w:ilvl w:val="1"/>
          <w:numId w:val="13"/>
        </w:numPr>
        <w:tabs>
          <w:tab w:val="left" w:pos="1060"/>
        </w:tabs>
        <w:spacing w:before="125"/>
      </w:pPr>
      <w:r>
        <w:t>Lead</w:t>
      </w:r>
      <w:r>
        <w:rPr>
          <w:spacing w:val="-4"/>
        </w:rPr>
        <w:t xml:space="preserve"> </w:t>
      </w:r>
      <w:r>
        <w:t>Creation</w:t>
      </w:r>
    </w:p>
    <w:p w14:paraId="496D6E35" w14:textId="77777777" w:rsidR="00121864" w:rsidRDefault="00121864">
      <w:pPr>
        <w:sectPr w:rsidR="00121864">
          <w:headerReference w:type="even" r:id="rId24"/>
          <w:headerReference w:type="default" r:id="rId25"/>
          <w:footerReference w:type="default" r:id="rId26"/>
          <w:pgSz w:w="11910" w:h="16840"/>
          <w:pgMar w:top="1340" w:right="60" w:bottom="280" w:left="1460" w:header="730" w:footer="0" w:gutter="0"/>
          <w:cols w:space="720"/>
        </w:sectPr>
      </w:pPr>
    </w:p>
    <w:p w14:paraId="496D6E36" w14:textId="666DEA27" w:rsidR="00121864" w:rsidRDefault="00000000">
      <w:pPr>
        <w:pStyle w:val="ListParagraph"/>
        <w:numPr>
          <w:ilvl w:val="2"/>
          <w:numId w:val="13"/>
        </w:numPr>
        <w:tabs>
          <w:tab w:val="left" w:pos="1779"/>
          <w:tab w:val="left" w:pos="1780"/>
        </w:tabs>
        <w:spacing w:before="90" w:line="276" w:lineRule="auto"/>
        <w:ind w:right="1798"/>
      </w:pPr>
      <w:r>
        <w:lastRenderedPageBreak/>
        <w:pict w14:anchorId="496D6EF3">
          <v:line id="_x0000_s2053" style="position:absolute;left:0;text-align:left;z-index:15741440;mso-position-horizontal-relative:page" from="81pt,33.55pt" to="81pt,48.1pt" strokeweight="0">
            <w10:wrap anchorx="page"/>
          </v:line>
        </w:pict>
      </w:r>
      <w:r>
        <w:t>Leads created via digital</w:t>
      </w:r>
      <w:ins w:id="99" w:author="Jeevan Joy Pious" w:date="2025-10-15T10:58:00Z" w16du:dateUtc="2025-10-15T05:28:00Z">
        <w:r w:rsidR="00F63D53">
          <w:t>/</w:t>
        </w:r>
      </w:ins>
      <w:r>
        <w:t xml:space="preserve"> integrations (Meta, Google Ads, WhatsApp, Email,</w:t>
      </w:r>
      <w:r>
        <w:rPr>
          <w:spacing w:val="1"/>
        </w:rPr>
        <w:t xml:space="preserve"> </w:t>
      </w:r>
      <w:r>
        <w:t>LinkedIn/Zapier, RCM, Events, Website, Cold Calls, Referral Sales, Referral</w:t>
      </w:r>
      <w:r>
        <w:rPr>
          <w:spacing w:val="-52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manually</w:t>
      </w:r>
      <w:r>
        <w:rPr>
          <w:spacing w:val="-3"/>
        </w:rPr>
        <w:t xml:space="preserve"> </w:t>
      </w:r>
      <w:r>
        <w:t>by users.</w:t>
      </w:r>
    </w:p>
    <w:p w14:paraId="496D6E37" w14:textId="77777777" w:rsidR="00121864" w:rsidRDefault="00000000">
      <w:pPr>
        <w:pStyle w:val="ListParagraph"/>
        <w:numPr>
          <w:ilvl w:val="2"/>
          <w:numId w:val="13"/>
        </w:numPr>
        <w:tabs>
          <w:tab w:val="left" w:pos="1779"/>
          <w:tab w:val="left" w:pos="1780"/>
        </w:tabs>
        <w:spacing w:before="0" w:line="278" w:lineRule="auto"/>
        <w:ind w:right="1862"/>
      </w:pPr>
      <w:r>
        <w:pict w14:anchorId="496D6EF4">
          <v:line id="_x0000_s2052" style="position:absolute;left:0;text-align:left;z-index:15741952;mso-position-horizontal-relative:page" from="81pt,14.6pt" to="81pt,29.15pt" strokeweight="0">
            <w10:wrap anchorx="page"/>
          </v:line>
        </w:pict>
      </w:r>
      <w:r>
        <w:t>Duplication check on Phone + GST. System allows duplicates but highlights</w:t>
      </w:r>
      <w:r>
        <w:rPr>
          <w:spacing w:val="-52"/>
        </w:rPr>
        <w:t xml:space="preserve"> </w:t>
      </w:r>
      <w:r>
        <w:t>“Potential</w:t>
      </w:r>
      <w:r>
        <w:rPr>
          <w:spacing w:val="-3"/>
        </w:rPr>
        <w:t xml:space="preserve"> </w:t>
      </w:r>
      <w:r>
        <w:t>Duplicates”.</w:t>
      </w:r>
    </w:p>
    <w:p w14:paraId="496D6E38" w14:textId="77777777" w:rsidR="00121864" w:rsidRDefault="00000000">
      <w:pPr>
        <w:pStyle w:val="Heading3"/>
        <w:numPr>
          <w:ilvl w:val="1"/>
          <w:numId w:val="13"/>
        </w:numPr>
        <w:tabs>
          <w:tab w:val="left" w:pos="1060"/>
        </w:tabs>
        <w:spacing w:line="249" w:lineRule="exact"/>
      </w:pPr>
      <w:r>
        <w:t>Initial</w:t>
      </w:r>
      <w:r>
        <w:rPr>
          <w:spacing w:val="-5"/>
        </w:rPr>
        <w:t xml:space="preserve"> </w:t>
      </w:r>
      <w:r>
        <w:t>Assignment</w:t>
      </w:r>
      <w:r>
        <w:rPr>
          <w:spacing w:val="-4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category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product/service/location</w:t>
      </w:r>
    </w:p>
    <w:p w14:paraId="496D6E39" w14:textId="6B27E4C3" w:rsidR="00121864" w:rsidRDefault="00000000">
      <w:pPr>
        <w:pStyle w:val="ListParagraph"/>
        <w:numPr>
          <w:ilvl w:val="2"/>
          <w:numId w:val="13"/>
        </w:numPr>
        <w:tabs>
          <w:tab w:val="left" w:pos="1779"/>
          <w:tab w:val="left" w:pos="1780"/>
        </w:tabs>
        <w:spacing w:before="36"/>
      </w:pPr>
      <w:r>
        <w:t>All</w:t>
      </w:r>
      <w:r>
        <w:rPr>
          <w:spacing w:val="-3"/>
        </w:rPr>
        <w:t xml:space="preserve"> </w:t>
      </w:r>
      <w:r>
        <w:t>campaign</w:t>
      </w:r>
      <w:r>
        <w:rPr>
          <w:spacing w:val="-1"/>
        </w:rPr>
        <w:t xml:space="preserve"> </w:t>
      </w:r>
      <w:ins w:id="100" w:author="Jeevan Joy Pious" w:date="2025-10-15T10:59:00Z" w16du:dateUtc="2025-10-15T05:29:00Z">
        <w:r w:rsidR="00FA4DCF">
          <w:rPr>
            <w:spacing w:val="-1"/>
          </w:rPr>
          <w:t xml:space="preserve">enquires </w:t>
        </w:r>
      </w:ins>
      <w:del w:id="101" w:author="Jeevan Joy Pious" w:date="2025-10-15T10:59:00Z" w16du:dateUtc="2025-10-15T05:29:00Z">
        <w:r w:rsidDel="00FA4DCF">
          <w:delText>leads</w:delText>
        </w:r>
        <w:r w:rsidDel="00FA4DCF">
          <w:rPr>
            <w:spacing w:val="-2"/>
          </w:rPr>
          <w:delText xml:space="preserve"> </w:delText>
        </w:r>
      </w:del>
      <w:r>
        <w:t>→</w:t>
      </w:r>
      <w:r>
        <w:rPr>
          <w:spacing w:val="-1"/>
        </w:rPr>
        <w:t xml:space="preserve"> </w:t>
      </w:r>
      <w:r>
        <w:t>Tele</w:t>
      </w:r>
      <w:r>
        <w:rPr>
          <w:spacing w:val="-3"/>
        </w:rPr>
        <w:t xml:space="preserve"> </w:t>
      </w:r>
      <w:r>
        <w:t>caller</w:t>
      </w:r>
      <w:r>
        <w:rPr>
          <w:spacing w:val="-2"/>
        </w:rPr>
        <w:t xml:space="preserve"> </w:t>
      </w:r>
      <w:r>
        <w:t>team.</w:t>
      </w:r>
    </w:p>
    <w:p w14:paraId="496D6E3A" w14:textId="77777777" w:rsidR="00121864" w:rsidRDefault="00000000">
      <w:pPr>
        <w:pStyle w:val="ListParagraph"/>
        <w:numPr>
          <w:ilvl w:val="2"/>
          <w:numId w:val="13"/>
        </w:numPr>
        <w:tabs>
          <w:tab w:val="left" w:pos="1779"/>
          <w:tab w:val="left" w:pos="1780"/>
        </w:tabs>
        <w:spacing w:line="276" w:lineRule="auto"/>
        <w:ind w:right="1896"/>
      </w:pPr>
      <w:r>
        <w:t>Tele caller qualifies lead, Updates customer data, classified</w:t>
      </w:r>
      <w:r>
        <w:rPr>
          <w:spacing w:val="1"/>
        </w:rPr>
        <w:t xml:space="preserve"> </w:t>
      </w:r>
      <w:r>
        <w:t>hot/warm/cold/none &amp; specific customer asks and forwards to Sales team of</w:t>
      </w:r>
      <w:r>
        <w:rPr>
          <w:spacing w:val="-5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region (of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lead)</w:t>
      </w:r>
      <w:r>
        <w:rPr>
          <w:spacing w:val="-4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Manager</w:t>
      </w:r>
      <w:r>
        <w:rPr>
          <w:spacing w:val="-2"/>
        </w:rPr>
        <w:t xml:space="preserve"> </w:t>
      </w:r>
      <w:r>
        <w:t>ASM</w:t>
      </w:r>
    </w:p>
    <w:p w14:paraId="496D6E3B" w14:textId="195213D1" w:rsidR="00121864" w:rsidRDefault="00000000">
      <w:pPr>
        <w:pStyle w:val="ListParagraph"/>
        <w:numPr>
          <w:ilvl w:val="2"/>
          <w:numId w:val="13"/>
        </w:numPr>
        <w:tabs>
          <w:tab w:val="left" w:pos="1779"/>
          <w:tab w:val="left" w:pos="1780"/>
        </w:tabs>
        <w:spacing w:before="1" w:line="276" w:lineRule="auto"/>
        <w:ind w:right="1809"/>
      </w:pPr>
      <w:r>
        <w:t xml:space="preserve">If the lead is manually created by </w:t>
      </w:r>
      <w:proofErr w:type="gramStart"/>
      <w:r>
        <w:t>Sales Person</w:t>
      </w:r>
      <w:proofErr w:type="gramEnd"/>
      <w:r>
        <w:t xml:space="preserve"> (E.g., Referral Lead</w:t>
      </w:r>
      <w:ins w:id="102" w:author="Jeevan Joy Pious" w:date="2025-10-15T11:00:00Z" w16du:dateUtc="2025-10-15T05:30:00Z">
        <w:r w:rsidR="004F6DAB">
          <w:t xml:space="preserve">/ </w:t>
        </w:r>
        <w:proofErr w:type="spellStart"/>
        <w:r w:rsidR="004F6DAB">
          <w:t>Self generated</w:t>
        </w:r>
        <w:proofErr w:type="spellEnd"/>
        <w:r w:rsidR="004F6DAB">
          <w:t xml:space="preserve"> lead</w:t>
        </w:r>
      </w:ins>
      <w:r>
        <w:t>), Initially</w:t>
      </w:r>
      <w:r>
        <w:rPr>
          <w:spacing w:val="-5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 assigned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same sales executive</w:t>
      </w:r>
    </w:p>
    <w:p w14:paraId="496D6E3C" w14:textId="77777777" w:rsidR="00121864" w:rsidRDefault="00000000">
      <w:pPr>
        <w:pStyle w:val="ListParagraph"/>
        <w:numPr>
          <w:ilvl w:val="2"/>
          <w:numId w:val="13"/>
        </w:numPr>
        <w:tabs>
          <w:tab w:val="left" w:pos="1779"/>
          <w:tab w:val="left" w:pos="1780"/>
        </w:tabs>
        <w:spacing w:before="1" w:line="276" w:lineRule="auto"/>
        <w:ind w:right="1995"/>
      </w:pPr>
      <w:r>
        <w:t xml:space="preserve">If the </w:t>
      </w:r>
      <w:proofErr w:type="gramStart"/>
      <w:r>
        <w:t>lead</w:t>
      </w:r>
      <w:proofErr w:type="gramEnd"/>
      <w:r>
        <w:t xml:space="preserve"> region is different, sales executive will reassign the lead to </w:t>
      </w:r>
      <w:proofErr w:type="gramStart"/>
      <w:r>
        <w:t>other</w:t>
      </w:r>
      <w:proofErr w:type="gramEnd"/>
      <w:r>
        <w:rPr>
          <w:spacing w:val="-52"/>
        </w:rPr>
        <w:t xml:space="preserve"> </w:t>
      </w:r>
      <w:r>
        <w:t>sales</w:t>
      </w:r>
      <w:r>
        <w:rPr>
          <w:spacing w:val="-3"/>
        </w:rPr>
        <w:t xml:space="preserve"> </w:t>
      </w:r>
      <w:proofErr w:type="gramStart"/>
      <w:r>
        <w:t>executive</w:t>
      </w:r>
      <w:proofErr w:type="gramEnd"/>
      <w:r>
        <w:t xml:space="preserve"> </w:t>
      </w:r>
      <w:proofErr w:type="gramStart"/>
      <w:r>
        <w:t>of</w:t>
      </w:r>
      <w:proofErr w:type="gramEnd"/>
      <w:r>
        <w:rPr>
          <w:spacing w:val="-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region.</w:t>
      </w:r>
    </w:p>
    <w:p w14:paraId="496D6E3D" w14:textId="77777777" w:rsidR="00121864" w:rsidRDefault="00000000">
      <w:pPr>
        <w:pStyle w:val="Heading3"/>
        <w:numPr>
          <w:ilvl w:val="1"/>
          <w:numId w:val="13"/>
        </w:numPr>
        <w:tabs>
          <w:tab w:val="left" w:pos="1060"/>
        </w:tabs>
        <w:spacing w:line="252" w:lineRule="exact"/>
      </w:pPr>
      <w:r>
        <w:t>Manager</w:t>
      </w:r>
      <w:r>
        <w:rPr>
          <w:spacing w:val="-5"/>
        </w:rPr>
        <w:t xml:space="preserve"> </w:t>
      </w:r>
      <w:r>
        <w:t>ASM</w:t>
      </w:r>
      <w:r>
        <w:rPr>
          <w:spacing w:val="-2"/>
        </w:rPr>
        <w:t xml:space="preserve"> </w:t>
      </w:r>
      <w:r>
        <w:t>Assignment</w:t>
      </w:r>
      <w:r>
        <w:rPr>
          <w:spacing w:val="-5"/>
        </w:rPr>
        <w:t xml:space="preserve"> </w:t>
      </w:r>
      <w:r>
        <w:t>(optional)</w:t>
      </w:r>
    </w:p>
    <w:p w14:paraId="496D6E3E" w14:textId="77777777" w:rsidR="00121864" w:rsidRDefault="00000000">
      <w:pPr>
        <w:pStyle w:val="ListParagraph"/>
        <w:numPr>
          <w:ilvl w:val="2"/>
          <w:numId w:val="13"/>
        </w:numPr>
        <w:tabs>
          <w:tab w:val="left" w:pos="1779"/>
          <w:tab w:val="left" w:pos="1780"/>
        </w:tabs>
        <w:spacing w:before="38" w:line="276" w:lineRule="auto"/>
        <w:ind w:right="1753"/>
      </w:pPr>
      <w:r>
        <w:t xml:space="preserve">Manager re-assigns </w:t>
      </w:r>
      <w:proofErr w:type="gramStart"/>
      <w:r>
        <w:t>leads</w:t>
      </w:r>
      <w:proofErr w:type="gramEnd"/>
      <w:r>
        <w:t xml:space="preserve"> to Sales team (based on District + Business Vertical</w:t>
      </w:r>
      <w:r>
        <w:rPr>
          <w:spacing w:val="-52"/>
        </w:rPr>
        <w:t xml:space="preserve"> </w:t>
      </w:r>
      <w:r>
        <w:t>mapping).</w:t>
      </w:r>
    </w:p>
    <w:p w14:paraId="496D6E3F" w14:textId="77777777" w:rsidR="00121864" w:rsidRDefault="00000000">
      <w:pPr>
        <w:pStyle w:val="ListParagraph"/>
        <w:numPr>
          <w:ilvl w:val="2"/>
          <w:numId w:val="13"/>
        </w:numPr>
        <w:tabs>
          <w:tab w:val="left" w:pos="1779"/>
          <w:tab w:val="left" w:pos="1780"/>
        </w:tabs>
        <w:spacing w:before="0" w:line="252" w:lineRule="exact"/>
      </w:pPr>
      <w:r>
        <w:t>Notification</w:t>
      </w:r>
      <w:r>
        <w:rPr>
          <w:spacing w:val="-4"/>
        </w:rPr>
        <w:t xml:space="preserve"> </w:t>
      </w:r>
      <w:r>
        <w:t>sent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assigned</w:t>
      </w:r>
      <w:r>
        <w:rPr>
          <w:spacing w:val="-1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manager.</w:t>
      </w:r>
    </w:p>
    <w:p w14:paraId="496D6E40" w14:textId="77777777" w:rsidR="00121864" w:rsidRDefault="00000000">
      <w:pPr>
        <w:pStyle w:val="Heading3"/>
        <w:numPr>
          <w:ilvl w:val="1"/>
          <w:numId w:val="13"/>
        </w:numPr>
        <w:tabs>
          <w:tab w:val="left" w:pos="1060"/>
        </w:tabs>
        <w:spacing w:before="39"/>
      </w:pPr>
      <w:r>
        <w:t>Sales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Actions</w:t>
      </w:r>
    </w:p>
    <w:p w14:paraId="496D6E41" w14:textId="77777777" w:rsidR="00121864" w:rsidRDefault="00000000">
      <w:pPr>
        <w:pStyle w:val="ListParagraph"/>
        <w:numPr>
          <w:ilvl w:val="2"/>
          <w:numId w:val="13"/>
        </w:numPr>
        <w:tabs>
          <w:tab w:val="left" w:pos="1779"/>
          <w:tab w:val="left" w:pos="1780"/>
        </w:tabs>
        <w:spacing w:before="38"/>
      </w:pPr>
      <w:r>
        <w:t>Contact/visit</w:t>
      </w:r>
      <w:r>
        <w:rPr>
          <w:spacing w:val="-7"/>
        </w:rPr>
        <w:t xml:space="preserve"> </w:t>
      </w:r>
      <w:r>
        <w:t>customer</w:t>
      </w:r>
    </w:p>
    <w:p w14:paraId="496D6E42" w14:textId="77777777" w:rsidR="00121864" w:rsidRDefault="00000000">
      <w:pPr>
        <w:pStyle w:val="ListParagraph"/>
        <w:numPr>
          <w:ilvl w:val="2"/>
          <w:numId w:val="13"/>
        </w:numPr>
        <w:tabs>
          <w:tab w:val="left" w:pos="1779"/>
          <w:tab w:val="left" w:pos="1780"/>
        </w:tabs>
        <w:rPr>
          <w:ins w:id="103" w:author="Jeevan Joy Pious" w:date="2025-10-15T11:07:00Z" w16du:dateUtc="2025-10-15T05:37:00Z"/>
        </w:rPr>
      </w:pPr>
      <w:r>
        <w:t>Confirm</w:t>
      </w:r>
      <w:r>
        <w:rPr>
          <w:spacing w:val="-7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lead/reject</w:t>
      </w:r>
    </w:p>
    <w:p w14:paraId="6F4D04C5" w14:textId="28F8B00C" w:rsidR="00FB4BB3" w:rsidRDefault="00FB4BB3" w:rsidP="00FB4BB3">
      <w:pPr>
        <w:pStyle w:val="ListParagraph"/>
        <w:numPr>
          <w:ilvl w:val="2"/>
          <w:numId w:val="13"/>
        </w:numPr>
        <w:tabs>
          <w:tab w:val="left" w:pos="1779"/>
          <w:tab w:val="left" w:pos="1780"/>
        </w:tabs>
        <w:spacing w:before="2"/>
        <w:pPrChange w:id="104" w:author="Jeevan Joy Pious" w:date="2025-10-15T11:07:00Z" w16du:dateUtc="2025-10-15T05:37:00Z">
          <w:pPr>
            <w:pStyle w:val="ListParagraph"/>
            <w:numPr>
              <w:ilvl w:val="2"/>
              <w:numId w:val="13"/>
            </w:numPr>
            <w:tabs>
              <w:tab w:val="left" w:pos="1779"/>
              <w:tab w:val="left" w:pos="1780"/>
            </w:tabs>
            <w:ind w:left="1780"/>
          </w:pPr>
        </w:pPrChange>
      </w:pPr>
      <w:ins w:id="105" w:author="Jeevan Joy Pious" w:date="2025-10-15T11:07:00Z" w16du:dateUtc="2025-10-15T05:37:00Z">
        <w:r>
          <w:t>If rejected, go to enquiry pool and it remains in the database</w:t>
        </w:r>
      </w:ins>
    </w:p>
    <w:p w14:paraId="496D6E43" w14:textId="77777777" w:rsidR="00121864" w:rsidRDefault="00000000">
      <w:pPr>
        <w:pStyle w:val="ListParagraph"/>
        <w:numPr>
          <w:ilvl w:val="2"/>
          <w:numId w:val="13"/>
        </w:numPr>
        <w:tabs>
          <w:tab w:val="left" w:pos="1779"/>
          <w:tab w:val="left" w:pos="1780"/>
        </w:tabs>
        <w:spacing w:before="38"/>
      </w:pPr>
      <w:r>
        <w:t>If</w:t>
      </w:r>
      <w:r>
        <w:rPr>
          <w:spacing w:val="-2"/>
        </w:rPr>
        <w:t xml:space="preserve"> </w:t>
      </w:r>
      <w:r>
        <w:t>qualified,</w:t>
      </w:r>
      <w:r>
        <w:rPr>
          <w:spacing w:val="-5"/>
        </w:rPr>
        <w:t xml:space="preserve"> </w:t>
      </w:r>
      <w:r>
        <w:t>Collect</w:t>
      </w:r>
      <w:r>
        <w:rPr>
          <w:spacing w:val="-4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details.</w:t>
      </w:r>
    </w:p>
    <w:p w14:paraId="496D6E44" w14:textId="77777777" w:rsidR="00121864" w:rsidRDefault="00000000">
      <w:pPr>
        <w:pStyle w:val="ListParagraph"/>
        <w:numPr>
          <w:ilvl w:val="2"/>
          <w:numId w:val="13"/>
        </w:numPr>
        <w:tabs>
          <w:tab w:val="left" w:pos="1779"/>
          <w:tab w:val="left" w:pos="1780"/>
        </w:tabs>
        <w:spacing w:before="39"/>
      </w:pPr>
      <w:r>
        <w:t>Update</w:t>
      </w:r>
      <w:r>
        <w:rPr>
          <w:spacing w:val="-6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tasks.</w:t>
      </w:r>
    </w:p>
    <w:p w14:paraId="496D6E45" w14:textId="77777777" w:rsidR="00121864" w:rsidRDefault="00000000">
      <w:pPr>
        <w:pStyle w:val="ListParagraph"/>
        <w:numPr>
          <w:ilvl w:val="2"/>
          <w:numId w:val="13"/>
        </w:numPr>
        <w:tabs>
          <w:tab w:val="left" w:pos="1779"/>
          <w:tab w:val="left" w:pos="1780"/>
        </w:tabs>
        <w:spacing w:before="38"/>
      </w:pPr>
      <w:r>
        <w:t>Progress</w:t>
      </w:r>
      <w:r>
        <w:rPr>
          <w:spacing w:val="-7"/>
        </w:rPr>
        <w:t xml:space="preserve"> </w:t>
      </w:r>
      <w:proofErr w:type="gramStart"/>
      <w:r>
        <w:t>lead</w:t>
      </w:r>
      <w:proofErr w:type="gramEnd"/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stages</w:t>
      </w:r>
    </w:p>
    <w:p w14:paraId="496D6E46" w14:textId="5A8CF8CE" w:rsidR="00121864" w:rsidRDefault="00000000">
      <w:pPr>
        <w:pStyle w:val="BodyText"/>
        <w:spacing w:before="37" w:line="276" w:lineRule="auto"/>
        <w:ind w:left="1780" w:right="2186"/>
      </w:pPr>
      <w:r>
        <w:t>New → Cold Call → Qualified → Follow-Up →</w:t>
      </w:r>
      <w:ins w:id="106" w:author="Jeevan Joy Pious" w:date="2025-10-15T11:02:00Z" w16du:dateUtc="2025-10-15T05:32:00Z">
        <w:r w:rsidR="001943F2">
          <w:t xml:space="preserve"> Initial</w:t>
        </w:r>
      </w:ins>
      <w:ins w:id="107" w:author="Jeevan Joy Pious" w:date="2025-10-15T11:03:00Z" w16du:dateUtc="2025-10-15T05:33:00Z">
        <w:r w:rsidR="001943F2">
          <w:t xml:space="preserve"> </w:t>
        </w:r>
        <w:r w:rsidR="001523C9">
          <w:t>Quotation -&gt;</w:t>
        </w:r>
      </w:ins>
      <w:r>
        <w:t xml:space="preserve"> Demo → </w:t>
      </w:r>
      <w:ins w:id="108" w:author="Jeevan Joy Pious" w:date="2025-10-15T11:06:00Z" w16du:dateUtc="2025-10-15T05:36:00Z">
        <w:r w:rsidR="00BA7893">
          <w:t xml:space="preserve">Final </w:t>
        </w:r>
      </w:ins>
      <w:r>
        <w:t>Quotation →</w:t>
      </w:r>
      <w:r>
        <w:rPr>
          <w:spacing w:val="-52"/>
        </w:rPr>
        <w:t xml:space="preserve"> </w:t>
      </w:r>
      <w:r>
        <w:t>Closed</w:t>
      </w:r>
      <w:r>
        <w:rPr>
          <w:spacing w:val="-4"/>
        </w:rPr>
        <w:t xml:space="preserve"> </w:t>
      </w:r>
      <w:r>
        <w:t>Won</w:t>
      </w:r>
      <w:r>
        <w:rPr>
          <w:spacing w:val="-3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Closed Lost</w:t>
      </w:r>
    </w:p>
    <w:p w14:paraId="496D6E47" w14:textId="77777777" w:rsidR="00121864" w:rsidRDefault="00000000">
      <w:pPr>
        <w:pStyle w:val="ListParagraph"/>
        <w:numPr>
          <w:ilvl w:val="2"/>
          <w:numId w:val="13"/>
        </w:numPr>
        <w:tabs>
          <w:tab w:val="left" w:pos="1779"/>
          <w:tab w:val="left" w:pos="1780"/>
        </w:tabs>
        <w:spacing w:before="2"/>
        <w:rPr>
          <w:ins w:id="109" w:author="Jeevan Joy Pious" w:date="2025-10-15T11:01:00Z" w16du:dateUtc="2025-10-15T05:31:00Z"/>
        </w:rPr>
      </w:pPr>
      <w:r>
        <w:t>Conversion</w:t>
      </w:r>
      <w:r>
        <w:rPr>
          <w:spacing w:val="-6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Opportunity</w:t>
      </w:r>
      <w:r>
        <w:rPr>
          <w:spacing w:val="-5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appropriate</w:t>
      </w:r>
      <w:r>
        <w:rPr>
          <w:spacing w:val="-2"/>
        </w:rPr>
        <w:t xml:space="preserve"> </w:t>
      </w:r>
      <w:r>
        <w:t>(new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Account).</w:t>
      </w:r>
    </w:p>
    <w:p w14:paraId="6614B30C" w14:textId="27E6C32F" w:rsidR="00DE0795" w:rsidDel="00FB4BB3" w:rsidRDefault="00DE0795">
      <w:pPr>
        <w:pStyle w:val="ListParagraph"/>
        <w:numPr>
          <w:ilvl w:val="2"/>
          <w:numId w:val="13"/>
        </w:numPr>
        <w:tabs>
          <w:tab w:val="left" w:pos="1779"/>
          <w:tab w:val="left" w:pos="1780"/>
        </w:tabs>
        <w:spacing w:before="2"/>
        <w:rPr>
          <w:del w:id="110" w:author="Jeevan Joy Pious" w:date="2025-10-15T11:07:00Z" w16du:dateUtc="2025-10-15T05:37:00Z"/>
        </w:rPr>
      </w:pPr>
    </w:p>
    <w:p w14:paraId="496D6E48" w14:textId="77777777" w:rsidR="00121864" w:rsidRDefault="00000000">
      <w:pPr>
        <w:pStyle w:val="Heading3"/>
        <w:numPr>
          <w:ilvl w:val="1"/>
          <w:numId w:val="13"/>
        </w:numPr>
        <w:tabs>
          <w:tab w:val="left" w:pos="1060"/>
        </w:tabs>
        <w:spacing w:before="35"/>
      </w:pPr>
      <w:r>
        <w:t>Special</w:t>
      </w:r>
      <w:r>
        <w:rPr>
          <w:spacing w:val="-6"/>
        </w:rPr>
        <w:t xml:space="preserve"> </w:t>
      </w:r>
      <w:r>
        <w:t>Classifications</w:t>
      </w:r>
    </w:p>
    <w:p w14:paraId="496D6E49" w14:textId="77777777" w:rsidR="00121864" w:rsidRDefault="00000000">
      <w:pPr>
        <w:pStyle w:val="ListParagraph"/>
        <w:numPr>
          <w:ilvl w:val="2"/>
          <w:numId w:val="13"/>
        </w:numPr>
        <w:tabs>
          <w:tab w:val="left" w:pos="1779"/>
          <w:tab w:val="left" w:pos="1780"/>
        </w:tabs>
        <w:spacing w:before="39"/>
      </w:pPr>
      <w:r>
        <w:t>Lead</w:t>
      </w:r>
      <w:r>
        <w:rPr>
          <w:spacing w:val="-6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(Enquiry/Lead).</w:t>
      </w:r>
    </w:p>
    <w:p w14:paraId="496D6E4A" w14:textId="1AA8509A" w:rsidR="00121864" w:rsidRDefault="00000000">
      <w:pPr>
        <w:pStyle w:val="ListParagraph"/>
        <w:numPr>
          <w:ilvl w:val="2"/>
          <w:numId w:val="13"/>
        </w:numPr>
        <w:tabs>
          <w:tab w:val="left" w:pos="1779"/>
          <w:tab w:val="left" w:pos="1780"/>
        </w:tabs>
        <w:spacing w:before="38" w:line="276" w:lineRule="auto"/>
        <w:ind w:right="2309"/>
      </w:pPr>
      <w:r>
        <w:t xml:space="preserve">Product </w:t>
      </w:r>
      <w:proofErr w:type="gramStart"/>
      <w:r>
        <w:t>Category :</w:t>
      </w:r>
      <w:proofErr w:type="gramEnd"/>
      <w:r>
        <w:t xml:space="preserve"> Ciyan – Critical Care/Radiology; Care360 Services</w:t>
      </w:r>
      <w:ins w:id="111" w:author="Jeevan Joy Pious" w:date="2025-10-15T11:08:00Z" w16du:dateUtc="2025-10-15T05:38:00Z">
        <w:r w:rsidR="00DD6729">
          <w:t xml:space="preserve"> Sales </w:t>
        </w:r>
        <w:r w:rsidR="000110B5">
          <w:t xml:space="preserve">(based on details above), </w:t>
        </w:r>
      </w:ins>
      <w:del w:id="112" w:author="Jeevan Joy Pious" w:date="2025-10-15T11:08:00Z" w16du:dateUtc="2025-10-15T05:38:00Z">
        <w:r w:rsidDel="000110B5">
          <w:delText>;</w:delText>
        </w:r>
      </w:del>
      <w:r>
        <w:rPr>
          <w:spacing w:val="-52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t>Products, AURUM, Academy</w:t>
      </w:r>
      <w:ins w:id="113" w:author="Jeevan Joy Pious" w:date="2025-10-15T11:09:00Z" w16du:dateUtc="2025-10-15T05:39:00Z">
        <w:r w:rsidR="00AC71DB">
          <w:t>, Rental.</w:t>
        </w:r>
      </w:ins>
    </w:p>
    <w:p w14:paraId="496D6E4B" w14:textId="3C821346" w:rsidR="00121864" w:rsidRDefault="00000000">
      <w:pPr>
        <w:pStyle w:val="ListParagraph"/>
        <w:numPr>
          <w:ilvl w:val="2"/>
          <w:numId w:val="13"/>
        </w:numPr>
        <w:tabs>
          <w:tab w:val="left" w:pos="1779"/>
          <w:tab w:val="left" w:pos="1780"/>
        </w:tabs>
        <w:spacing w:before="0" w:line="276" w:lineRule="auto"/>
        <w:ind w:right="2723"/>
      </w:pPr>
      <w:r>
        <w:t>Customer Category: Pvt Hospital/Govt Hospital/Diag. Centre/Poly</w:t>
      </w:r>
      <w:r>
        <w:rPr>
          <w:spacing w:val="-52"/>
        </w:rPr>
        <w:t xml:space="preserve"> </w:t>
      </w:r>
      <w:r>
        <w:t>Clinics/Nursing Homes/</w:t>
      </w:r>
      <w:proofErr w:type="spellStart"/>
      <w:r>
        <w:t>Speciality</w:t>
      </w:r>
      <w:proofErr w:type="spellEnd"/>
      <w:r>
        <w:t xml:space="preserve"> Hospitals/Corp</w:t>
      </w:r>
      <w:r>
        <w:rPr>
          <w:spacing w:val="1"/>
        </w:rPr>
        <w:t xml:space="preserve"> </w:t>
      </w:r>
      <w:r>
        <w:t>Hospitals/Student/Teaching</w:t>
      </w:r>
      <w:r>
        <w:rPr>
          <w:spacing w:val="-4"/>
        </w:rPr>
        <w:t xml:space="preserve"> </w:t>
      </w:r>
      <w:r>
        <w:t>Colleges</w:t>
      </w:r>
      <w:ins w:id="114" w:author="Jeevan Joy Pious" w:date="2025-10-15T11:10:00Z" w16du:dateUtc="2025-10-15T05:40:00Z">
        <w:r w:rsidR="00CC4526">
          <w:t xml:space="preserve">, Overseas </w:t>
        </w:r>
        <w:proofErr w:type="gramStart"/>
        <w:r w:rsidR="00CC4526">
          <w:t>C</w:t>
        </w:r>
        <w:r w:rsidR="004F24E1">
          <w:t>us</w:t>
        </w:r>
        <w:r w:rsidR="00CC4526">
          <w:t xml:space="preserve">tomer, </w:t>
        </w:r>
      </w:ins>
      <w:r>
        <w:t xml:space="preserve"> etc.</w:t>
      </w:r>
      <w:proofErr w:type="gramEnd"/>
      <w:r>
        <w:t>).</w:t>
      </w:r>
    </w:p>
    <w:p w14:paraId="496D6E4C" w14:textId="77777777" w:rsidR="00121864" w:rsidRDefault="00000000">
      <w:pPr>
        <w:pStyle w:val="ListParagraph"/>
        <w:numPr>
          <w:ilvl w:val="2"/>
          <w:numId w:val="13"/>
        </w:numPr>
        <w:tabs>
          <w:tab w:val="left" w:pos="1779"/>
          <w:tab w:val="left" w:pos="1780"/>
        </w:tabs>
        <w:spacing w:before="0"/>
      </w:pPr>
      <w:r>
        <w:t>Hospital</w:t>
      </w:r>
      <w:r>
        <w:rPr>
          <w:spacing w:val="-7"/>
        </w:rPr>
        <w:t xml:space="preserve"> </w:t>
      </w:r>
      <w:r>
        <w:t>size/type</w:t>
      </w:r>
      <w:r>
        <w:rPr>
          <w:spacing w:val="-3"/>
        </w:rPr>
        <w:t xml:space="preserve"> </w:t>
      </w:r>
      <w:r>
        <w:t>tagging.</w:t>
      </w:r>
    </w:p>
    <w:p w14:paraId="496D6E4D" w14:textId="6067ED78" w:rsidR="00121864" w:rsidRDefault="00000000">
      <w:pPr>
        <w:pStyle w:val="ListParagraph"/>
        <w:numPr>
          <w:ilvl w:val="2"/>
          <w:numId w:val="13"/>
        </w:numPr>
        <w:tabs>
          <w:tab w:val="left" w:pos="1779"/>
          <w:tab w:val="left" w:pos="1780"/>
        </w:tabs>
      </w:pPr>
      <w:r>
        <w:t>UAE</w:t>
      </w:r>
      <w:ins w:id="115" w:author="Jeevan Joy Pious" w:date="2025-10-15T11:11:00Z" w16du:dateUtc="2025-10-15T05:41:00Z">
        <w:r w:rsidR="004F24E1">
          <w:t>, Kuwait, Saudi etc.</w:t>
        </w:r>
      </w:ins>
      <w:r>
        <w:rPr>
          <w:spacing w:val="-3"/>
        </w:rPr>
        <w:t xml:space="preserve"> </w:t>
      </w:r>
      <w:r>
        <w:t>leads</w:t>
      </w:r>
      <w:r>
        <w:rPr>
          <w:spacing w:val="-3"/>
        </w:rPr>
        <w:t xml:space="preserve"> </w:t>
      </w:r>
      <w:r>
        <w:t>follow</w:t>
      </w:r>
      <w:r>
        <w:rPr>
          <w:spacing w:val="-2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India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Territory.</w:t>
      </w:r>
    </w:p>
    <w:p w14:paraId="496D6E4E" w14:textId="77777777" w:rsidR="00121864" w:rsidRDefault="00121864">
      <w:pPr>
        <w:pStyle w:val="BodyText"/>
        <w:spacing w:before="4"/>
        <w:rPr>
          <w:sz w:val="24"/>
        </w:rPr>
      </w:pPr>
    </w:p>
    <w:p w14:paraId="496D6E4F" w14:textId="77777777" w:rsidR="00121864" w:rsidRDefault="00000000">
      <w:pPr>
        <w:pStyle w:val="ListParagraph"/>
        <w:numPr>
          <w:ilvl w:val="2"/>
          <w:numId w:val="13"/>
        </w:numPr>
        <w:tabs>
          <w:tab w:val="left" w:pos="1779"/>
          <w:tab w:val="left" w:pos="1780"/>
        </w:tabs>
        <w:spacing w:before="0" w:line="276" w:lineRule="auto"/>
        <w:ind w:right="2354"/>
      </w:pPr>
      <w:r>
        <w:t xml:space="preserve">Notes and Attachments section will be provided to upload </w:t>
      </w:r>
      <w:proofErr w:type="gramStart"/>
      <w:r>
        <w:t>the files</w:t>
      </w:r>
      <w:proofErr w:type="gramEnd"/>
      <w:r>
        <w:t xml:space="preserve"> like</w:t>
      </w:r>
      <w:r>
        <w:rPr>
          <w:spacing w:val="-52"/>
        </w:rPr>
        <w:t xml:space="preserve"> </w:t>
      </w:r>
      <w:r>
        <w:t>images,</w:t>
      </w:r>
      <w:r>
        <w:rPr>
          <w:spacing w:val="-4"/>
        </w:rPr>
        <w:t xml:space="preserve"> </w:t>
      </w:r>
      <w:r>
        <w:t>videos,</w:t>
      </w:r>
      <w:r>
        <w:rPr>
          <w:spacing w:val="-3"/>
        </w:rPr>
        <w:t xml:space="preserve"> </w:t>
      </w:r>
      <w:r>
        <w:t>voice recordings from</w:t>
      </w:r>
      <w:r>
        <w:rPr>
          <w:spacing w:val="-3"/>
        </w:rPr>
        <w:t xml:space="preserve"> </w:t>
      </w:r>
      <w:r>
        <w:t>device.</w:t>
      </w:r>
    </w:p>
    <w:p w14:paraId="496D6E50" w14:textId="77777777" w:rsidR="00121864" w:rsidRDefault="00121864">
      <w:pPr>
        <w:pStyle w:val="BodyText"/>
        <w:spacing w:before="9"/>
        <w:rPr>
          <w:sz w:val="20"/>
        </w:rPr>
      </w:pPr>
    </w:p>
    <w:p w14:paraId="496D6E51" w14:textId="77777777" w:rsidR="00121864" w:rsidRDefault="00000000">
      <w:pPr>
        <w:pStyle w:val="ListParagraph"/>
        <w:numPr>
          <w:ilvl w:val="2"/>
          <w:numId w:val="13"/>
        </w:numPr>
        <w:tabs>
          <w:tab w:val="left" w:pos="1779"/>
          <w:tab w:val="left" w:pos="1780"/>
        </w:tabs>
        <w:spacing w:before="0" w:line="276" w:lineRule="auto"/>
        <w:ind w:right="1814"/>
      </w:pPr>
      <w:r>
        <w:rPr>
          <w:b/>
          <w:u w:val="thick"/>
        </w:rPr>
        <w:t>NOTE:</w:t>
      </w:r>
      <w:r>
        <w:rPr>
          <w:b/>
        </w:rPr>
        <w:t xml:space="preserve"> </w:t>
      </w:r>
      <w:r>
        <w:t>Calls made through Salesforce using telephony integration will store</w:t>
      </w:r>
      <w:r>
        <w:rPr>
          <w:spacing w:val="-52"/>
        </w:rPr>
        <w:t xml:space="preserve"> </w:t>
      </w:r>
      <w:r>
        <w:t>the voice recording automatically in the system. If the call is made directly</w:t>
      </w:r>
      <w:r>
        <w:rPr>
          <w:spacing w:val="1"/>
        </w:rPr>
        <w:t xml:space="preserve"> </w:t>
      </w:r>
      <w:r>
        <w:t xml:space="preserve">from the mobile by user, the user </w:t>
      </w:r>
      <w:proofErr w:type="gramStart"/>
      <w:r>
        <w:t>has to</w:t>
      </w:r>
      <w:proofErr w:type="gramEnd"/>
      <w:r>
        <w:t xml:space="preserve"> upload voice recording manually</w:t>
      </w:r>
      <w:r>
        <w:rPr>
          <w:spacing w:val="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upload option</w:t>
      </w:r>
      <w:r>
        <w:rPr>
          <w:spacing w:val="-3"/>
        </w:rPr>
        <w:t xml:space="preserve"> </w:t>
      </w:r>
      <w:r>
        <w:t>(if</w:t>
      </w:r>
      <w:r>
        <w:rPr>
          <w:spacing w:val="-2"/>
        </w:rPr>
        <w:t xml:space="preserve"> </w:t>
      </w:r>
      <w:r>
        <w:t>required).</w:t>
      </w:r>
    </w:p>
    <w:p w14:paraId="496D6E52" w14:textId="77777777" w:rsidR="00121864" w:rsidRDefault="00121864">
      <w:pPr>
        <w:pStyle w:val="BodyText"/>
        <w:spacing w:before="10"/>
        <w:rPr>
          <w:sz w:val="20"/>
        </w:rPr>
      </w:pPr>
    </w:p>
    <w:p w14:paraId="496D6E53" w14:textId="77777777" w:rsidR="00121864" w:rsidRDefault="00000000">
      <w:pPr>
        <w:pStyle w:val="Heading3"/>
        <w:numPr>
          <w:ilvl w:val="1"/>
          <w:numId w:val="13"/>
        </w:numPr>
        <w:tabs>
          <w:tab w:val="left" w:pos="1060"/>
        </w:tabs>
      </w:pPr>
      <w:r>
        <w:t>Manual</w:t>
      </w:r>
      <w:r>
        <w:rPr>
          <w:spacing w:val="-6"/>
        </w:rPr>
        <w:t xml:space="preserve"> </w:t>
      </w:r>
      <w:r>
        <w:t>Lead</w:t>
      </w:r>
      <w:r>
        <w:rPr>
          <w:spacing w:val="-2"/>
        </w:rPr>
        <w:t xml:space="preserve"> </w:t>
      </w:r>
      <w:r>
        <w:t>Sources:</w:t>
      </w:r>
    </w:p>
    <w:p w14:paraId="496D6E54" w14:textId="77777777" w:rsidR="00121864" w:rsidRDefault="00000000">
      <w:pPr>
        <w:pStyle w:val="ListParagraph"/>
        <w:numPr>
          <w:ilvl w:val="2"/>
          <w:numId w:val="13"/>
        </w:numPr>
        <w:tabs>
          <w:tab w:val="left" w:pos="1779"/>
          <w:tab w:val="left" w:pos="1780"/>
        </w:tabs>
        <w:spacing w:before="38"/>
      </w:pPr>
      <w:r>
        <w:t>Events</w:t>
      </w:r>
    </w:p>
    <w:p w14:paraId="496D6E55" w14:textId="77777777" w:rsidR="00121864" w:rsidRDefault="00000000">
      <w:pPr>
        <w:pStyle w:val="ListParagraph"/>
        <w:numPr>
          <w:ilvl w:val="2"/>
          <w:numId w:val="13"/>
        </w:numPr>
        <w:tabs>
          <w:tab w:val="left" w:pos="1779"/>
          <w:tab w:val="left" w:pos="1780"/>
        </w:tabs>
      </w:pPr>
      <w:r>
        <w:t>Cold</w:t>
      </w:r>
      <w:r>
        <w:rPr>
          <w:spacing w:val="-3"/>
        </w:rPr>
        <w:t xml:space="preserve"> </w:t>
      </w:r>
      <w:r>
        <w:t>calls</w:t>
      </w:r>
    </w:p>
    <w:p w14:paraId="496D6E56" w14:textId="77777777" w:rsidR="00121864" w:rsidRDefault="00121864">
      <w:pPr>
        <w:sectPr w:rsidR="00121864">
          <w:headerReference w:type="even" r:id="rId27"/>
          <w:headerReference w:type="default" r:id="rId28"/>
          <w:footerReference w:type="even" r:id="rId29"/>
          <w:pgSz w:w="11910" w:h="16840"/>
          <w:pgMar w:top="1340" w:right="60" w:bottom="280" w:left="1460" w:header="730" w:footer="0" w:gutter="0"/>
          <w:cols w:space="720"/>
        </w:sectPr>
      </w:pPr>
    </w:p>
    <w:p w14:paraId="496D6E57" w14:textId="77777777" w:rsidR="00121864" w:rsidRDefault="00000000">
      <w:pPr>
        <w:pStyle w:val="ListParagraph"/>
        <w:numPr>
          <w:ilvl w:val="2"/>
          <w:numId w:val="13"/>
        </w:numPr>
        <w:tabs>
          <w:tab w:val="left" w:pos="1779"/>
          <w:tab w:val="left" w:pos="1780"/>
        </w:tabs>
        <w:spacing w:before="90"/>
      </w:pPr>
      <w:r>
        <w:lastRenderedPageBreak/>
        <w:t>Sales</w:t>
      </w:r>
      <w:r>
        <w:rPr>
          <w:spacing w:val="-3"/>
        </w:rPr>
        <w:t xml:space="preserve"> </w:t>
      </w:r>
      <w:r>
        <w:t>Team/</w:t>
      </w:r>
      <w:r>
        <w:rPr>
          <w:spacing w:val="1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Team</w:t>
      </w:r>
    </w:p>
    <w:p w14:paraId="496D6E58" w14:textId="77777777" w:rsidR="00121864" w:rsidRDefault="00000000">
      <w:pPr>
        <w:pStyle w:val="ListParagraph"/>
        <w:numPr>
          <w:ilvl w:val="2"/>
          <w:numId w:val="13"/>
        </w:numPr>
        <w:tabs>
          <w:tab w:val="left" w:pos="1779"/>
          <w:tab w:val="left" w:pos="1780"/>
        </w:tabs>
      </w:pPr>
      <w:r>
        <w:t>Coordinator</w:t>
      </w:r>
    </w:p>
    <w:p w14:paraId="496D6E59" w14:textId="77777777" w:rsidR="00121864" w:rsidRDefault="00121864">
      <w:pPr>
        <w:pStyle w:val="BodyText"/>
        <w:spacing w:before="8"/>
        <w:rPr>
          <w:sz w:val="34"/>
        </w:rPr>
      </w:pPr>
    </w:p>
    <w:p w14:paraId="496D6E5A" w14:textId="77777777" w:rsidR="00121864" w:rsidRDefault="00000000">
      <w:pPr>
        <w:pStyle w:val="Heading2"/>
        <w:numPr>
          <w:ilvl w:val="0"/>
          <w:numId w:val="13"/>
        </w:numPr>
        <w:tabs>
          <w:tab w:val="left" w:pos="609"/>
        </w:tabs>
      </w:pPr>
      <w:bookmarkStart w:id="116" w:name="3._Automation"/>
      <w:bookmarkEnd w:id="116"/>
      <w:r>
        <w:t>Automation</w:t>
      </w:r>
    </w:p>
    <w:p w14:paraId="496D6E5B" w14:textId="77777777" w:rsidR="00121864" w:rsidRDefault="00121864">
      <w:pPr>
        <w:pStyle w:val="BodyText"/>
        <w:spacing w:before="11"/>
        <w:rPr>
          <w:b/>
          <w:sz w:val="24"/>
        </w:rPr>
      </w:pPr>
    </w:p>
    <w:p w14:paraId="496D6E5C" w14:textId="77777777" w:rsidR="00121864" w:rsidRDefault="00000000">
      <w:pPr>
        <w:pStyle w:val="ListParagraph"/>
        <w:numPr>
          <w:ilvl w:val="0"/>
          <w:numId w:val="12"/>
        </w:numPr>
        <w:tabs>
          <w:tab w:val="left" w:pos="1059"/>
          <w:tab w:val="left" w:pos="1060"/>
        </w:tabs>
        <w:spacing w:before="0"/>
      </w:pPr>
      <w:r>
        <w:rPr>
          <w:b/>
        </w:rPr>
        <w:t>Duplicate</w:t>
      </w:r>
      <w:r>
        <w:rPr>
          <w:b/>
          <w:spacing w:val="-4"/>
        </w:rPr>
        <w:t xml:space="preserve"> </w:t>
      </w:r>
      <w:r>
        <w:rPr>
          <w:b/>
        </w:rPr>
        <w:t>Check:</w:t>
      </w:r>
      <w:r>
        <w:rPr>
          <w:b/>
          <w:spacing w:val="-6"/>
        </w:rPr>
        <w:t xml:space="preserve"> </w:t>
      </w:r>
      <w:proofErr w:type="gramStart"/>
      <w:r>
        <w:t>Auto-triggered</w:t>
      </w:r>
      <w:proofErr w:type="gramEnd"/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lead</w:t>
      </w:r>
      <w:r>
        <w:rPr>
          <w:spacing w:val="-5"/>
        </w:rPr>
        <w:t xml:space="preserve"> </w:t>
      </w:r>
      <w:r>
        <w:t>creation.</w:t>
      </w:r>
    </w:p>
    <w:p w14:paraId="496D6E5D" w14:textId="77777777" w:rsidR="00121864" w:rsidRDefault="00000000">
      <w:pPr>
        <w:pStyle w:val="Heading3"/>
        <w:spacing w:before="36"/>
        <w:ind w:firstLine="0"/>
      </w:pPr>
      <w:r>
        <w:t>Lead</w:t>
      </w:r>
      <w:r>
        <w:rPr>
          <w:spacing w:val="-5"/>
        </w:rPr>
        <w:t xml:space="preserve"> </w:t>
      </w:r>
      <w:r>
        <w:t>Rating:</w:t>
      </w:r>
    </w:p>
    <w:p w14:paraId="496D6E5E" w14:textId="77777777" w:rsidR="00121864" w:rsidRDefault="00000000">
      <w:pPr>
        <w:pStyle w:val="ListParagraph"/>
        <w:numPr>
          <w:ilvl w:val="1"/>
          <w:numId w:val="12"/>
        </w:numPr>
        <w:tabs>
          <w:tab w:val="left" w:pos="1779"/>
          <w:tab w:val="left" w:pos="1780"/>
        </w:tabs>
        <w:spacing w:before="38"/>
      </w:pPr>
      <w:r>
        <w:t>Hot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purchase</w:t>
      </w:r>
      <w:r>
        <w:rPr>
          <w:spacing w:val="-5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30</w:t>
      </w:r>
      <w:r>
        <w:rPr>
          <w:spacing w:val="-4"/>
        </w:rPr>
        <w:t xml:space="preserve"> </w:t>
      </w:r>
      <w:r>
        <w:t>days.</w:t>
      </w:r>
    </w:p>
    <w:p w14:paraId="496D6E5F" w14:textId="77777777" w:rsidR="00121864" w:rsidRDefault="00000000">
      <w:pPr>
        <w:pStyle w:val="ListParagraph"/>
        <w:numPr>
          <w:ilvl w:val="1"/>
          <w:numId w:val="12"/>
        </w:numPr>
        <w:tabs>
          <w:tab w:val="left" w:pos="1779"/>
          <w:tab w:val="left" w:pos="1780"/>
        </w:tabs>
      </w:pPr>
      <w:r>
        <w:t>Warm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purchase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31-60 days.</w:t>
      </w:r>
    </w:p>
    <w:p w14:paraId="496D6E60" w14:textId="77777777" w:rsidR="00121864" w:rsidRDefault="00000000">
      <w:pPr>
        <w:pStyle w:val="ListParagraph"/>
        <w:numPr>
          <w:ilvl w:val="1"/>
          <w:numId w:val="12"/>
        </w:numPr>
        <w:tabs>
          <w:tab w:val="left" w:pos="1779"/>
          <w:tab w:val="left" w:pos="1780"/>
        </w:tabs>
        <w:spacing w:before="38"/>
      </w:pPr>
      <w:proofErr w:type="gramStart"/>
      <w:r>
        <w:t>Cold</w:t>
      </w:r>
      <w:r>
        <w:rPr>
          <w:spacing w:val="-5"/>
        </w:rPr>
        <w:t xml:space="preserve"> </w:t>
      </w:r>
      <w:r>
        <w:t>→</w:t>
      </w:r>
      <w:proofErr w:type="gramEnd"/>
      <w:r>
        <w:rPr>
          <w:spacing w:val="-4"/>
        </w:rPr>
        <w:t xml:space="preserve"> </w:t>
      </w:r>
      <w:r>
        <w:t>purchase</w:t>
      </w:r>
      <w:r>
        <w:rPr>
          <w:spacing w:val="-3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60-90</w:t>
      </w:r>
      <w:r>
        <w:rPr>
          <w:spacing w:val="1"/>
        </w:rPr>
        <w:t xml:space="preserve"> </w:t>
      </w:r>
      <w:r>
        <w:t>days.</w:t>
      </w:r>
    </w:p>
    <w:p w14:paraId="496D6E61" w14:textId="77777777" w:rsidR="00121864" w:rsidRDefault="00000000">
      <w:pPr>
        <w:pStyle w:val="ListParagraph"/>
        <w:numPr>
          <w:ilvl w:val="1"/>
          <w:numId w:val="12"/>
        </w:numPr>
        <w:tabs>
          <w:tab w:val="left" w:pos="1779"/>
          <w:tab w:val="left" w:pos="1780"/>
        </w:tabs>
        <w:spacing w:before="39"/>
      </w:pP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matured</w:t>
      </w:r>
      <w:r>
        <w:rPr>
          <w:spacing w:val="52"/>
        </w:rPr>
        <w:t xml:space="preserve"> </w:t>
      </w:r>
      <w:r>
        <w:t>→ 90</w:t>
      </w:r>
      <w:r>
        <w:rPr>
          <w:spacing w:val="-3"/>
        </w:rPr>
        <w:t xml:space="preserve"> </w:t>
      </w:r>
      <w:r>
        <w:t>days to 1</w:t>
      </w:r>
      <w:r>
        <w:rPr>
          <w:spacing w:val="-3"/>
        </w:rPr>
        <w:t xml:space="preserve"> </w:t>
      </w:r>
      <w:r>
        <w:t>year</w:t>
      </w:r>
    </w:p>
    <w:p w14:paraId="496D6E62" w14:textId="77777777" w:rsidR="00121864" w:rsidRDefault="00121864">
      <w:pPr>
        <w:pStyle w:val="BodyText"/>
        <w:spacing w:before="3"/>
        <w:rPr>
          <w:sz w:val="24"/>
        </w:rPr>
      </w:pPr>
    </w:p>
    <w:p w14:paraId="496D6E63" w14:textId="77777777" w:rsidR="00121864" w:rsidRDefault="00000000">
      <w:pPr>
        <w:pStyle w:val="Heading3"/>
        <w:numPr>
          <w:ilvl w:val="0"/>
          <w:numId w:val="12"/>
        </w:numPr>
        <w:tabs>
          <w:tab w:val="left" w:pos="1059"/>
          <w:tab w:val="left" w:pos="1060"/>
        </w:tabs>
      </w:pPr>
      <w:r>
        <w:t>Assignment</w:t>
      </w:r>
      <w:r>
        <w:rPr>
          <w:spacing w:val="-4"/>
        </w:rPr>
        <w:t xml:space="preserve"> </w:t>
      </w:r>
      <w:r>
        <w:t>Rules:</w:t>
      </w:r>
    </w:p>
    <w:p w14:paraId="496D6E64" w14:textId="1E7C5591" w:rsidR="00121864" w:rsidRDefault="00872FD5">
      <w:pPr>
        <w:pStyle w:val="ListParagraph"/>
        <w:numPr>
          <w:ilvl w:val="1"/>
          <w:numId w:val="12"/>
        </w:numPr>
        <w:tabs>
          <w:tab w:val="left" w:pos="1779"/>
          <w:tab w:val="left" w:pos="1780"/>
        </w:tabs>
        <w:spacing w:before="34"/>
      </w:pPr>
      <w:ins w:id="117" w:author="Jeevan Joy Pious" w:date="2025-10-15T11:13:00Z" w16du:dateUtc="2025-10-15T05:43:00Z">
        <w:r>
          <w:t>Enquiry/</w:t>
        </w:r>
      </w:ins>
      <w:r w:rsidR="00000000">
        <w:t>Lead</w:t>
      </w:r>
      <w:r w:rsidR="00000000">
        <w:rPr>
          <w:spacing w:val="-4"/>
        </w:rPr>
        <w:t xml:space="preserve"> </w:t>
      </w:r>
      <w:r w:rsidR="00000000">
        <w:t>→</w:t>
      </w:r>
      <w:r w:rsidR="00000000">
        <w:rPr>
          <w:spacing w:val="-4"/>
        </w:rPr>
        <w:t xml:space="preserve"> </w:t>
      </w:r>
      <w:r w:rsidR="00000000">
        <w:t>Tele</w:t>
      </w:r>
      <w:r w:rsidR="00000000">
        <w:rPr>
          <w:spacing w:val="-2"/>
        </w:rPr>
        <w:t xml:space="preserve"> </w:t>
      </w:r>
      <w:r w:rsidR="00000000">
        <w:t>caller</w:t>
      </w:r>
      <w:r w:rsidR="00000000">
        <w:rPr>
          <w:spacing w:val="-3"/>
        </w:rPr>
        <w:t xml:space="preserve"> </w:t>
      </w:r>
      <w:r w:rsidR="00000000">
        <w:t>→ Location</w:t>
      </w:r>
      <w:r w:rsidR="00000000">
        <w:rPr>
          <w:spacing w:val="-1"/>
        </w:rPr>
        <w:t xml:space="preserve"> </w:t>
      </w:r>
      <w:r w:rsidR="00000000">
        <w:t>(Sales</w:t>
      </w:r>
      <w:r w:rsidR="00000000">
        <w:rPr>
          <w:spacing w:val="-2"/>
        </w:rPr>
        <w:t xml:space="preserve"> </w:t>
      </w:r>
      <w:r w:rsidR="00000000">
        <w:t>exec)</w:t>
      </w:r>
      <w:r w:rsidR="00000000">
        <w:rPr>
          <w:spacing w:val="-3"/>
        </w:rPr>
        <w:t xml:space="preserve"> </w:t>
      </w:r>
      <w:r w:rsidR="00000000">
        <w:t>/</w:t>
      </w:r>
      <w:r w:rsidR="00000000">
        <w:rPr>
          <w:spacing w:val="-2"/>
        </w:rPr>
        <w:t xml:space="preserve"> </w:t>
      </w:r>
      <w:r w:rsidR="00000000">
        <w:t>Manager →</w:t>
      </w:r>
      <w:r w:rsidR="00000000">
        <w:rPr>
          <w:spacing w:val="-1"/>
        </w:rPr>
        <w:t xml:space="preserve"> </w:t>
      </w:r>
      <w:r w:rsidR="00000000">
        <w:t>Sales</w:t>
      </w:r>
      <w:r w:rsidR="00000000">
        <w:rPr>
          <w:spacing w:val="-2"/>
        </w:rPr>
        <w:t xml:space="preserve"> </w:t>
      </w:r>
      <w:r w:rsidR="00000000">
        <w:t>Team.</w:t>
      </w:r>
    </w:p>
    <w:p w14:paraId="496D6E65" w14:textId="77777777" w:rsidR="00121864" w:rsidRDefault="00000000">
      <w:pPr>
        <w:pStyle w:val="ListParagraph"/>
        <w:numPr>
          <w:ilvl w:val="1"/>
          <w:numId w:val="12"/>
        </w:numPr>
        <w:tabs>
          <w:tab w:val="left" w:pos="1779"/>
          <w:tab w:val="left" w:pos="1780"/>
        </w:tabs>
        <w:spacing w:before="40"/>
      </w:pP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b/>
        </w:rPr>
        <w:t>category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Product/Service/Location</w:t>
      </w:r>
      <w:r>
        <w:t>.</w:t>
      </w:r>
    </w:p>
    <w:p w14:paraId="496D6E66" w14:textId="77777777" w:rsidR="00121864" w:rsidRDefault="00121864">
      <w:pPr>
        <w:pStyle w:val="BodyText"/>
        <w:spacing w:before="8"/>
        <w:rPr>
          <w:sz w:val="34"/>
        </w:rPr>
      </w:pPr>
    </w:p>
    <w:p w14:paraId="496D6E67" w14:textId="77777777" w:rsidR="00121864" w:rsidRDefault="00000000">
      <w:pPr>
        <w:pStyle w:val="Heading2"/>
        <w:numPr>
          <w:ilvl w:val="0"/>
          <w:numId w:val="13"/>
        </w:numPr>
        <w:tabs>
          <w:tab w:val="left" w:pos="609"/>
        </w:tabs>
      </w:pPr>
      <w:bookmarkStart w:id="118" w:name="4.Notifications_(to_User_and_its_reporti"/>
      <w:bookmarkEnd w:id="118"/>
      <w:r>
        <w:t>Notifications</w:t>
      </w:r>
      <w:r>
        <w:rPr>
          <w:spacing w:val="-2"/>
        </w:rPr>
        <w:t xml:space="preserve"> </w:t>
      </w:r>
      <w:r>
        <w:t>(to</w:t>
      </w:r>
      <w:r>
        <w:rPr>
          <w:spacing w:val="-2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reporting</w:t>
      </w:r>
      <w:r>
        <w:rPr>
          <w:spacing w:val="-1"/>
        </w:rPr>
        <w:t xml:space="preserve"> </w:t>
      </w:r>
      <w:r>
        <w:t>managers):</w:t>
      </w:r>
    </w:p>
    <w:p w14:paraId="496D6E68" w14:textId="77777777" w:rsidR="00121864" w:rsidRDefault="00000000">
      <w:pPr>
        <w:pStyle w:val="ListParagraph"/>
        <w:numPr>
          <w:ilvl w:val="0"/>
          <w:numId w:val="11"/>
        </w:numPr>
        <w:tabs>
          <w:tab w:val="left" w:pos="1780"/>
        </w:tabs>
        <w:spacing w:before="125"/>
      </w:pP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lead is</w:t>
      </w:r>
      <w:r>
        <w:rPr>
          <w:spacing w:val="-2"/>
        </w:rPr>
        <w:t xml:space="preserve"> </w:t>
      </w:r>
      <w:r>
        <w:t>newly</w:t>
      </w:r>
      <w:r>
        <w:rPr>
          <w:spacing w:val="-2"/>
        </w:rPr>
        <w:t xml:space="preserve"> </w:t>
      </w:r>
      <w:r>
        <w:t>assigned.</w:t>
      </w:r>
    </w:p>
    <w:p w14:paraId="496D6E69" w14:textId="22013313" w:rsidR="00121864" w:rsidRDefault="00000000">
      <w:pPr>
        <w:pStyle w:val="ListParagraph"/>
        <w:numPr>
          <w:ilvl w:val="0"/>
          <w:numId w:val="11"/>
        </w:numPr>
        <w:tabs>
          <w:tab w:val="left" w:pos="1780"/>
        </w:tabs>
        <w:spacing w:before="19"/>
      </w:pPr>
      <w:r>
        <w:t>When</w:t>
      </w:r>
      <w:r>
        <w:rPr>
          <w:spacing w:val="-4"/>
        </w:rPr>
        <w:t xml:space="preserve"> </w:t>
      </w:r>
      <w:r>
        <w:t>lead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addressed</w:t>
      </w:r>
      <w:ins w:id="119" w:author="Jeevan Joy Pious" w:date="2025-10-15T11:14:00Z" w16du:dateUtc="2025-10-15T05:44:00Z">
        <w:r w:rsidR="005D3CE8">
          <w:t>/ not updated</w:t>
        </w:r>
      </w:ins>
      <w:r>
        <w:t xml:space="preserve"> for</w:t>
      </w:r>
      <w:r>
        <w:rPr>
          <w:spacing w:val="-5"/>
        </w:rPr>
        <w:t xml:space="preserve"> </w:t>
      </w:r>
      <w:proofErr w:type="gramStart"/>
      <w:r>
        <w:t>a period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time</w:t>
      </w:r>
      <w:proofErr w:type="gramEnd"/>
      <w:r>
        <w:rPr>
          <w:spacing w:val="-1"/>
        </w:rPr>
        <w:t xml:space="preserve"> </w:t>
      </w:r>
      <w:r>
        <w:t>(manager)</w:t>
      </w:r>
    </w:p>
    <w:p w14:paraId="496D6E6A" w14:textId="77777777" w:rsidR="00121864" w:rsidRDefault="00000000">
      <w:pPr>
        <w:pStyle w:val="ListParagraph"/>
        <w:numPr>
          <w:ilvl w:val="1"/>
          <w:numId w:val="11"/>
        </w:numPr>
        <w:tabs>
          <w:tab w:val="left" w:pos="2499"/>
          <w:tab w:val="left" w:pos="2500"/>
        </w:tabs>
        <w:spacing w:before="21"/>
      </w:pPr>
      <w:r>
        <w:rPr>
          <w:b/>
          <w:color w:val="30849B"/>
        </w:rPr>
        <w:t>Hot</w:t>
      </w:r>
      <w:r>
        <w:rPr>
          <w:b/>
          <w:color w:val="30849B"/>
          <w:spacing w:val="-5"/>
        </w:rPr>
        <w:t xml:space="preserve"> </w:t>
      </w:r>
      <w:r>
        <w:rPr>
          <w:b/>
          <w:color w:val="30849B"/>
        </w:rPr>
        <w:t>Lead:</w:t>
      </w:r>
      <w:r>
        <w:rPr>
          <w:b/>
          <w:color w:val="30849B"/>
          <w:spacing w:val="-3"/>
        </w:rPr>
        <w:t xml:space="preserve"> </w:t>
      </w:r>
      <w:r>
        <w:rPr>
          <w:color w:val="30849B"/>
        </w:rPr>
        <w:t>2 days</w:t>
      </w:r>
    </w:p>
    <w:p w14:paraId="496D6E6B" w14:textId="77777777" w:rsidR="00121864" w:rsidRDefault="00000000">
      <w:pPr>
        <w:pStyle w:val="ListParagraph"/>
        <w:numPr>
          <w:ilvl w:val="1"/>
          <w:numId w:val="11"/>
        </w:numPr>
        <w:tabs>
          <w:tab w:val="left" w:pos="2499"/>
          <w:tab w:val="left" w:pos="2500"/>
        </w:tabs>
        <w:spacing w:before="38"/>
      </w:pPr>
      <w:r>
        <w:rPr>
          <w:b/>
          <w:color w:val="30849B"/>
        </w:rPr>
        <w:t>Warm</w:t>
      </w:r>
      <w:r>
        <w:rPr>
          <w:b/>
          <w:color w:val="30849B"/>
          <w:spacing w:val="-5"/>
        </w:rPr>
        <w:t xml:space="preserve"> </w:t>
      </w:r>
      <w:r>
        <w:rPr>
          <w:b/>
          <w:color w:val="30849B"/>
        </w:rPr>
        <w:t>Lead:</w:t>
      </w:r>
      <w:r>
        <w:rPr>
          <w:b/>
          <w:color w:val="30849B"/>
          <w:spacing w:val="-2"/>
        </w:rPr>
        <w:t xml:space="preserve"> </w:t>
      </w:r>
      <w:r>
        <w:rPr>
          <w:color w:val="30849B"/>
        </w:rPr>
        <w:t>1 week</w:t>
      </w:r>
    </w:p>
    <w:p w14:paraId="496D6E6C" w14:textId="77777777" w:rsidR="00121864" w:rsidRDefault="00000000">
      <w:pPr>
        <w:pStyle w:val="ListParagraph"/>
        <w:numPr>
          <w:ilvl w:val="1"/>
          <w:numId w:val="11"/>
        </w:numPr>
        <w:tabs>
          <w:tab w:val="left" w:pos="2499"/>
          <w:tab w:val="left" w:pos="2500"/>
        </w:tabs>
      </w:pPr>
      <w:r>
        <w:rPr>
          <w:b/>
          <w:color w:val="30849B"/>
        </w:rPr>
        <w:t>Cold</w:t>
      </w:r>
      <w:r>
        <w:rPr>
          <w:b/>
          <w:color w:val="30849B"/>
          <w:spacing w:val="-4"/>
        </w:rPr>
        <w:t xml:space="preserve"> </w:t>
      </w:r>
      <w:r>
        <w:rPr>
          <w:b/>
          <w:color w:val="30849B"/>
        </w:rPr>
        <w:t>Lead:</w:t>
      </w:r>
      <w:r>
        <w:rPr>
          <w:b/>
          <w:color w:val="30849B"/>
          <w:spacing w:val="-3"/>
        </w:rPr>
        <w:t xml:space="preserve"> </w:t>
      </w:r>
      <w:r>
        <w:rPr>
          <w:color w:val="30849B"/>
        </w:rPr>
        <w:t>10</w:t>
      </w:r>
      <w:r>
        <w:rPr>
          <w:color w:val="30849B"/>
          <w:spacing w:val="-1"/>
        </w:rPr>
        <w:t xml:space="preserve"> </w:t>
      </w:r>
      <w:r>
        <w:rPr>
          <w:color w:val="30849B"/>
        </w:rPr>
        <w:t>days</w:t>
      </w:r>
    </w:p>
    <w:p w14:paraId="496D6E6D" w14:textId="5B0082A7" w:rsidR="00121864" w:rsidRDefault="00000000">
      <w:pPr>
        <w:pStyle w:val="ListParagraph"/>
        <w:numPr>
          <w:ilvl w:val="0"/>
          <w:numId w:val="11"/>
        </w:numPr>
        <w:tabs>
          <w:tab w:val="left" w:pos="1780"/>
        </w:tabs>
      </w:pP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lead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lost</w:t>
      </w:r>
    </w:p>
    <w:p w14:paraId="496D6E6E" w14:textId="77777777" w:rsidR="00121864" w:rsidRDefault="00000000">
      <w:pPr>
        <w:pStyle w:val="ListParagraph"/>
        <w:numPr>
          <w:ilvl w:val="0"/>
          <w:numId w:val="11"/>
        </w:numPr>
        <w:tabs>
          <w:tab w:val="left" w:pos="1780"/>
        </w:tabs>
        <w:spacing w:before="22"/>
      </w:pPr>
      <w:r>
        <w:rPr>
          <w:b/>
        </w:rPr>
        <w:t>Conversion:</w:t>
      </w:r>
      <w:r>
        <w:rPr>
          <w:b/>
          <w:spacing w:val="-7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“Convert</w:t>
      </w:r>
      <w:r>
        <w:rPr>
          <w:spacing w:val="-4"/>
        </w:rPr>
        <w:t xml:space="preserve"> </w:t>
      </w:r>
      <w:r>
        <w:t>Lead”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Opportunity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linkage.</w:t>
      </w:r>
    </w:p>
    <w:p w14:paraId="496D6E6F" w14:textId="77777777" w:rsidR="00121864" w:rsidRDefault="00121864">
      <w:pPr>
        <w:pStyle w:val="BodyText"/>
        <w:spacing w:before="9"/>
        <w:rPr>
          <w:sz w:val="32"/>
        </w:rPr>
      </w:pPr>
    </w:p>
    <w:p w14:paraId="496D6E70" w14:textId="77777777" w:rsidR="00121864" w:rsidRDefault="00000000">
      <w:pPr>
        <w:pStyle w:val="Heading2"/>
        <w:numPr>
          <w:ilvl w:val="0"/>
          <w:numId w:val="13"/>
        </w:numPr>
        <w:tabs>
          <w:tab w:val="left" w:pos="609"/>
        </w:tabs>
        <w:spacing w:before="1"/>
      </w:pPr>
      <w:bookmarkStart w:id="120" w:name="5._Logics"/>
      <w:bookmarkEnd w:id="120"/>
      <w:proofErr w:type="gramStart"/>
      <w:r>
        <w:t>Logics</w:t>
      </w:r>
      <w:proofErr w:type="gramEnd"/>
    </w:p>
    <w:p w14:paraId="496D6E71" w14:textId="77777777" w:rsidR="00121864" w:rsidRDefault="00121864">
      <w:pPr>
        <w:pStyle w:val="BodyText"/>
        <w:spacing w:before="1"/>
        <w:rPr>
          <w:b/>
          <w:sz w:val="25"/>
        </w:rPr>
      </w:pPr>
    </w:p>
    <w:p w14:paraId="496D6E72" w14:textId="77777777" w:rsidR="00121864" w:rsidRDefault="00000000">
      <w:pPr>
        <w:pStyle w:val="ListParagraph"/>
        <w:numPr>
          <w:ilvl w:val="0"/>
          <w:numId w:val="10"/>
        </w:numPr>
        <w:tabs>
          <w:tab w:val="left" w:pos="1059"/>
          <w:tab w:val="left" w:pos="1060"/>
        </w:tabs>
        <w:spacing w:before="0"/>
      </w:pPr>
      <w:r>
        <w:t>System</w:t>
      </w:r>
      <w:r>
        <w:rPr>
          <w:spacing w:val="-6"/>
        </w:rPr>
        <w:t xml:space="preserve"> </w:t>
      </w:r>
      <w:r>
        <w:t>auto-detects</w:t>
      </w:r>
      <w:r>
        <w:rPr>
          <w:spacing w:val="-4"/>
        </w:rPr>
        <w:t xml:space="preserve"> </w:t>
      </w:r>
      <w:r>
        <w:t>duplicates</w:t>
      </w:r>
      <w:r>
        <w:rPr>
          <w:spacing w:val="-2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t>creation.</w:t>
      </w:r>
    </w:p>
    <w:p w14:paraId="496D6E73" w14:textId="77777777" w:rsidR="00121864" w:rsidRDefault="00000000">
      <w:pPr>
        <w:pStyle w:val="ListParagraph"/>
        <w:numPr>
          <w:ilvl w:val="0"/>
          <w:numId w:val="10"/>
        </w:numPr>
        <w:tabs>
          <w:tab w:val="left" w:pos="1059"/>
          <w:tab w:val="left" w:pos="1060"/>
        </w:tabs>
        <w:spacing w:before="38"/>
      </w:pPr>
      <w:r>
        <w:t>Only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parent</w:t>
      </w:r>
      <w:r>
        <w:rPr>
          <w:spacing w:val="-4"/>
        </w:rPr>
        <w:t xml:space="preserve"> </w:t>
      </w:r>
      <w:proofErr w:type="gramStart"/>
      <w:r>
        <w:t>lead</w:t>
      </w:r>
      <w:proofErr w:type="gramEnd"/>
      <w:r>
        <w:rPr>
          <w:spacing w:val="-1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merging</w:t>
      </w:r>
      <w:r>
        <w:rPr>
          <w:spacing w:val="-1"/>
        </w:rPr>
        <w:t xml:space="preserve"> </w:t>
      </w:r>
      <w:r>
        <w:t>duplicates.</w:t>
      </w:r>
    </w:p>
    <w:p w14:paraId="496D6E74" w14:textId="77777777" w:rsidR="00121864" w:rsidRDefault="00000000">
      <w:pPr>
        <w:pStyle w:val="ListParagraph"/>
        <w:numPr>
          <w:ilvl w:val="1"/>
          <w:numId w:val="10"/>
        </w:numPr>
        <w:tabs>
          <w:tab w:val="left" w:pos="1779"/>
          <w:tab w:val="left" w:pos="1780"/>
        </w:tabs>
        <w:spacing w:before="34"/>
      </w:pPr>
      <w:r>
        <w:t>Coordinator</w:t>
      </w:r>
      <w:r>
        <w:rPr>
          <w:spacing w:val="-4"/>
        </w:rPr>
        <w:t xml:space="preserve"> </w:t>
      </w:r>
      <w:r>
        <w:t>intervention</w:t>
      </w:r>
      <w:r>
        <w:rPr>
          <w:spacing w:val="-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cases.</w:t>
      </w:r>
    </w:p>
    <w:p w14:paraId="496D6E75" w14:textId="77777777" w:rsidR="00121864" w:rsidRDefault="00000000">
      <w:pPr>
        <w:pStyle w:val="ListParagraph"/>
        <w:numPr>
          <w:ilvl w:val="0"/>
          <w:numId w:val="10"/>
        </w:numPr>
        <w:tabs>
          <w:tab w:val="left" w:pos="1059"/>
          <w:tab w:val="left" w:pos="1060"/>
        </w:tabs>
        <w:spacing w:before="39"/>
      </w:pPr>
      <w:r>
        <w:pict w14:anchorId="496D6EF5">
          <v:shape id="_x0000_s2051" style="position:absolute;left:0;text-align:left;margin-left:514.3pt;margin-top:1.95pt;width:.1pt;height:30.7pt;z-index:15742464;mso-position-horizontal-relative:page" coordorigin="10286,39" coordsize="0,614" o:spt="100" adj="0,,0" path="m10286,39r,307m10286,346r,307e" filled="f" strokeweight="0">
            <v:stroke joinstyle="round"/>
            <v:formulas/>
            <v:path arrowok="t" o:connecttype="segments"/>
            <w10:wrap anchorx="page"/>
          </v:shape>
        </w:pict>
      </w:r>
      <w:r>
        <w:t>Lead</w:t>
      </w:r>
      <w:r>
        <w:rPr>
          <w:spacing w:val="-5"/>
        </w:rPr>
        <w:t xml:space="preserve"> </w:t>
      </w:r>
      <w:r>
        <w:t>Stage</w:t>
      </w:r>
      <w:r>
        <w:rPr>
          <w:spacing w:val="-2"/>
        </w:rPr>
        <w:t xml:space="preserve"> </w:t>
      </w:r>
      <w:r>
        <w:t>progression</w:t>
      </w:r>
      <w:r>
        <w:rPr>
          <w:spacing w:val="-2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follow</w:t>
      </w:r>
      <w:r>
        <w:rPr>
          <w:spacing w:val="-3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path.</w:t>
      </w:r>
    </w:p>
    <w:p w14:paraId="496D6E76" w14:textId="77777777" w:rsidR="00121864" w:rsidRDefault="00000000">
      <w:pPr>
        <w:pStyle w:val="ListParagraph"/>
        <w:numPr>
          <w:ilvl w:val="0"/>
          <w:numId w:val="10"/>
        </w:numPr>
        <w:tabs>
          <w:tab w:val="left" w:pos="1059"/>
          <w:tab w:val="left" w:pos="1060"/>
        </w:tabs>
      </w:pPr>
      <w:r>
        <w:t>Closed</w:t>
      </w:r>
      <w:r>
        <w:rPr>
          <w:spacing w:val="-5"/>
        </w:rPr>
        <w:t xml:space="preserve"> </w:t>
      </w:r>
      <w:r>
        <w:t>Lost</w:t>
      </w:r>
      <w:r>
        <w:rPr>
          <w:spacing w:val="-4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“Lost</w:t>
      </w:r>
      <w:r>
        <w:rPr>
          <w:spacing w:val="-3"/>
        </w:rPr>
        <w:t xml:space="preserve"> </w:t>
      </w:r>
      <w:r>
        <w:t>Reason”.</w:t>
      </w:r>
    </w:p>
    <w:p w14:paraId="496D6E77" w14:textId="77777777" w:rsidR="00121864" w:rsidRDefault="00000000">
      <w:pPr>
        <w:pStyle w:val="ListParagraph"/>
        <w:numPr>
          <w:ilvl w:val="0"/>
          <w:numId w:val="10"/>
        </w:numPr>
        <w:tabs>
          <w:tab w:val="left" w:pos="1059"/>
          <w:tab w:val="left" w:pos="1060"/>
        </w:tabs>
        <w:spacing w:before="38"/>
      </w:pPr>
      <w:r>
        <w:t>Campaign</w:t>
      </w:r>
      <w:r>
        <w:rPr>
          <w:spacing w:val="-2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mandatory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lead</w:t>
      </w:r>
      <w:r>
        <w:rPr>
          <w:spacing w:val="-1"/>
        </w:rPr>
        <w:t xml:space="preserve"> </w:t>
      </w:r>
      <w:r>
        <w:t>originates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campaign.</w:t>
      </w:r>
    </w:p>
    <w:p w14:paraId="496D6E78" w14:textId="77777777" w:rsidR="00121864" w:rsidRDefault="00000000">
      <w:pPr>
        <w:pStyle w:val="ListParagraph"/>
        <w:numPr>
          <w:ilvl w:val="0"/>
          <w:numId w:val="10"/>
        </w:numPr>
        <w:tabs>
          <w:tab w:val="left" w:pos="1059"/>
          <w:tab w:val="left" w:pos="1060"/>
        </w:tabs>
        <w:spacing w:before="38"/>
      </w:pPr>
      <w:r>
        <w:t>Lead</w:t>
      </w:r>
      <w:r>
        <w:rPr>
          <w:spacing w:val="-5"/>
        </w:rPr>
        <w:t xml:space="preserve"> </w:t>
      </w:r>
      <w:r>
        <w:t>rating</w:t>
      </w:r>
      <w:r>
        <w:rPr>
          <w:spacing w:val="-5"/>
        </w:rPr>
        <w:t xml:space="preserve"> </w:t>
      </w:r>
      <w:proofErr w:type="gramStart"/>
      <w:r>
        <w:t>auto-updated</w:t>
      </w:r>
      <w:proofErr w:type="gramEnd"/>
      <w:r>
        <w:rPr>
          <w:spacing w:val="-1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Expected</w:t>
      </w:r>
      <w:r>
        <w:rPr>
          <w:spacing w:val="-2"/>
        </w:rPr>
        <w:t xml:space="preserve"> </w:t>
      </w:r>
      <w:r>
        <w:t>Purchase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changes.</w:t>
      </w:r>
    </w:p>
    <w:p w14:paraId="496D6E79" w14:textId="77777777" w:rsidR="00121864" w:rsidRDefault="00121864">
      <w:pPr>
        <w:pStyle w:val="BodyText"/>
        <w:spacing w:before="4"/>
        <w:rPr>
          <w:sz w:val="34"/>
        </w:rPr>
      </w:pPr>
    </w:p>
    <w:p w14:paraId="496D6E7A" w14:textId="77777777" w:rsidR="00121864" w:rsidRDefault="00000000">
      <w:pPr>
        <w:pStyle w:val="Heading2"/>
        <w:numPr>
          <w:ilvl w:val="0"/>
          <w:numId w:val="13"/>
        </w:numPr>
        <w:tabs>
          <w:tab w:val="left" w:pos="609"/>
        </w:tabs>
      </w:pPr>
      <w:bookmarkStart w:id="121" w:name="6._Validations"/>
      <w:bookmarkEnd w:id="121"/>
      <w:r>
        <w:t>Validations</w:t>
      </w:r>
    </w:p>
    <w:p w14:paraId="496D6E7B" w14:textId="77777777" w:rsidR="00121864" w:rsidRDefault="00121864">
      <w:pPr>
        <w:pStyle w:val="BodyText"/>
        <w:rPr>
          <w:b/>
          <w:sz w:val="25"/>
        </w:rPr>
      </w:pPr>
    </w:p>
    <w:p w14:paraId="496D6E7C" w14:textId="77777777" w:rsidR="00121864" w:rsidRDefault="00000000">
      <w:pPr>
        <w:pStyle w:val="ListParagraph"/>
        <w:numPr>
          <w:ilvl w:val="0"/>
          <w:numId w:val="9"/>
        </w:numPr>
        <w:tabs>
          <w:tab w:val="left" w:pos="1059"/>
          <w:tab w:val="left" w:pos="1060"/>
        </w:tabs>
        <w:spacing w:before="0"/>
      </w:pPr>
      <w:r>
        <w:t>Primary</w:t>
      </w:r>
      <w:r>
        <w:rPr>
          <w:spacing w:val="-5"/>
        </w:rPr>
        <w:t xml:space="preserve"> </w:t>
      </w:r>
      <w:r>
        <w:t>Phone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required.</w:t>
      </w:r>
    </w:p>
    <w:p w14:paraId="496D6E7D" w14:textId="77777777" w:rsidR="00121864" w:rsidRDefault="00000000">
      <w:pPr>
        <w:pStyle w:val="ListParagraph"/>
        <w:numPr>
          <w:ilvl w:val="0"/>
          <w:numId w:val="9"/>
        </w:numPr>
        <w:tabs>
          <w:tab w:val="left" w:pos="1059"/>
          <w:tab w:val="left" w:pos="1060"/>
        </w:tabs>
      </w:pPr>
      <w:r>
        <w:t>Business</w:t>
      </w:r>
      <w:r>
        <w:rPr>
          <w:spacing w:val="-5"/>
        </w:rPr>
        <w:t xml:space="preserve"> </w:t>
      </w:r>
      <w:r>
        <w:t>Vertical</w:t>
      </w:r>
      <w:r>
        <w:rPr>
          <w:spacing w:val="-4"/>
        </w:rPr>
        <w:t xml:space="preserve"> </w:t>
      </w:r>
      <w:r>
        <w:t>required.</w:t>
      </w:r>
    </w:p>
    <w:p w14:paraId="496D6E7E" w14:textId="77777777" w:rsidR="00121864" w:rsidRDefault="00000000">
      <w:pPr>
        <w:pStyle w:val="ListParagraph"/>
        <w:numPr>
          <w:ilvl w:val="0"/>
          <w:numId w:val="9"/>
        </w:numPr>
        <w:tabs>
          <w:tab w:val="left" w:pos="1059"/>
          <w:tab w:val="left" w:pos="1060"/>
        </w:tabs>
        <w:spacing w:before="38"/>
      </w:pPr>
      <w:r>
        <w:t>Lost</w:t>
      </w:r>
      <w:r>
        <w:rPr>
          <w:spacing w:val="-4"/>
        </w:rPr>
        <w:t xml:space="preserve"> </w:t>
      </w:r>
      <w:r>
        <w:t>Reason</w:t>
      </w:r>
      <w:r>
        <w:rPr>
          <w:spacing w:val="-4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Closed</w:t>
      </w:r>
      <w:r>
        <w:rPr>
          <w:spacing w:val="-4"/>
        </w:rPr>
        <w:t xml:space="preserve"> </w:t>
      </w:r>
      <w:r>
        <w:t>Lost</w:t>
      </w:r>
      <w:r>
        <w:rPr>
          <w:spacing w:val="-3"/>
        </w:rPr>
        <w:t xml:space="preserve"> </w:t>
      </w:r>
      <w:r>
        <w:t>stage.</w:t>
      </w:r>
    </w:p>
    <w:p w14:paraId="496D6E7F" w14:textId="77777777" w:rsidR="00121864" w:rsidRDefault="00000000">
      <w:pPr>
        <w:pStyle w:val="ListParagraph"/>
        <w:numPr>
          <w:ilvl w:val="0"/>
          <w:numId w:val="9"/>
        </w:numPr>
        <w:tabs>
          <w:tab w:val="left" w:pos="1059"/>
          <w:tab w:val="left" w:pos="1060"/>
        </w:tabs>
        <w:spacing w:before="38"/>
      </w:pPr>
      <w:r>
        <w:t>Campaign</w:t>
      </w:r>
      <w:r>
        <w:rPr>
          <w:spacing w:val="-2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Lead</w:t>
      </w:r>
      <w:r>
        <w:rPr>
          <w:spacing w:val="-4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Campaign.</w:t>
      </w:r>
    </w:p>
    <w:p w14:paraId="496D6E80" w14:textId="77777777" w:rsidR="00121864" w:rsidRDefault="00000000">
      <w:pPr>
        <w:pStyle w:val="ListParagraph"/>
        <w:numPr>
          <w:ilvl w:val="0"/>
          <w:numId w:val="9"/>
        </w:numPr>
        <w:tabs>
          <w:tab w:val="left" w:pos="1059"/>
          <w:tab w:val="left" w:pos="1060"/>
        </w:tabs>
      </w:pPr>
      <w:r>
        <w:t>Lead</w:t>
      </w:r>
      <w:r>
        <w:rPr>
          <w:spacing w:val="-5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reassigned</w:t>
      </w:r>
      <w:r>
        <w:rPr>
          <w:spacing w:val="-2"/>
        </w:rPr>
        <w:t xml:space="preserve"> </w:t>
      </w:r>
      <w:r>
        <w:t>outside</w:t>
      </w:r>
      <w:r>
        <w:rPr>
          <w:spacing w:val="-3"/>
        </w:rPr>
        <w:t xml:space="preserve"> </w:t>
      </w:r>
      <w:r>
        <w:t>mapped</w:t>
      </w:r>
      <w:r>
        <w:rPr>
          <w:spacing w:val="-5"/>
        </w:rPr>
        <w:t xml:space="preserve"> </w:t>
      </w:r>
      <w:r>
        <w:t>region/vertical.</w:t>
      </w:r>
    </w:p>
    <w:p w14:paraId="496D6E81" w14:textId="77777777" w:rsidR="00121864" w:rsidRDefault="00121864">
      <w:pPr>
        <w:pStyle w:val="BodyText"/>
        <w:spacing w:before="5"/>
        <w:rPr>
          <w:sz w:val="34"/>
        </w:rPr>
      </w:pPr>
    </w:p>
    <w:p w14:paraId="496D6E82" w14:textId="77777777" w:rsidR="00121864" w:rsidRDefault="00000000">
      <w:pPr>
        <w:pStyle w:val="Heading2"/>
        <w:numPr>
          <w:ilvl w:val="0"/>
          <w:numId w:val="13"/>
        </w:numPr>
        <w:tabs>
          <w:tab w:val="left" w:pos="609"/>
        </w:tabs>
      </w:pPr>
      <w:bookmarkStart w:id="122" w:name="7._Notifications"/>
      <w:bookmarkEnd w:id="122"/>
      <w:r>
        <w:t>Notifications</w:t>
      </w:r>
    </w:p>
    <w:p w14:paraId="496D6E83" w14:textId="77777777" w:rsidR="00121864" w:rsidRDefault="00121864">
      <w:pPr>
        <w:sectPr w:rsidR="00121864">
          <w:headerReference w:type="even" r:id="rId30"/>
          <w:headerReference w:type="default" r:id="rId31"/>
          <w:footerReference w:type="default" r:id="rId32"/>
          <w:pgSz w:w="11910" w:h="16840"/>
          <w:pgMar w:top="1340" w:right="60" w:bottom="280" w:left="1460" w:header="730" w:footer="0" w:gutter="0"/>
          <w:cols w:space="720"/>
        </w:sectPr>
      </w:pPr>
    </w:p>
    <w:p w14:paraId="496D6E84" w14:textId="77777777" w:rsidR="00121864" w:rsidRDefault="00000000">
      <w:pPr>
        <w:pStyle w:val="BodyText"/>
        <w:spacing w:before="90"/>
        <w:ind w:left="340"/>
      </w:pPr>
      <w:r>
        <w:lastRenderedPageBreak/>
        <w:pict w14:anchorId="496D6EF6">
          <v:line id="_x0000_s2050" style="position:absolute;left:0;text-align:left;z-index:15742976;mso-position-horizontal-relative:page" from="81pt,4.5pt" to="81pt,19pt" strokeweight="0">
            <w10:wrap anchorx="page"/>
          </v:line>
        </w:pict>
      </w:r>
      <w:r>
        <w:t>In-app</w:t>
      </w:r>
      <w:r>
        <w:rPr>
          <w:spacing w:val="-4"/>
        </w:rPr>
        <w:t xml:space="preserve"> </w:t>
      </w:r>
      <w:r>
        <w:t>Salesforce</w:t>
      </w:r>
      <w:r>
        <w:rPr>
          <w:spacing w:val="-6"/>
        </w:rPr>
        <w:t xml:space="preserve"> </w:t>
      </w:r>
      <w:r>
        <w:t>notifications:</w:t>
      </w:r>
    </w:p>
    <w:p w14:paraId="496D6E85" w14:textId="77777777" w:rsidR="00121864" w:rsidRDefault="00121864">
      <w:pPr>
        <w:pStyle w:val="BodyText"/>
        <w:spacing w:before="4"/>
        <w:rPr>
          <w:sz w:val="15"/>
        </w:rPr>
      </w:pPr>
    </w:p>
    <w:p w14:paraId="496D6E86" w14:textId="77777777" w:rsidR="00121864" w:rsidRDefault="00000000">
      <w:pPr>
        <w:pStyle w:val="ListParagraph"/>
        <w:numPr>
          <w:ilvl w:val="0"/>
          <w:numId w:val="8"/>
        </w:numPr>
        <w:tabs>
          <w:tab w:val="left" w:pos="1059"/>
          <w:tab w:val="left" w:pos="1060"/>
        </w:tabs>
        <w:spacing w:before="102"/>
      </w:pPr>
      <w:r>
        <w:t>On</w:t>
      </w:r>
      <w:r>
        <w:rPr>
          <w:spacing w:val="-3"/>
        </w:rPr>
        <w:t xml:space="preserve"> </w:t>
      </w:r>
      <w:r>
        <w:t>lead</w:t>
      </w:r>
      <w:r>
        <w:rPr>
          <w:spacing w:val="-5"/>
        </w:rPr>
        <w:t xml:space="preserve"> </w:t>
      </w:r>
      <w:r>
        <w:t>assignment.</w:t>
      </w:r>
    </w:p>
    <w:p w14:paraId="496D6E87" w14:textId="77777777" w:rsidR="00121864" w:rsidRDefault="00000000">
      <w:pPr>
        <w:pStyle w:val="ListParagraph"/>
        <w:numPr>
          <w:ilvl w:val="0"/>
          <w:numId w:val="8"/>
        </w:numPr>
        <w:tabs>
          <w:tab w:val="left" w:pos="1059"/>
          <w:tab w:val="left" w:pos="1060"/>
        </w:tabs>
      </w:pPr>
      <w:r>
        <w:t>On</w:t>
      </w:r>
      <w:r>
        <w:rPr>
          <w:spacing w:val="-3"/>
        </w:rPr>
        <w:t xml:space="preserve"> </w:t>
      </w:r>
      <w:r>
        <w:t>lead</w:t>
      </w:r>
      <w:r>
        <w:rPr>
          <w:spacing w:val="-6"/>
        </w:rPr>
        <w:t xml:space="preserve"> </w:t>
      </w:r>
      <w:r>
        <w:t>conversion.</w:t>
      </w:r>
    </w:p>
    <w:p w14:paraId="496D6E88" w14:textId="77777777" w:rsidR="00121864" w:rsidRDefault="00000000">
      <w:pPr>
        <w:pStyle w:val="ListParagraph"/>
        <w:numPr>
          <w:ilvl w:val="0"/>
          <w:numId w:val="8"/>
        </w:numPr>
        <w:tabs>
          <w:tab w:val="left" w:pos="1059"/>
          <w:tab w:val="left" w:pos="1060"/>
        </w:tabs>
        <w:spacing w:before="38"/>
      </w:pPr>
      <w:r>
        <w:t>On</w:t>
      </w:r>
      <w:r>
        <w:rPr>
          <w:spacing w:val="-2"/>
        </w:rPr>
        <w:t xml:space="preserve"> </w:t>
      </w:r>
      <w:r>
        <w:t>duplicate</w:t>
      </w:r>
      <w:r>
        <w:rPr>
          <w:spacing w:val="-2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(alert on</w:t>
      </w:r>
      <w:r>
        <w:rPr>
          <w:spacing w:val="-5"/>
        </w:rPr>
        <w:t xml:space="preserve"> </w:t>
      </w:r>
      <w:r>
        <w:t>detail</w:t>
      </w:r>
      <w:r>
        <w:rPr>
          <w:spacing w:val="-4"/>
        </w:rPr>
        <w:t xml:space="preserve"> </w:t>
      </w:r>
      <w:r>
        <w:t>page).</w:t>
      </w:r>
    </w:p>
    <w:p w14:paraId="496D6E89" w14:textId="77777777" w:rsidR="00121864" w:rsidRDefault="00121864">
      <w:pPr>
        <w:pStyle w:val="BodyText"/>
        <w:spacing w:before="4"/>
        <w:rPr>
          <w:sz w:val="34"/>
        </w:rPr>
      </w:pPr>
    </w:p>
    <w:p w14:paraId="496D6E8A" w14:textId="77777777" w:rsidR="00121864" w:rsidRDefault="00000000">
      <w:pPr>
        <w:pStyle w:val="Heading2"/>
        <w:numPr>
          <w:ilvl w:val="0"/>
          <w:numId w:val="13"/>
        </w:numPr>
        <w:tabs>
          <w:tab w:val="left" w:pos="609"/>
        </w:tabs>
        <w:spacing w:before="1"/>
      </w:pPr>
      <w:bookmarkStart w:id="123" w:name="8._Approvals"/>
      <w:bookmarkEnd w:id="123"/>
      <w:r>
        <w:t>Approvals</w:t>
      </w:r>
    </w:p>
    <w:p w14:paraId="496D6E8B" w14:textId="77777777" w:rsidR="00121864" w:rsidRDefault="00000000">
      <w:pPr>
        <w:pStyle w:val="ListParagraph"/>
        <w:numPr>
          <w:ilvl w:val="0"/>
          <w:numId w:val="7"/>
        </w:numPr>
        <w:tabs>
          <w:tab w:val="left" w:pos="1059"/>
          <w:tab w:val="left" w:pos="1060"/>
        </w:tabs>
        <w:spacing w:before="241"/>
      </w:pPr>
      <w:r>
        <w:t>No</w:t>
      </w:r>
      <w:r>
        <w:rPr>
          <w:spacing w:val="-2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lead</w:t>
      </w:r>
      <w:r>
        <w:rPr>
          <w:spacing w:val="-2"/>
        </w:rPr>
        <w:t xml:space="preserve"> </w:t>
      </w:r>
      <w:r>
        <w:t>creation.</w:t>
      </w:r>
    </w:p>
    <w:p w14:paraId="496D6E8C" w14:textId="77777777" w:rsidR="00121864" w:rsidRDefault="00000000">
      <w:pPr>
        <w:pStyle w:val="ListParagraph"/>
        <w:numPr>
          <w:ilvl w:val="0"/>
          <w:numId w:val="7"/>
        </w:numPr>
        <w:tabs>
          <w:tab w:val="left" w:pos="1059"/>
          <w:tab w:val="left" w:pos="1060"/>
        </w:tabs>
        <w:spacing w:before="38"/>
      </w:pPr>
      <w:r>
        <w:t>Lead</w:t>
      </w:r>
      <w:r>
        <w:rPr>
          <w:spacing w:val="-5"/>
        </w:rPr>
        <w:t xml:space="preserve"> </w:t>
      </w:r>
      <w:r>
        <w:t>assignment</w:t>
      </w:r>
      <w:r>
        <w:rPr>
          <w:spacing w:val="-3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sequential</w:t>
      </w:r>
      <w:r>
        <w:rPr>
          <w:spacing w:val="-4"/>
        </w:rPr>
        <w:t xml:space="preserve"> </w:t>
      </w:r>
      <w:r>
        <w:t>(Tele</w:t>
      </w:r>
      <w:r>
        <w:rPr>
          <w:spacing w:val="-3"/>
        </w:rPr>
        <w:t xml:space="preserve"> </w:t>
      </w:r>
      <w:r>
        <w:t>caller →</w:t>
      </w:r>
      <w:r>
        <w:rPr>
          <w:spacing w:val="-4"/>
        </w:rPr>
        <w:t xml:space="preserve"> </w:t>
      </w:r>
      <w:r>
        <w:t>location/Manager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Sales).</w:t>
      </w:r>
    </w:p>
    <w:p w14:paraId="496D6E8D" w14:textId="28A6D98A" w:rsidR="00121864" w:rsidRDefault="00000000">
      <w:pPr>
        <w:pStyle w:val="ListParagraph"/>
        <w:numPr>
          <w:ilvl w:val="0"/>
          <w:numId w:val="7"/>
        </w:numPr>
        <w:tabs>
          <w:tab w:val="left" w:pos="1059"/>
          <w:tab w:val="left" w:pos="1060"/>
        </w:tabs>
        <w:spacing w:before="35"/>
      </w:pPr>
      <w:r>
        <w:t>Conversion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require</w:t>
      </w:r>
      <w:r>
        <w:rPr>
          <w:spacing w:val="-2"/>
        </w:rPr>
        <w:t xml:space="preserve"> </w:t>
      </w:r>
      <w:r>
        <w:t>approval.</w:t>
      </w:r>
      <w:ins w:id="124" w:author="Jeevan Joy Pious" w:date="2025-10-15T11:18:00Z" w16du:dateUtc="2025-10-15T05:48:00Z">
        <w:r w:rsidR="00513D19">
          <w:t xml:space="preserve"> (Order </w:t>
        </w:r>
      </w:ins>
      <w:ins w:id="125" w:author="Jeevan Joy Pious" w:date="2025-10-15T11:19:00Z" w16du:dateUtc="2025-10-15T05:49:00Z">
        <w:r w:rsidR="00513D19">
          <w:t xml:space="preserve">closed </w:t>
        </w:r>
        <w:r w:rsidR="005A48E4">
          <w:t>value needs approval)</w:t>
        </w:r>
      </w:ins>
    </w:p>
    <w:p w14:paraId="496D6E8E" w14:textId="77777777" w:rsidR="00121864" w:rsidRDefault="00121864">
      <w:pPr>
        <w:pStyle w:val="BodyText"/>
        <w:spacing w:before="7"/>
        <w:rPr>
          <w:sz w:val="34"/>
        </w:rPr>
      </w:pPr>
    </w:p>
    <w:p w14:paraId="496D6E8F" w14:textId="77777777" w:rsidR="00121864" w:rsidRDefault="00000000">
      <w:pPr>
        <w:pStyle w:val="Heading2"/>
        <w:numPr>
          <w:ilvl w:val="0"/>
          <w:numId w:val="13"/>
        </w:numPr>
        <w:tabs>
          <w:tab w:val="left" w:pos="609"/>
        </w:tabs>
      </w:pPr>
      <w:bookmarkStart w:id="126" w:name="9._Integration"/>
      <w:bookmarkEnd w:id="126"/>
      <w:r>
        <w:t>Integration</w:t>
      </w:r>
    </w:p>
    <w:p w14:paraId="496D6E90" w14:textId="77777777" w:rsidR="00121864" w:rsidRDefault="00000000">
      <w:pPr>
        <w:pStyle w:val="Heading3"/>
        <w:numPr>
          <w:ilvl w:val="0"/>
          <w:numId w:val="6"/>
        </w:numPr>
        <w:tabs>
          <w:tab w:val="left" w:pos="1059"/>
          <w:tab w:val="left" w:pos="1060"/>
        </w:tabs>
        <w:spacing w:before="240"/>
      </w:pPr>
      <w:r>
        <w:t>Digital</w:t>
      </w:r>
      <w:r>
        <w:rPr>
          <w:spacing w:val="-6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Sources:</w:t>
      </w:r>
    </w:p>
    <w:p w14:paraId="496D6E91" w14:textId="77777777" w:rsidR="00121864" w:rsidRDefault="00121864">
      <w:pPr>
        <w:pStyle w:val="BodyText"/>
        <w:spacing w:before="6"/>
        <w:rPr>
          <w:b/>
          <w:sz w:val="28"/>
        </w:rPr>
      </w:pPr>
    </w:p>
    <w:p w14:paraId="496D6E92" w14:textId="77777777" w:rsidR="00121864" w:rsidRDefault="00000000">
      <w:pPr>
        <w:pStyle w:val="ListParagraph"/>
        <w:numPr>
          <w:ilvl w:val="1"/>
          <w:numId w:val="6"/>
        </w:numPr>
        <w:tabs>
          <w:tab w:val="left" w:pos="1779"/>
          <w:tab w:val="left" w:pos="1780"/>
        </w:tabs>
        <w:spacing w:before="0"/>
      </w:pPr>
      <w:r>
        <w:t>Meta/Google</w:t>
      </w:r>
      <w:r>
        <w:rPr>
          <w:spacing w:val="-4"/>
        </w:rPr>
        <w:t xml:space="preserve"> </w:t>
      </w:r>
      <w:r>
        <w:t>Ads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Salesforce</w:t>
      </w:r>
      <w:r>
        <w:rPr>
          <w:spacing w:val="-4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t>Lead</w:t>
      </w:r>
      <w:r>
        <w:rPr>
          <w:spacing w:val="-5"/>
        </w:rPr>
        <w:t xml:space="preserve"> </w:t>
      </w:r>
      <w:r>
        <w:t>Capture</w:t>
      </w:r>
      <w:r>
        <w:rPr>
          <w:spacing w:val="-3"/>
        </w:rPr>
        <w:t xml:space="preserve"> </w:t>
      </w:r>
      <w:r>
        <w:t>tool.</w:t>
      </w:r>
    </w:p>
    <w:p w14:paraId="496D6E93" w14:textId="77777777" w:rsidR="00121864" w:rsidRDefault="00000000">
      <w:pPr>
        <w:pStyle w:val="ListParagraph"/>
        <w:numPr>
          <w:ilvl w:val="1"/>
          <w:numId w:val="6"/>
        </w:numPr>
        <w:tabs>
          <w:tab w:val="left" w:pos="1779"/>
          <w:tab w:val="left" w:pos="1780"/>
        </w:tabs>
      </w:pPr>
      <w:r>
        <w:t>WhatsApp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API integration.</w:t>
      </w:r>
    </w:p>
    <w:p w14:paraId="496D6E94" w14:textId="77777777" w:rsidR="00121864" w:rsidRDefault="00000000">
      <w:pPr>
        <w:pStyle w:val="ListParagraph"/>
        <w:numPr>
          <w:ilvl w:val="1"/>
          <w:numId w:val="6"/>
        </w:numPr>
        <w:tabs>
          <w:tab w:val="left" w:pos="1779"/>
          <w:tab w:val="left" w:pos="1780"/>
        </w:tabs>
        <w:spacing w:before="38"/>
      </w:pPr>
      <w:r>
        <w:t>RCM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API Integration</w:t>
      </w:r>
    </w:p>
    <w:p w14:paraId="496D6E95" w14:textId="77777777" w:rsidR="00121864" w:rsidRDefault="00000000">
      <w:pPr>
        <w:pStyle w:val="ListParagraph"/>
        <w:numPr>
          <w:ilvl w:val="1"/>
          <w:numId w:val="6"/>
        </w:numPr>
        <w:tabs>
          <w:tab w:val="left" w:pos="1779"/>
          <w:tab w:val="left" w:pos="1780"/>
        </w:tabs>
      </w:pPr>
      <w:r>
        <w:t>Email</w:t>
      </w:r>
      <w:r>
        <w:rPr>
          <w:spacing w:val="-4"/>
        </w:rPr>
        <w:t xml:space="preserve"> </w:t>
      </w:r>
      <w:r>
        <w:t>Campaigns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integration.</w:t>
      </w:r>
    </w:p>
    <w:p w14:paraId="496D6E96" w14:textId="77777777" w:rsidR="00121864" w:rsidRDefault="00000000">
      <w:pPr>
        <w:pStyle w:val="ListParagraph"/>
        <w:numPr>
          <w:ilvl w:val="1"/>
          <w:numId w:val="6"/>
        </w:numPr>
        <w:tabs>
          <w:tab w:val="left" w:pos="1779"/>
          <w:tab w:val="left" w:pos="1780"/>
        </w:tabs>
        <w:spacing w:before="40"/>
      </w:pPr>
      <w:r>
        <w:t>LinkedIn</w:t>
      </w:r>
      <w:r>
        <w:rPr>
          <w:spacing w:val="-1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t>Zapier.</w:t>
      </w:r>
    </w:p>
    <w:p w14:paraId="496D6E97" w14:textId="77777777" w:rsidR="00121864" w:rsidRDefault="00000000">
      <w:pPr>
        <w:pStyle w:val="ListParagraph"/>
        <w:numPr>
          <w:ilvl w:val="0"/>
          <w:numId w:val="6"/>
        </w:numPr>
        <w:tabs>
          <w:tab w:val="left" w:pos="1059"/>
          <w:tab w:val="left" w:pos="1060"/>
        </w:tabs>
      </w:pPr>
      <w:r>
        <w:rPr>
          <w:b/>
        </w:rPr>
        <w:t>Bulk</w:t>
      </w:r>
      <w:r>
        <w:rPr>
          <w:b/>
          <w:spacing w:val="-6"/>
        </w:rPr>
        <w:t xml:space="preserve"> </w:t>
      </w:r>
      <w:r>
        <w:rPr>
          <w:b/>
        </w:rPr>
        <w:t>Upload:</w:t>
      </w:r>
      <w:r>
        <w:rPr>
          <w:b/>
          <w:spacing w:val="-4"/>
        </w:rPr>
        <w:t xml:space="preserve"> </w:t>
      </w:r>
      <w:r>
        <w:t>CSV</w:t>
      </w:r>
      <w:r>
        <w:rPr>
          <w:spacing w:val="-3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Wizard</w:t>
      </w:r>
      <w:r>
        <w:rPr>
          <w:spacing w:val="-5"/>
        </w:rPr>
        <w:t xml:space="preserve"> </w:t>
      </w:r>
      <w:r>
        <w:t>(standard</w:t>
      </w:r>
      <w:r>
        <w:rPr>
          <w:spacing w:val="-5"/>
        </w:rPr>
        <w:t xml:space="preserve"> </w:t>
      </w:r>
      <w:r>
        <w:t>Salesforce).</w:t>
      </w:r>
    </w:p>
    <w:p w14:paraId="496D6E98" w14:textId="77777777" w:rsidR="00121864" w:rsidRDefault="00121864">
      <w:pPr>
        <w:pStyle w:val="BodyText"/>
        <w:spacing w:before="8"/>
        <w:rPr>
          <w:sz w:val="34"/>
        </w:rPr>
      </w:pPr>
    </w:p>
    <w:p w14:paraId="496D6E99" w14:textId="77777777" w:rsidR="00121864" w:rsidRDefault="00000000">
      <w:pPr>
        <w:pStyle w:val="Heading2"/>
        <w:numPr>
          <w:ilvl w:val="0"/>
          <w:numId w:val="13"/>
        </w:numPr>
        <w:tabs>
          <w:tab w:val="left" w:pos="746"/>
        </w:tabs>
        <w:ind w:left="745" w:hanging="406"/>
      </w:pPr>
      <w:bookmarkStart w:id="127" w:name="10._Who_Will_Access"/>
      <w:bookmarkEnd w:id="127"/>
      <w:r>
        <w:t>Who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Access</w:t>
      </w:r>
    </w:p>
    <w:p w14:paraId="496D6E9A" w14:textId="77777777" w:rsidR="00121864" w:rsidRDefault="00121864">
      <w:pPr>
        <w:pStyle w:val="BodyText"/>
        <w:spacing w:before="11"/>
        <w:rPr>
          <w:b/>
          <w:sz w:val="24"/>
        </w:rPr>
      </w:pPr>
    </w:p>
    <w:p w14:paraId="496D6E9B" w14:textId="5EFC6A46" w:rsidR="00121864" w:rsidRDefault="00000000">
      <w:pPr>
        <w:pStyle w:val="ListParagraph"/>
        <w:numPr>
          <w:ilvl w:val="0"/>
          <w:numId w:val="5"/>
        </w:numPr>
        <w:tabs>
          <w:tab w:val="left" w:pos="1059"/>
          <w:tab w:val="left" w:pos="1060"/>
        </w:tabs>
        <w:spacing w:before="0" w:line="273" w:lineRule="auto"/>
        <w:ind w:right="2873"/>
      </w:pPr>
      <w:r>
        <w:rPr>
          <w:b/>
        </w:rPr>
        <w:t xml:space="preserve">Create/Edit: </w:t>
      </w:r>
      <w:r>
        <w:t>Tele callers, Managers, Sales Executives/Engineers. / Sales</w:t>
      </w:r>
      <w:r>
        <w:rPr>
          <w:spacing w:val="-52"/>
        </w:rPr>
        <w:t xml:space="preserve"> </w:t>
      </w:r>
      <w:r>
        <w:t>Coordinator/IT/</w:t>
      </w:r>
      <w:r>
        <w:rPr>
          <w:spacing w:val="-3"/>
        </w:rPr>
        <w:t xml:space="preserve"> </w:t>
      </w:r>
      <w:r>
        <w:t>MIS</w:t>
      </w:r>
      <w:ins w:id="128" w:author="Jeevan Joy Pious" w:date="2025-10-15T11:21:00Z" w16du:dateUtc="2025-10-15T05:51:00Z">
        <w:r w:rsidR="009A0DC1">
          <w:t>, Marketing</w:t>
        </w:r>
        <w:r w:rsidR="00D4030F">
          <w:t>, Management</w:t>
        </w:r>
      </w:ins>
      <w:ins w:id="129" w:author="Jeevan Joy Pious" w:date="2025-10-15T11:22:00Z" w16du:dateUtc="2025-10-15T05:52:00Z">
        <w:r w:rsidR="00C86CD7">
          <w:t>, Service team</w:t>
        </w:r>
      </w:ins>
    </w:p>
    <w:p w14:paraId="496D6E9C" w14:textId="652ABE21" w:rsidR="00121864" w:rsidRDefault="00000000">
      <w:pPr>
        <w:pStyle w:val="ListParagraph"/>
        <w:numPr>
          <w:ilvl w:val="0"/>
          <w:numId w:val="5"/>
        </w:numPr>
        <w:tabs>
          <w:tab w:val="left" w:pos="1059"/>
          <w:tab w:val="left" w:pos="1060"/>
        </w:tabs>
        <w:spacing w:before="2" w:line="273" w:lineRule="auto"/>
        <w:ind w:right="2108"/>
      </w:pPr>
      <w:r>
        <w:rPr>
          <w:b/>
        </w:rPr>
        <w:t xml:space="preserve">View </w:t>
      </w:r>
      <w:proofErr w:type="spellStart"/>
      <w:r>
        <w:rPr>
          <w:b/>
        </w:rPr>
        <w:t>Only:</w:t>
      </w:r>
      <w:del w:id="130" w:author="Jeevan Joy Pious" w:date="2025-10-15T11:24:00Z" w16du:dateUtc="2025-10-15T05:54:00Z">
        <w:r w:rsidDel="008C680D">
          <w:rPr>
            <w:b/>
          </w:rPr>
          <w:delText xml:space="preserve"> </w:delText>
        </w:r>
        <w:r w:rsidDel="008C680D">
          <w:delText xml:space="preserve">Marketing team, Service team, </w:delText>
        </w:r>
      </w:del>
      <w:r>
        <w:t>Finance</w:t>
      </w:r>
      <w:proofErr w:type="spellEnd"/>
      <w:r>
        <w:t>, Management Other users for</w:t>
      </w:r>
      <w:r>
        <w:rPr>
          <w:spacing w:val="-52"/>
        </w:rPr>
        <w:t xml:space="preserve"> </w:t>
      </w:r>
      <w:r>
        <w:t>reference.</w:t>
      </w:r>
      <w:r>
        <w:rPr>
          <w:spacing w:val="54"/>
        </w:rPr>
        <w:t xml:space="preserve"> </w:t>
      </w:r>
      <w:r>
        <w:t>HO/Managers</w:t>
      </w:r>
      <w:ins w:id="131" w:author="Jeevan Joy Pious" w:date="2025-10-15T11:23:00Z" w16du:dateUtc="2025-10-15T05:53:00Z">
        <w:r w:rsidR="00A71B60">
          <w:t xml:space="preserve">, </w:t>
        </w:r>
        <w:r w:rsidR="00DA5D2D">
          <w:t>Authorized Consul</w:t>
        </w:r>
      </w:ins>
      <w:ins w:id="132" w:author="Jeevan Joy Pious" w:date="2025-10-15T11:24:00Z" w16du:dateUtc="2025-10-15T05:54:00Z">
        <w:r w:rsidR="00DA5D2D">
          <w:t>tants.</w:t>
        </w:r>
      </w:ins>
    </w:p>
    <w:p w14:paraId="496D6E9D" w14:textId="71121BFF" w:rsidR="00121864" w:rsidRDefault="00000000">
      <w:pPr>
        <w:pStyle w:val="ListParagraph"/>
        <w:numPr>
          <w:ilvl w:val="0"/>
          <w:numId w:val="5"/>
        </w:numPr>
        <w:tabs>
          <w:tab w:val="left" w:pos="1059"/>
          <w:tab w:val="left" w:pos="1060"/>
        </w:tabs>
        <w:spacing w:before="2" w:line="273" w:lineRule="auto"/>
        <w:ind w:right="2157"/>
      </w:pPr>
      <w:r>
        <w:rPr>
          <w:b/>
        </w:rPr>
        <w:t xml:space="preserve">Hierarchy: </w:t>
      </w:r>
      <w:r>
        <w:t>Tele caller</w:t>
      </w:r>
      <w:ins w:id="133" w:author="Jeevan Joy Pious" w:date="2025-10-15T11:24:00Z" w16du:dateUtc="2025-10-15T05:54:00Z">
        <w:r w:rsidR="00DA5D2D">
          <w:t xml:space="preserve"> -&gt; Sales Executive</w:t>
        </w:r>
      </w:ins>
      <w:r>
        <w:t xml:space="preserve"> → location/Manager → Sales →GM Sales -</w:t>
      </w:r>
      <w:r>
        <w:rPr>
          <w:spacing w:val="1"/>
        </w:rPr>
        <w:t xml:space="preserve"> </w:t>
      </w:r>
      <w:r>
        <w:t>VP Sales →</w:t>
      </w:r>
      <w:r>
        <w:rPr>
          <w:spacing w:val="-52"/>
        </w:rPr>
        <w:t xml:space="preserve"> </w:t>
      </w:r>
      <w:r>
        <w:t>CEO.</w:t>
      </w:r>
    </w:p>
    <w:p w14:paraId="496D6E9E" w14:textId="77777777" w:rsidR="00121864" w:rsidRDefault="00121864">
      <w:pPr>
        <w:pStyle w:val="BodyText"/>
        <w:rPr>
          <w:sz w:val="21"/>
        </w:rPr>
      </w:pPr>
    </w:p>
    <w:p w14:paraId="496D6E9F" w14:textId="77777777" w:rsidR="00121864" w:rsidRDefault="00000000">
      <w:pPr>
        <w:pStyle w:val="ListParagraph"/>
        <w:numPr>
          <w:ilvl w:val="0"/>
          <w:numId w:val="5"/>
        </w:numPr>
        <w:tabs>
          <w:tab w:val="left" w:pos="1059"/>
          <w:tab w:val="left" w:pos="1060"/>
        </w:tabs>
        <w:spacing w:before="0"/>
      </w:pPr>
      <w:r>
        <w:rPr>
          <w:b/>
        </w:rPr>
        <w:t>Complete</w:t>
      </w:r>
      <w:r>
        <w:rPr>
          <w:b/>
          <w:spacing w:val="-6"/>
        </w:rPr>
        <w:t xml:space="preserve"> </w:t>
      </w:r>
      <w:r>
        <w:rPr>
          <w:b/>
        </w:rPr>
        <w:t>access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Coordinator/Marketing/IT</w:t>
      </w:r>
    </w:p>
    <w:p w14:paraId="496D6EA0" w14:textId="77777777" w:rsidR="00121864" w:rsidRDefault="00121864">
      <w:pPr>
        <w:pStyle w:val="BodyText"/>
        <w:spacing w:before="7"/>
        <w:rPr>
          <w:sz w:val="34"/>
        </w:rPr>
      </w:pPr>
    </w:p>
    <w:p w14:paraId="496D6EA1" w14:textId="77777777" w:rsidR="00121864" w:rsidRDefault="00000000">
      <w:pPr>
        <w:pStyle w:val="Heading2"/>
        <w:numPr>
          <w:ilvl w:val="0"/>
          <w:numId w:val="13"/>
        </w:numPr>
        <w:tabs>
          <w:tab w:val="left" w:pos="746"/>
        </w:tabs>
        <w:ind w:left="745" w:hanging="406"/>
      </w:pPr>
      <w:bookmarkStart w:id="134" w:name="11._Acceptance_Criteria"/>
      <w:bookmarkEnd w:id="134"/>
      <w:r>
        <w:t>Acceptance</w:t>
      </w:r>
      <w:r>
        <w:rPr>
          <w:spacing w:val="-10"/>
        </w:rPr>
        <w:t xml:space="preserve"> </w:t>
      </w:r>
      <w:r>
        <w:t>Criteria</w:t>
      </w:r>
    </w:p>
    <w:p w14:paraId="496D6EA2" w14:textId="77777777" w:rsidR="00121864" w:rsidRDefault="00121864">
      <w:pPr>
        <w:pStyle w:val="BodyText"/>
        <w:spacing w:before="10"/>
        <w:rPr>
          <w:b/>
          <w:sz w:val="24"/>
        </w:rPr>
      </w:pPr>
    </w:p>
    <w:p w14:paraId="496D6EA3" w14:textId="77777777" w:rsidR="00121864" w:rsidRDefault="00000000">
      <w:pPr>
        <w:pStyle w:val="ListParagraph"/>
        <w:numPr>
          <w:ilvl w:val="0"/>
          <w:numId w:val="4"/>
        </w:numPr>
        <w:tabs>
          <w:tab w:val="left" w:pos="1059"/>
          <w:tab w:val="left" w:pos="1060"/>
        </w:tabs>
        <w:spacing w:before="0"/>
      </w:pPr>
      <w:r>
        <w:t>Lead</w:t>
      </w:r>
      <w:r>
        <w:rPr>
          <w:spacing w:val="-5"/>
        </w:rPr>
        <w:t xml:space="preserve"> </w:t>
      </w:r>
      <w:r>
        <w:t>creation</w:t>
      </w:r>
      <w:r>
        <w:rPr>
          <w:spacing w:val="-4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integrations.</w:t>
      </w:r>
    </w:p>
    <w:p w14:paraId="496D6EA4" w14:textId="77777777" w:rsidR="00121864" w:rsidRDefault="00000000">
      <w:pPr>
        <w:pStyle w:val="ListParagraph"/>
        <w:numPr>
          <w:ilvl w:val="0"/>
          <w:numId w:val="4"/>
        </w:numPr>
        <w:tabs>
          <w:tab w:val="left" w:pos="1059"/>
          <w:tab w:val="left" w:pos="1060"/>
        </w:tabs>
        <w:spacing w:before="38"/>
      </w:pPr>
      <w:r>
        <w:t>Duplicate</w:t>
      </w:r>
      <w:r>
        <w:rPr>
          <w:spacing w:val="-4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alerts.</w:t>
      </w:r>
    </w:p>
    <w:p w14:paraId="496D6EA5" w14:textId="77777777" w:rsidR="00121864" w:rsidRDefault="00000000">
      <w:pPr>
        <w:pStyle w:val="ListParagraph"/>
        <w:numPr>
          <w:ilvl w:val="0"/>
          <w:numId w:val="4"/>
        </w:numPr>
        <w:tabs>
          <w:tab w:val="left" w:pos="1059"/>
          <w:tab w:val="left" w:pos="1060"/>
        </w:tabs>
      </w:pPr>
      <w:r>
        <w:t>Auto-assignment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District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Vertical</w:t>
      </w:r>
      <w:r>
        <w:rPr>
          <w:spacing w:val="-4"/>
        </w:rPr>
        <w:t xml:space="preserve"> </w:t>
      </w:r>
      <w:r>
        <w:t>mapping.</w:t>
      </w:r>
    </w:p>
    <w:p w14:paraId="496D6EA6" w14:textId="77777777" w:rsidR="00121864" w:rsidRDefault="00000000">
      <w:pPr>
        <w:pStyle w:val="ListParagraph"/>
        <w:numPr>
          <w:ilvl w:val="0"/>
          <w:numId w:val="4"/>
        </w:numPr>
        <w:tabs>
          <w:tab w:val="left" w:pos="1059"/>
          <w:tab w:val="left" w:pos="1060"/>
        </w:tabs>
      </w:pPr>
      <w:r>
        <w:t>Tele</w:t>
      </w:r>
      <w:r>
        <w:rPr>
          <w:spacing w:val="-6"/>
        </w:rPr>
        <w:t xml:space="preserve"> </w:t>
      </w:r>
      <w:r>
        <w:t>caller →</w:t>
      </w:r>
      <w:r>
        <w:rPr>
          <w:spacing w:val="-1"/>
        </w:rPr>
        <w:t xml:space="preserve"> </w:t>
      </w:r>
      <w:r>
        <w:t>Manager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workflow</w:t>
      </w:r>
      <w:r>
        <w:rPr>
          <w:spacing w:val="-5"/>
        </w:rPr>
        <w:t xml:space="preserve"> </w:t>
      </w:r>
      <w:r>
        <w:t>validated.</w:t>
      </w:r>
    </w:p>
    <w:p w14:paraId="496D6EA7" w14:textId="77777777" w:rsidR="00121864" w:rsidRDefault="00000000">
      <w:pPr>
        <w:pStyle w:val="ListParagraph"/>
        <w:numPr>
          <w:ilvl w:val="0"/>
          <w:numId w:val="4"/>
        </w:numPr>
        <w:tabs>
          <w:tab w:val="left" w:pos="1059"/>
          <w:tab w:val="left" w:pos="1060"/>
        </w:tabs>
        <w:spacing w:before="40"/>
      </w:pPr>
      <w:r>
        <w:t>Notifications</w:t>
      </w:r>
      <w:r>
        <w:rPr>
          <w:spacing w:val="-7"/>
        </w:rPr>
        <w:t xml:space="preserve"> </w:t>
      </w:r>
      <w:r>
        <w:t>appear</w:t>
      </w:r>
      <w:r>
        <w:rPr>
          <w:spacing w:val="-6"/>
        </w:rPr>
        <w:t xml:space="preserve"> </w:t>
      </w:r>
      <w:r>
        <w:t>correctly.</w:t>
      </w:r>
    </w:p>
    <w:p w14:paraId="496D6EA8" w14:textId="77777777" w:rsidR="00121864" w:rsidRDefault="00000000">
      <w:pPr>
        <w:pStyle w:val="ListParagraph"/>
        <w:numPr>
          <w:ilvl w:val="0"/>
          <w:numId w:val="4"/>
        </w:numPr>
        <w:tabs>
          <w:tab w:val="left" w:pos="1059"/>
          <w:tab w:val="left" w:pos="1060"/>
        </w:tabs>
        <w:spacing w:before="38"/>
      </w:pPr>
      <w:r>
        <w:t>Lead</w:t>
      </w:r>
      <w:r>
        <w:rPr>
          <w:spacing w:val="-4"/>
        </w:rPr>
        <w:t xml:space="preserve"> </w:t>
      </w:r>
      <w:r>
        <w:t>stages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updated</w:t>
      </w:r>
      <w:r>
        <w:rPr>
          <w:spacing w:val="-3"/>
        </w:rPr>
        <w:t xml:space="preserve"> </w:t>
      </w:r>
      <w:proofErr w:type="gramStart"/>
      <w:r>
        <w:t>per</w:t>
      </w:r>
      <w:proofErr w:type="gramEnd"/>
      <w:r>
        <w:rPr>
          <w:spacing w:val="-3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t>path.</w:t>
      </w:r>
    </w:p>
    <w:p w14:paraId="496D6EA9" w14:textId="77777777" w:rsidR="00121864" w:rsidRDefault="00000000">
      <w:pPr>
        <w:pStyle w:val="ListParagraph"/>
        <w:numPr>
          <w:ilvl w:val="0"/>
          <w:numId w:val="4"/>
        </w:numPr>
        <w:tabs>
          <w:tab w:val="left" w:pos="1059"/>
          <w:tab w:val="left" w:pos="1060"/>
        </w:tabs>
      </w:pPr>
      <w:r>
        <w:t>Lead</w:t>
      </w:r>
      <w:r>
        <w:rPr>
          <w:spacing w:val="-5"/>
        </w:rPr>
        <w:t xml:space="preserve"> </w:t>
      </w:r>
      <w:r>
        <w:t>conversion</w:t>
      </w:r>
      <w:r>
        <w:rPr>
          <w:spacing w:val="-5"/>
        </w:rPr>
        <w:t xml:space="preserve"> </w:t>
      </w:r>
      <w:r>
        <w:t>creates</w:t>
      </w:r>
      <w:r>
        <w:rPr>
          <w:spacing w:val="-4"/>
        </w:rPr>
        <w:t xml:space="preserve"> </w:t>
      </w:r>
      <w:r>
        <w:t>Opportunity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t>link.</w:t>
      </w:r>
    </w:p>
    <w:p w14:paraId="496D6EAA" w14:textId="77777777" w:rsidR="00121864" w:rsidRDefault="00000000">
      <w:pPr>
        <w:pStyle w:val="ListParagraph"/>
        <w:numPr>
          <w:ilvl w:val="0"/>
          <w:numId w:val="4"/>
        </w:numPr>
        <w:tabs>
          <w:tab w:val="left" w:pos="1059"/>
          <w:tab w:val="left" w:pos="1060"/>
        </w:tabs>
        <w:spacing w:before="38"/>
      </w:pPr>
      <w:r>
        <w:t>Lost</w:t>
      </w:r>
      <w:r>
        <w:rPr>
          <w:spacing w:val="-4"/>
        </w:rPr>
        <w:t xml:space="preserve"> </w:t>
      </w:r>
      <w:r>
        <w:t>Reason</w:t>
      </w:r>
      <w:r>
        <w:rPr>
          <w:spacing w:val="-4"/>
        </w:rPr>
        <w:t xml:space="preserve"> </w:t>
      </w:r>
      <w:proofErr w:type="gramStart"/>
      <w:r>
        <w:t>mandatory</w:t>
      </w:r>
      <w:proofErr w:type="gramEnd"/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Lost.</w:t>
      </w:r>
    </w:p>
    <w:p w14:paraId="496D6EAB" w14:textId="77777777" w:rsidR="00121864" w:rsidRDefault="00121864">
      <w:pPr>
        <w:pStyle w:val="BodyText"/>
        <w:spacing w:before="7"/>
        <w:rPr>
          <w:sz w:val="34"/>
        </w:rPr>
      </w:pPr>
    </w:p>
    <w:p w14:paraId="496D6EAC" w14:textId="77777777" w:rsidR="00121864" w:rsidRDefault="00000000">
      <w:pPr>
        <w:pStyle w:val="Heading2"/>
        <w:numPr>
          <w:ilvl w:val="0"/>
          <w:numId w:val="13"/>
        </w:numPr>
        <w:tabs>
          <w:tab w:val="left" w:pos="746"/>
        </w:tabs>
        <w:ind w:left="745" w:hanging="406"/>
      </w:pPr>
      <w:bookmarkStart w:id="135" w:name="12._Data_Upload"/>
      <w:bookmarkEnd w:id="135"/>
      <w:r>
        <w:t>Data</w:t>
      </w:r>
      <w:r>
        <w:rPr>
          <w:spacing w:val="-7"/>
        </w:rPr>
        <w:t xml:space="preserve"> </w:t>
      </w:r>
      <w:r>
        <w:t>Upload</w:t>
      </w:r>
    </w:p>
    <w:p w14:paraId="496D6EAD" w14:textId="77777777" w:rsidR="00121864" w:rsidRDefault="00121864">
      <w:pPr>
        <w:sectPr w:rsidR="00121864">
          <w:headerReference w:type="even" r:id="rId33"/>
          <w:headerReference w:type="default" r:id="rId34"/>
          <w:footerReference w:type="even" r:id="rId35"/>
          <w:pgSz w:w="11910" w:h="16840"/>
          <w:pgMar w:top="1340" w:right="60" w:bottom="280" w:left="1460" w:header="730" w:footer="0" w:gutter="0"/>
          <w:cols w:space="720"/>
        </w:sectPr>
      </w:pPr>
    </w:p>
    <w:p w14:paraId="496D6EAE" w14:textId="77777777" w:rsidR="00121864" w:rsidRDefault="00000000">
      <w:pPr>
        <w:pStyle w:val="ListParagraph"/>
        <w:numPr>
          <w:ilvl w:val="0"/>
          <w:numId w:val="3"/>
        </w:numPr>
        <w:tabs>
          <w:tab w:val="left" w:pos="1059"/>
          <w:tab w:val="left" w:pos="1060"/>
        </w:tabs>
        <w:spacing w:before="90"/>
      </w:pPr>
      <w:r>
        <w:lastRenderedPageBreak/>
        <w:t>Salesforce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Import</w:t>
      </w:r>
      <w:r>
        <w:rPr>
          <w:spacing w:val="-2"/>
        </w:rPr>
        <w:t xml:space="preserve"> </w:t>
      </w:r>
      <w:r>
        <w:t>Wizard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CSV</w:t>
      </w:r>
      <w:r>
        <w:rPr>
          <w:spacing w:val="-2"/>
        </w:rPr>
        <w:t xml:space="preserve"> </w:t>
      </w:r>
      <w:r>
        <w:t>uploads.</w:t>
      </w:r>
    </w:p>
    <w:p w14:paraId="496D6EAF" w14:textId="77777777" w:rsidR="00121864" w:rsidRDefault="00121864">
      <w:pPr>
        <w:pStyle w:val="BodyText"/>
        <w:spacing w:before="9"/>
        <w:rPr>
          <w:sz w:val="20"/>
        </w:rPr>
      </w:pPr>
    </w:p>
    <w:p w14:paraId="496D6EB0" w14:textId="77777777" w:rsidR="00121864" w:rsidRDefault="00000000">
      <w:pPr>
        <w:pStyle w:val="ListParagraph"/>
        <w:numPr>
          <w:ilvl w:val="0"/>
          <w:numId w:val="3"/>
        </w:numPr>
        <w:tabs>
          <w:tab w:val="left" w:pos="1059"/>
          <w:tab w:val="left" w:pos="1060"/>
        </w:tabs>
        <w:spacing w:before="0"/>
      </w:pPr>
      <w:r>
        <w:t>Mandatory</w:t>
      </w:r>
      <w:r>
        <w:rPr>
          <w:spacing w:val="-5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upload.</w:t>
      </w:r>
    </w:p>
    <w:p w14:paraId="496D6EB1" w14:textId="77777777" w:rsidR="00121864" w:rsidRDefault="00121864">
      <w:pPr>
        <w:pStyle w:val="BodyText"/>
        <w:spacing w:before="3"/>
        <w:rPr>
          <w:sz w:val="31"/>
        </w:rPr>
      </w:pPr>
    </w:p>
    <w:p w14:paraId="496D6EB2" w14:textId="77777777" w:rsidR="00121864" w:rsidRDefault="00000000">
      <w:pPr>
        <w:pStyle w:val="Heading2"/>
        <w:numPr>
          <w:ilvl w:val="0"/>
          <w:numId w:val="13"/>
        </w:numPr>
        <w:tabs>
          <w:tab w:val="left" w:pos="746"/>
        </w:tabs>
        <w:spacing w:before="1"/>
        <w:ind w:left="745" w:hanging="406"/>
      </w:pPr>
      <w:bookmarkStart w:id="136" w:name="13._Reports"/>
      <w:bookmarkEnd w:id="136"/>
      <w:r>
        <w:t>Reports</w:t>
      </w:r>
    </w:p>
    <w:p w14:paraId="496D6EB3" w14:textId="77777777" w:rsidR="00121864" w:rsidRDefault="00000000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spacing w:before="79"/>
        <w:rPr>
          <w:ins w:id="137" w:author="Jeevan Joy Pious" w:date="2025-10-15T11:26:00Z" w16du:dateUtc="2025-10-15T05:56:00Z"/>
        </w:rPr>
      </w:pPr>
      <w:r>
        <w:t>Lead</w:t>
      </w:r>
      <w:r>
        <w:rPr>
          <w:spacing w:val="-4"/>
        </w:rPr>
        <w:t xml:space="preserve"> </w:t>
      </w:r>
      <w:r>
        <w:t>funnel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Stage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category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sub-category</w:t>
      </w:r>
    </w:p>
    <w:p w14:paraId="71487F87" w14:textId="3A451937" w:rsidR="00AA26AC" w:rsidRDefault="00AA26AC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spacing w:before="79"/>
      </w:pPr>
      <w:ins w:id="138" w:author="Jeevan Joy Pious" w:date="2025-10-15T11:26:00Z" w16du:dateUtc="2025-10-15T05:56:00Z">
        <w:r>
          <w:t>Lead funnel by Product, Category</w:t>
        </w:r>
      </w:ins>
    </w:p>
    <w:p w14:paraId="496D6EB4" w14:textId="77777777" w:rsidR="00121864" w:rsidRDefault="00000000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spacing w:before="40"/>
      </w:pPr>
      <w:r>
        <w:t>Lead</w:t>
      </w:r>
      <w:r>
        <w:rPr>
          <w:spacing w:val="-4"/>
        </w:rPr>
        <w:t xml:space="preserve"> </w:t>
      </w:r>
      <w:r>
        <w:t>funnel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timing</w:t>
      </w:r>
    </w:p>
    <w:p w14:paraId="496D6EB5" w14:textId="77777777" w:rsidR="00121864" w:rsidRDefault="00000000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</w:pPr>
      <w:r>
        <w:t>Leads</w:t>
      </w:r>
      <w:r>
        <w:rPr>
          <w:spacing w:val="-3"/>
        </w:rPr>
        <w:t xml:space="preserve"> </w:t>
      </w:r>
      <w:r>
        <w:t>transferred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another</w:t>
      </w:r>
      <w:r>
        <w:rPr>
          <w:spacing w:val="-5"/>
        </w:rPr>
        <w:t xml:space="preserve"> </w:t>
      </w:r>
      <w:proofErr w:type="gramStart"/>
      <w:r>
        <w:t>sales</w:t>
      </w:r>
      <w:r>
        <w:rPr>
          <w:spacing w:val="-1"/>
        </w:rPr>
        <w:t xml:space="preserve"> </w:t>
      </w:r>
      <w:r>
        <w:t>person</w:t>
      </w:r>
      <w:proofErr w:type="gramEnd"/>
    </w:p>
    <w:p w14:paraId="496D6EB6" w14:textId="77777777" w:rsidR="00121864" w:rsidRDefault="00000000">
      <w:pPr>
        <w:pStyle w:val="ListParagraph"/>
        <w:numPr>
          <w:ilvl w:val="1"/>
          <w:numId w:val="2"/>
        </w:numPr>
        <w:tabs>
          <w:tab w:val="left" w:pos="1779"/>
          <w:tab w:val="left" w:pos="1780"/>
        </w:tabs>
        <w:spacing w:before="38" w:line="276" w:lineRule="auto"/>
        <w:ind w:right="2006"/>
      </w:pPr>
      <w:r>
        <w:t xml:space="preserve">Last </w:t>
      </w:r>
      <w:proofErr w:type="gramStart"/>
      <w:r>
        <w:t>Sales Person</w:t>
      </w:r>
      <w:proofErr w:type="gramEnd"/>
      <w:r>
        <w:t xml:space="preserve"> and Current </w:t>
      </w:r>
      <w:proofErr w:type="gramStart"/>
      <w:r>
        <w:t>Sales Person</w:t>
      </w:r>
      <w:proofErr w:type="gramEnd"/>
      <w:r>
        <w:t xml:space="preserve"> with reason to transfer the lead</w:t>
      </w:r>
      <w:r>
        <w:rPr>
          <w:spacing w:val="-5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report</w:t>
      </w:r>
    </w:p>
    <w:p w14:paraId="496D6EB7" w14:textId="77777777" w:rsidR="00121864" w:rsidRDefault="00000000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spacing w:before="1"/>
      </w:pPr>
      <w:r>
        <w:t>Lead</w:t>
      </w:r>
      <w:r>
        <w:rPr>
          <w:spacing w:val="-5"/>
        </w:rPr>
        <w:t xml:space="preserve"> </w:t>
      </w:r>
      <w:r>
        <w:t>funnel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executive/</w:t>
      </w:r>
      <w:proofErr w:type="spellStart"/>
      <w:r>
        <w:t>asm</w:t>
      </w:r>
      <w:proofErr w:type="spellEnd"/>
      <w:r>
        <w:t>/</w:t>
      </w:r>
      <w:proofErr w:type="spellStart"/>
      <w:r>
        <w:t>tsm</w:t>
      </w:r>
      <w:proofErr w:type="spellEnd"/>
      <w:r>
        <w:t>/location</w:t>
      </w:r>
    </w:p>
    <w:p w14:paraId="496D6EB8" w14:textId="77777777" w:rsidR="00121864" w:rsidRDefault="00000000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spacing w:before="35"/>
      </w:pPr>
      <w:r>
        <w:t>Lead</w:t>
      </w:r>
      <w:r>
        <w:rPr>
          <w:spacing w:val="-5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analysis.</w:t>
      </w:r>
    </w:p>
    <w:p w14:paraId="496D6EB9" w14:textId="77777777" w:rsidR="00121864" w:rsidRDefault="00000000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spacing w:before="40"/>
      </w:pPr>
      <w:r>
        <w:t>Campaign-wise</w:t>
      </w:r>
      <w:r>
        <w:rPr>
          <w:spacing w:val="-5"/>
        </w:rPr>
        <w:t xml:space="preserve"> </w:t>
      </w:r>
      <w:r>
        <w:t>Lead</w:t>
      </w:r>
      <w:r>
        <w:rPr>
          <w:spacing w:val="-5"/>
        </w:rPr>
        <w:t xml:space="preserve"> </w:t>
      </w:r>
      <w:r>
        <w:t>distribution.</w:t>
      </w:r>
    </w:p>
    <w:p w14:paraId="496D6EBA" w14:textId="77777777" w:rsidR="00121864" w:rsidRDefault="00000000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</w:pPr>
      <w:r>
        <w:t>Sales</w:t>
      </w:r>
      <w:r>
        <w:rPr>
          <w:spacing w:val="-5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(assigned</w:t>
      </w:r>
      <w:r>
        <w:rPr>
          <w:spacing w:val="-5"/>
        </w:rPr>
        <w:t xml:space="preserve"> </w:t>
      </w:r>
      <w:r>
        <w:t>vs</w:t>
      </w:r>
      <w:r>
        <w:rPr>
          <w:spacing w:val="1"/>
        </w:rPr>
        <w:t xml:space="preserve"> </w:t>
      </w:r>
      <w:r>
        <w:t>converted).</w:t>
      </w:r>
    </w:p>
    <w:p w14:paraId="496D6EBB" w14:textId="77777777" w:rsidR="00121864" w:rsidRDefault="00000000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spacing w:before="38"/>
      </w:pPr>
      <w:r>
        <w:t>Duplicate</w:t>
      </w:r>
      <w:r>
        <w:rPr>
          <w:spacing w:val="-5"/>
        </w:rPr>
        <w:t xml:space="preserve"> </w:t>
      </w:r>
      <w:r>
        <w:t>lead</w:t>
      </w:r>
      <w:r>
        <w:rPr>
          <w:spacing w:val="-2"/>
        </w:rPr>
        <w:t xml:space="preserve"> </w:t>
      </w:r>
      <w:r>
        <w:t>count.</w:t>
      </w:r>
    </w:p>
    <w:p w14:paraId="496D6EBC" w14:textId="77777777" w:rsidR="00121864" w:rsidRDefault="00000000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</w:pPr>
      <w:r>
        <w:t>Lost</w:t>
      </w:r>
      <w:r>
        <w:rPr>
          <w:spacing w:val="-4"/>
        </w:rPr>
        <w:t xml:space="preserve"> </w:t>
      </w:r>
      <w:r>
        <w:t>Reason</w:t>
      </w:r>
      <w:r>
        <w:rPr>
          <w:spacing w:val="-5"/>
        </w:rPr>
        <w:t xml:space="preserve"> </w:t>
      </w:r>
      <w:r>
        <w:t>analysis.</w:t>
      </w:r>
    </w:p>
    <w:p w14:paraId="496D6EBD" w14:textId="77777777" w:rsidR="00121864" w:rsidRDefault="00000000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spacing w:before="40"/>
        <w:rPr>
          <w:ins w:id="139" w:author="Jeevan Joy Pious" w:date="2025-10-15T11:27:00Z" w16du:dateUtc="2025-10-15T05:57:00Z"/>
        </w:rPr>
      </w:pPr>
      <w:r>
        <w:t>ROI</w:t>
      </w:r>
      <w:r>
        <w:rPr>
          <w:spacing w:val="-4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(if</w:t>
      </w:r>
      <w:r>
        <w:rPr>
          <w:spacing w:val="-1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Campaign).</w:t>
      </w:r>
    </w:p>
    <w:p w14:paraId="12960E44" w14:textId="6404E1CA" w:rsidR="005B7E1F" w:rsidRDefault="003744C6" w:rsidP="00533A0C">
      <w:pPr>
        <w:pStyle w:val="ListParagraph"/>
        <w:numPr>
          <w:ilvl w:val="0"/>
          <w:numId w:val="2"/>
        </w:numPr>
        <w:tabs>
          <w:tab w:val="left" w:pos="1059"/>
          <w:tab w:val="left" w:pos="1060"/>
        </w:tabs>
        <w:spacing w:before="40"/>
      </w:pPr>
      <w:ins w:id="140" w:author="Jeevan Joy Pious" w:date="2025-10-15T11:27:00Z" w16du:dateUtc="2025-10-15T05:57:00Z">
        <w:r>
          <w:t>Lead age wise report</w:t>
        </w:r>
      </w:ins>
    </w:p>
    <w:p w14:paraId="496D6EBE" w14:textId="77777777" w:rsidR="00121864" w:rsidRDefault="00121864">
      <w:pPr>
        <w:pStyle w:val="BodyText"/>
        <w:spacing w:before="5"/>
        <w:rPr>
          <w:sz w:val="34"/>
        </w:rPr>
      </w:pPr>
    </w:p>
    <w:p w14:paraId="496D6EBF" w14:textId="77777777" w:rsidR="00121864" w:rsidRDefault="00000000">
      <w:pPr>
        <w:pStyle w:val="Heading2"/>
        <w:numPr>
          <w:ilvl w:val="0"/>
          <w:numId w:val="13"/>
        </w:numPr>
        <w:tabs>
          <w:tab w:val="left" w:pos="746"/>
        </w:tabs>
        <w:ind w:left="745" w:hanging="406"/>
      </w:pPr>
      <w:bookmarkStart w:id="141" w:name="14._Inputs_from_Customer_(Cyrix)"/>
      <w:bookmarkEnd w:id="141"/>
      <w:proofErr w:type="gramStart"/>
      <w:r>
        <w:t>Inputs</w:t>
      </w:r>
      <w:proofErr w:type="gramEnd"/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(Cyrix)</w:t>
      </w:r>
    </w:p>
    <w:p w14:paraId="496D6EC0" w14:textId="77777777" w:rsidR="00121864" w:rsidRDefault="00121864">
      <w:pPr>
        <w:pStyle w:val="BodyText"/>
        <w:spacing w:before="1"/>
        <w:rPr>
          <w:b/>
          <w:sz w:val="25"/>
        </w:rPr>
      </w:pPr>
    </w:p>
    <w:p w14:paraId="496D6EC1" w14:textId="77777777" w:rsidR="00121864" w:rsidRDefault="00000000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before="0"/>
      </w:pPr>
      <w:r>
        <w:t>Final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Departments</w:t>
      </w:r>
      <w:r>
        <w:rPr>
          <w:spacing w:val="-1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Roles</w:t>
      </w:r>
      <w:r>
        <w:rPr>
          <w:spacing w:val="-4"/>
        </w:rPr>
        <w:t xml:space="preserve"> </w:t>
      </w:r>
      <w:r>
        <w:t>(</w:t>
      </w:r>
      <w:proofErr w:type="spellStart"/>
      <w:r>
        <w:t>Telecaller</w:t>
      </w:r>
      <w:proofErr w:type="spellEnd"/>
      <w:r>
        <w:t>,</w:t>
      </w:r>
      <w:r>
        <w:rPr>
          <w:spacing w:val="-1"/>
        </w:rPr>
        <w:t xml:space="preserve"> </w:t>
      </w:r>
      <w:r>
        <w:t>Manager,</w:t>
      </w:r>
      <w:r>
        <w:rPr>
          <w:spacing w:val="-2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Engineer,</w:t>
      </w:r>
      <w:r>
        <w:rPr>
          <w:spacing w:val="-2"/>
        </w:rPr>
        <w:t xml:space="preserve"> </w:t>
      </w:r>
      <w:r>
        <w:t>etc.).</w:t>
      </w:r>
    </w:p>
    <w:p w14:paraId="496D6EC2" w14:textId="77777777" w:rsidR="00121864" w:rsidRDefault="00000000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</w:pPr>
      <w:r>
        <w:t>Role</w:t>
      </w:r>
      <w:r>
        <w:rPr>
          <w:spacing w:val="-3"/>
        </w:rPr>
        <w:t xml:space="preserve"> </w:t>
      </w:r>
      <w:r>
        <w:t>hierarchy</w:t>
      </w:r>
      <w:r>
        <w:rPr>
          <w:spacing w:val="-4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department.</w:t>
      </w:r>
    </w:p>
    <w:p w14:paraId="496D6EC3" w14:textId="77777777" w:rsidR="00121864" w:rsidRDefault="00000000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before="38"/>
      </w:pPr>
      <w:r>
        <w:t>Geographical</w:t>
      </w:r>
      <w:r>
        <w:rPr>
          <w:spacing w:val="-8"/>
        </w:rPr>
        <w:t xml:space="preserve"> </w:t>
      </w:r>
      <w:r>
        <w:t>hierarchy</w:t>
      </w:r>
      <w:r>
        <w:rPr>
          <w:spacing w:val="-6"/>
        </w:rPr>
        <w:t xml:space="preserve"> </w:t>
      </w:r>
      <w:r>
        <w:t>(Regions,</w:t>
      </w:r>
      <w:r>
        <w:rPr>
          <w:spacing w:val="-4"/>
        </w:rPr>
        <w:t xml:space="preserve"> </w:t>
      </w:r>
      <w:r>
        <w:t>Territories,</w:t>
      </w:r>
      <w:r>
        <w:rPr>
          <w:spacing w:val="-3"/>
        </w:rPr>
        <w:t xml:space="preserve"> </w:t>
      </w:r>
      <w:r>
        <w:t>Districts).</w:t>
      </w:r>
    </w:p>
    <w:p w14:paraId="496D6EC4" w14:textId="77777777" w:rsidR="00121864" w:rsidRDefault="00000000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</w:pPr>
      <w:r>
        <w:t>Lead</w:t>
      </w:r>
      <w:r>
        <w:rPr>
          <w:spacing w:val="-5"/>
        </w:rPr>
        <w:t xml:space="preserve"> </w:t>
      </w:r>
      <w:r>
        <w:t>Stages</w:t>
      </w:r>
      <w:r>
        <w:rPr>
          <w:spacing w:val="-1"/>
        </w:rPr>
        <w:t xml:space="preserve"> </w:t>
      </w:r>
      <w:r>
        <w:t>(final</w:t>
      </w:r>
      <w:r>
        <w:rPr>
          <w:spacing w:val="-3"/>
        </w:rPr>
        <w:t xml:space="preserve"> </w:t>
      </w:r>
      <w:r>
        <w:t>picklist</w:t>
      </w:r>
      <w:r>
        <w:rPr>
          <w:spacing w:val="-5"/>
        </w:rPr>
        <w:t xml:space="preserve"> </w:t>
      </w:r>
      <w:r>
        <w:t>values).</w:t>
      </w:r>
    </w:p>
    <w:p w14:paraId="496D6EC5" w14:textId="77777777" w:rsidR="00121864" w:rsidRDefault="00000000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before="40"/>
      </w:pPr>
      <w:r>
        <w:t>Duplicate</w:t>
      </w:r>
      <w:r>
        <w:rPr>
          <w:spacing w:val="-4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>(confirm</w:t>
      </w:r>
      <w:r>
        <w:rPr>
          <w:spacing w:val="-3"/>
        </w:rPr>
        <w:t xml:space="preserve"> </w:t>
      </w:r>
      <w:r>
        <w:t>Phone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GST).</w:t>
      </w:r>
    </w:p>
    <w:p w14:paraId="496D6EC6" w14:textId="77777777" w:rsidR="00121864" w:rsidRDefault="00000000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before="38"/>
      </w:pPr>
      <w:r>
        <w:t>Automatic</w:t>
      </w:r>
      <w:r>
        <w:rPr>
          <w:spacing w:val="-4"/>
        </w:rPr>
        <w:t xml:space="preserve"> </w:t>
      </w:r>
      <w:r>
        <w:t>lead</w:t>
      </w:r>
      <w:r>
        <w:rPr>
          <w:spacing w:val="-4"/>
        </w:rPr>
        <w:t xml:space="preserve"> </w:t>
      </w:r>
      <w:r>
        <w:t>assignment</w:t>
      </w:r>
      <w:r>
        <w:rPr>
          <w:spacing w:val="-3"/>
        </w:rPr>
        <w:t xml:space="preserve"> </w:t>
      </w:r>
      <w:r>
        <w:t>logic.</w:t>
      </w:r>
    </w:p>
    <w:p w14:paraId="496D6EC7" w14:textId="77777777" w:rsidR="00121864" w:rsidRDefault="00000000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rPr>
          <w:color w:val="008E39"/>
        </w:rPr>
      </w:pPr>
      <w:r>
        <w:rPr>
          <w:color w:val="008E39"/>
        </w:rPr>
        <w:t>Lead</w:t>
      </w:r>
      <w:r>
        <w:rPr>
          <w:color w:val="008E39"/>
          <w:spacing w:val="-6"/>
        </w:rPr>
        <w:t xml:space="preserve"> </w:t>
      </w:r>
      <w:r>
        <w:rPr>
          <w:color w:val="008E39"/>
        </w:rPr>
        <w:t>score/rating</w:t>
      </w:r>
      <w:r>
        <w:rPr>
          <w:color w:val="008E39"/>
          <w:spacing w:val="-2"/>
        </w:rPr>
        <w:t xml:space="preserve"> </w:t>
      </w:r>
      <w:r>
        <w:rPr>
          <w:color w:val="008E39"/>
        </w:rPr>
        <w:t>formula.</w:t>
      </w:r>
      <w:r>
        <w:rPr>
          <w:color w:val="008E39"/>
          <w:spacing w:val="-6"/>
        </w:rPr>
        <w:t xml:space="preserve"> </w:t>
      </w:r>
      <w:r>
        <w:rPr>
          <w:color w:val="008E39"/>
        </w:rPr>
        <w:t>(Received)</w:t>
      </w:r>
    </w:p>
    <w:p w14:paraId="496D6EC8" w14:textId="77777777" w:rsidR="00121864" w:rsidRDefault="00000000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rPr>
          <w:color w:val="008E39"/>
        </w:rPr>
      </w:pPr>
      <w:r>
        <w:rPr>
          <w:color w:val="008E39"/>
        </w:rPr>
        <w:t>Lost</w:t>
      </w:r>
      <w:r>
        <w:rPr>
          <w:color w:val="008E39"/>
          <w:spacing w:val="-4"/>
        </w:rPr>
        <w:t xml:space="preserve"> </w:t>
      </w:r>
      <w:r>
        <w:rPr>
          <w:color w:val="008E39"/>
        </w:rPr>
        <w:t>Reason</w:t>
      </w:r>
      <w:r>
        <w:rPr>
          <w:color w:val="008E39"/>
          <w:spacing w:val="-4"/>
        </w:rPr>
        <w:t xml:space="preserve"> </w:t>
      </w:r>
      <w:r>
        <w:rPr>
          <w:color w:val="008E39"/>
        </w:rPr>
        <w:t>values.</w:t>
      </w:r>
      <w:r>
        <w:rPr>
          <w:color w:val="008E39"/>
          <w:spacing w:val="-5"/>
        </w:rPr>
        <w:t xml:space="preserve"> </w:t>
      </w:r>
      <w:r>
        <w:rPr>
          <w:color w:val="008E39"/>
        </w:rPr>
        <w:t>(Received)</w:t>
      </w:r>
    </w:p>
    <w:p w14:paraId="496D6EC9" w14:textId="77777777" w:rsidR="00121864" w:rsidRPr="007B2C1B" w:rsidRDefault="00000000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before="38"/>
        <w:rPr>
          <w:color w:val="FFC000"/>
          <w:rPrChange w:id="142" w:author="Jeevan Joy Pious" w:date="2025-10-15T12:21:00Z" w16du:dateUtc="2025-10-15T06:51:00Z">
            <w:rPr/>
          </w:rPrChange>
        </w:rPr>
      </w:pPr>
      <w:r w:rsidRPr="007B2C1B">
        <w:rPr>
          <w:color w:val="FFC000"/>
          <w:rPrChange w:id="143" w:author="Jeevan Joy Pious" w:date="2025-10-15T12:21:00Z" w16du:dateUtc="2025-10-15T06:51:00Z">
            <w:rPr/>
          </w:rPrChange>
        </w:rPr>
        <w:t>List</w:t>
      </w:r>
      <w:r w:rsidRPr="007B2C1B">
        <w:rPr>
          <w:color w:val="FFC000"/>
          <w:spacing w:val="-7"/>
          <w:rPrChange w:id="144" w:author="Jeevan Joy Pious" w:date="2025-10-15T12:21:00Z" w16du:dateUtc="2025-10-15T06:51:00Z">
            <w:rPr>
              <w:spacing w:val="-7"/>
            </w:rPr>
          </w:rPrChange>
        </w:rPr>
        <w:t xml:space="preserve"> </w:t>
      </w:r>
      <w:r w:rsidRPr="007B2C1B">
        <w:rPr>
          <w:color w:val="FFC000"/>
          <w:rPrChange w:id="145" w:author="Jeevan Joy Pious" w:date="2025-10-15T12:21:00Z" w16du:dateUtc="2025-10-15T06:51:00Z">
            <w:rPr/>
          </w:rPrChange>
        </w:rPr>
        <w:t>of</w:t>
      </w:r>
      <w:r w:rsidRPr="007B2C1B">
        <w:rPr>
          <w:color w:val="FFC000"/>
          <w:spacing w:val="-2"/>
          <w:rPrChange w:id="146" w:author="Jeevan Joy Pious" w:date="2025-10-15T12:21:00Z" w16du:dateUtc="2025-10-15T06:51:00Z">
            <w:rPr>
              <w:spacing w:val="-2"/>
            </w:rPr>
          </w:rPrChange>
        </w:rPr>
        <w:t xml:space="preserve"> </w:t>
      </w:r>
      <w:r w:rsidRPr="007B2C1B">
        <w:rPr>
          <w:color w:val="FFC000"/>
          <w:rPrChange w:id="147" w:author="Jeevan Joy Pious" w:date="2025-10-15T12:21:00Z" w16du:dateUtc="2025-10-15T06:51:00Z">
            <w:rPr/>
          </w:rPrChange>
        </w:rPr>
        <w:t>categories,</w:t>
      </w:r>
      <w:r w:rsidRPr="007B2C1B">
        <w:rPr>
          <w:color w:val="FFC000"/>
          <w:spacing w:val="-5"/>
          <w:rPrChange w:id="148" w:author="Jeevan Joy Pious" w:date="2025-10-15T12:21:00Z" w16du:dateUtc="2025-10-15T06:51:00Z">
            <w:rPr>
              <w:spacing w:val="-5"/>
            </w:rPr>
          </w:rPrChange>
        </w:rPr>
        <w:t xml:space="preserve"> </w:t>
      </w:r>
      <w:r w:rsidRPr="007B2C1B">
        <w:rPr>
          <w:color w:val="FFC000"/>
          <w:rPrChange w:id="149" w:author="Jeevan Joy Pious" w:date="2025-10-15T12:21:00Z" w16du:dateUtc="2025-10-15T06:51:00Z">
            <w:rPr/>
          </w:rPrChange>
        </w:rPr>
        <w:t>sub-categories,</w:t>
      </w:r>
      <w:r w:rsidRPr="007B2C1B">
        <w:rPr>
          <w:color w:val="FFC000"/>
          <w:spacing w:val="-6"/>
          <w:rPrChange w:id="150" w:author="Jeevan Joy Pious" w:date="2025-10-15T12:21:00Z" w16du:dateUtc="2025-10-15T06:51:00Z">
            <w:rPr>
              <w:spacing w:val="-6"/>
            </w:rPr>
          </w:rPrChange>
        </w:rPr>
        <w:t xml:space="preserve"> </w:t>
      </w:r>
      <w:r w:rsidRPr="007B2C1B">
        <w:rPr>
          <w:color w:val="FFC000"/>
          <w:rPrChange w:id="151" w:author="Jeevan Joy Pious" w:date="2025-10-15T12:21:00Z" w16du:dateUtc="2025-10-15T06:51:00Z">
            <w:rPr/>
          </w:rPrChange>
        </w:rPr>
        <w:t>multi-categories</w:t>
      </w:r>
    </w:p>
    <w:p w14:paraId="496D6ECA" w14:textId="77777777" w:rsidR="00121864" w:rsidRPr="00C33624" w:rsidRDefault="00000000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rPr>
          <w:color w:val="FFC000"/>
          <w:rPrChange w:id="152" w:author="Jeevan Joy Pious" w:date="2025-10-15T12:21:00Z" w16du:dateUtc="2025-10-15T06:51:00Z">
            <w:rPr/>
          </w:rPrChange>
        </w:rPr>
      </w:pPr>
      <w:r w:rsidRPr="00C33624">
        <w:rPr>
          <w:color w:val="FFC000"/>
          <w:rPrChange w:id="153" w:author="Jeevan Joy Pious" w:date="2025-10-15T12:21:00Z" w16du:dateUtc="2025-10-15T06:51:00Z">
            <w:rPr/>
          </w:rPrChange>
        </w:rPr>
        <w:t>List</w:t>
      </w:r>
      <w:r w:rsidRPr="00C33624">
        <w:rPr>
          <w:color w:val="FFC000"/>
          <w:spacing w:val="-4"/>
          <w:rPrChange w:id="154" w:author="Jeevan Joy Pious" w:date="2025-10-15T12:21:00Z" w16du:dateUtc="2025-10-15T06:51:00Z">
            <w:rPr>
              <w:spacing w:val="-4"/>
            </w:rPr>
          </w:rPrChange>
        </w:rPr>
        <w:t xml:space="preserve"> </w:t>
      </w:r>
      <w:r w:rsidRPr="00C33624">
        <w:rPr>
          <w:color w:val="FFC000"/>
          <w:rPrChange w:id="155" w:author="Jeevan Joy Pious" w:date="2025-10-15T12:21:00Z" w16du:dateUtc="2025-10-15T06:51:00Z">
            <w:rPr/>
          </w:rPrChange>
        </w:rPr>
        <w:t>of</w:t>
      </w:r>
      <w:r w:rsidRPr="00C33624">
        <w:rPr>
          <w:color w:val="FFC000"/>
          <w:spacing w:val="1"/>
          <w:rPrChange w:id="156" w:author="Jeevan Joy Pious" w:date="2025-10-15T12:21:00Z" w16du:dateUtc="2025-10-15T06:51:00Z">
            <w:rPr>
              <w:spacing w:val="1"/>
            </w:rPr>
          </w:rPrChange>
        </w:rPr>
        <w:t xml:space="preserve"> </w:t>
      </w:r>
      <w:r w:rsidRPr="00C33624">
        <w:rPr>
          <w:color w:val="FFC000"/>
          <w:rPrChange w:id="157" w:author="Jeevan Joy Pious" w:date="2025-10-15T12:21:00Z" w16du:dateUtc="2025-10-15T06:51:00Z">
            <w:rPr/>
          </w:rPrChange>
        </w:rPr>
        <w:t>all</w:t>
      </w:r>
      <w:r w:rsidRPr="00C33624">
        <w:rPr>
          <w:color w:val="FFC000"/>
          <w:spacing w:val="-2"/>
          <w:rPrChange w:id="158" w:author="Jeevan Joy Pious" w:date="2025-10-15T12:21:00Z" w16du:dateUtc="2025-10-15T06:51:00Z">
            <w:rPr>
              <w:spacing w:val="-2"/>
            </w:rPr>
          </w:rPrChange>
        </w:rPr>
        <w:t xml:space="preserve"> </w:t>
      </w:r>
      <w:r w:rsidRPr="00C33624">
        <w:rPr>
          <w:color w:val="FFC000"/>
          <w:rPrChange w:id="159" w:author="Jeevan Joy Pious" w:date="2025-10-15T12:21:00Z" w16du:dateUtc="2025-10-15T06:51:00Z">
            <w:rPr/>
          </w:rPrChange>
        </w:rPr>
        <w:t>products</w:t>
      </w:r>
      <w:r w:rsidRPr="00C33624">
        <w:rPr>
          <w:color w:val="FFC000"/>
          <w:spacing w:val="-2"/>
          <w:rPrChange w:id="160" w:author="Jeevan Joy Pious" w:date="2025-10-15T12:21:00Z" w16du:dateUtc="2025-10-15T06:51:00Z">
            <w:rPr>
              <w:spacing w:val="-2"/>
            </w:rPr>
          </w:rPrChange>
        </w:rPr>
        <w:t xml:space="preserve"> </w:t>
      </w:r>
      <w:r w:rsidRPr="00C33624">
        <w:rPr>
          <w:color w:val="FFC000"/>
          <w:rPrChange w:id="161" w:author="Jeevan Joy Pious" w:date="2025-10-15T12:21:00Z" w16du:dateUtc="2025-10-15T06:51:00Z">
            <w:rPr/>
          </w:rPrChange>
        </w:rPr>
        <w:t>and</w:t>
      </w:r>
      <w:r w:rsidRPr="00C33624">
        <w:rPr>
          <w:color w:val="FFC000"/>
          <w:spacing w:val="-3"/>
          <w:rPrChange w:id="162" w:author="Jeevan Joy Pious" w:date="2025-10-15T12:21:00Z" w16du:dateUtc="2025-10-15T06:51:00Z">
            <w:rPr>
              <w:spacing w:val="-3"/>
            </w:rPr>
          </w:rPrChange>
        </w:rPr>
        <w:t xml:space="preserve"> </w:t>
      </w:r>
      <w:r w:rsidRPr="00C33624">
        <w:rPr>
          <w:color w:val="FFC000"/>
          <w:rPrChange w:id="163" w:author="Jeevan Joy Pious" w:date="2025-10-15T12:21:00Z" w16du:dateUtc="2025-10-15T06:51:00Z">
            <w:rPr/>
          </w:rPrChange>
        </w:rPr>
        <w:t>services</w:t>
      </w:r>
      <w:r w:rsidRPr="00C33624">
        <w:rPr>
          <w:color w:val="FFC000"/>
          <w:spacing w:val="-2"/>
          <w:rPrChange w:id="164" w:author="Jeevan Joy Pious" w:date="2025-10-15T12:21:00Z" w16du:dateUtc="2025-10-15T06:51:00Z">
            <w:rPr>
              <w:spacing w:val="-2"/>
            </w:rPr>
          </w:rPrChange>
        </w:rPr>
        <w:t xml:space="preserve"> </w:t>
      </w:r>
      <w:r w:rsidRPr="00C33624">
        <w:rPr>
          <w:color w:val="FFC000"/>
          <w:rPrChange w:id="165" w:author="Jeevan Joy Pious" w:date="2025-10-15T12:21:00Z" w16du:dateUtc="2025-10-15T06:51:00Z">
            <w:rPr/>
          </w:rPrChange>
        </w:rPr>
        <w:t>of</w:t>
      </w:r>
      <w:r w:rsidRPr="00C33624">
        <w:rPr>
          <w:color w:val="FFC000"/>
          <w:spacing w:val="-2"/>
          <w:rPrChange w:id="166" w:author="Jeevan Joy Pious" w:date="2025-10-15T12:21:00Z" w16du:dateUtc="2025-10-15T06:51:00Z">
            <w:rPr>
              <w:spacing w:val="-2"/>
            </w:rPr>
          </w:rPrChange>
        </w:rPr>
        <w:t xml:space="preserve"> </w:t>
      </w:r>
      <w:r w:rsidRPr="00C33624">
        <w:rPr>
          <w:color w:val="FFC000"/>
          <w:rPrChange w:id="167" w:author="Jeevan Joy Pious" w:date="2025-10-15T12:21:00Z" w16du:dateUtc="2025-10-15T06:51:00Z">
            <w:rPr/>
          </w:rPrChange>
        </w:rPr>
        <w:t>the</w:t>
      </w:r>
      <w:r w:rsidRPr="00C33624">
        <w:rPr>
          <w:color w:val="FFC000"/>
          <w:spacing w:val="-2"/>
          <w:rPrChange w:id="168" w:author="Jeevan Joy Pious" w:date="2025-10-15T12:21:00Z" w16du:dateUtc="2025-10-15T06:51:00Z">
            <w:rPr>
              <w:spacing w:val="-2"/>
            </w:rPr>
          </w:rPrChange>
        </w:rPr>
        <w:t xml:space="preserve"> </w:t>
      </w:r>
      <w:r w:rsidRPr="00C33624">
        <w:rPr>
          <w:color w:val="FFC000"/>
          <w:rPrChange w:id="169" w:author="Jeevan Joy Pious" w:date="2025-10-15T12:21:00Z" w16du:dateUtc="2025-10-15T06:51:00Z">
            <w:rPr/>
          </w:rPrChange>
        </w:rPr>
        <w:t>day</w:t>
      </w:r>
    </w:p>
    <w:p w14:paraId="496D6ECB" w14:textId="40AD8FC3" w:rsidR="00121864" w:rsidRDefault="00000000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before="40"/>
      </w:pPr>
      <w:r>
        <w:t>List</w:t>
      </w:r>
      <w:r>
        <w:rPr>
          <w:spacing w:val="-5"/>
        </w:rPr>
        <w:t xml:space="preserve"> </w:t>
      </w:r>
      <w:r>
        <w:t>of lost</w:t>
      </w:r>
      <w:r>
        <w:rPr>
          <w:spacing w:val="-3"/>
        </w:rPr>
        <w:t xml:space="preserve"> </w:t>
      </w:r>
      <w:r>
        <w:t>contacts</w:t>
      </w:r>
      <w:ins w:id="170" w:author="Jeevan Joy Pious" w:date="2025-10-15T12:21:00Z" w16du:dateUtc="2025-10-15T06:51:00Z">
        <w:r w:rsidR="00C33624">
          <w:t>,</w:t>
        </w:r>
      </w:ins>
      <w:r>
        <w:rPr>
          <w:spacing w:val="-3"/>
        </w:rPr>
        <w:t xml:space="preserve"> </w:t>
      </w:r>
      <w:proofErr w:type="gramStart"/>
      <w:r>
        <w:t>remarketed</w:t>
      </w:r>
      <w:proofErr w:type="gramEnd"/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converted</w:t>
      </w:r>
      <w:ins w:id="171" w:author="Jeevan Joy Pious" w:date="2025-10-15T12:21:00Z" w16du:dateUtc="2025-10-15T06:51:00Z">
        <w:r w:rsidR="00C33624">
          <w:t xml:space="preserve"> (comes from enquiries/leads)</w:t>
        </w:r>
      </w:ins>
    </w:p>
    <w:p w14:paraId="496D6ECC" w14:textId="77777777" w:rsidR="00121864" w:rsidRPr="00C33624" w:rsidRDefault="00000000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rPr>
          <w:color w:val="FFC000"/>
          <w:rPrChange w:id="172" w:author="Jeevan Joy Pious" w:date="2025-10-15T12:22:00Z" w16du:dateUtc="2025-10-15T06:52:00Z">
            <w:rPr/>
          </w:rPrChange>
        </w:rPr>
      </w:pPr>
      <w:r w:rsidRPr="00C33624">
        <w:rPr>
          <w:color w:val="FFC000"/>
          <w:rPrChange w:id="173" w:author="Jeevan Joy Pious" w:date="2025-10-15T12:22:00Z" w16du:dateUtc="2025-10-15T06:52:00Z">
            <w:rPr/>
          </w:rPrChange>
        </w:rPr>
        <w:t>Table/List</w:t>
      </w:r>
      <w:r w:rsidRPr="00C33624">
        <w:rPr>
          <w:color w:val="FFC000"/>
          <w:spacing w:val="-4"/>
          <w:rPrChange w:id="174" w:author="Jeevan Joy Pious" w:date="2025-10-15T12:22:00Z" w16du:dateUtc="2025-10-15T06:52:00Z">
            <w:rPr>
              <w:spacing w:val="-4"/>
            </w:rPr>
          </w:rPrChange>
        </w:rPr>
        <w:t xml:space="preserve"> </w:t>
      </w:r>
      <w:r w:rsidRPr="00C33624">
        <w:rPr>
          <w:color w:val="FFC000"/>
          <w:rPrChange w:id="175" w:author="Jeevan Joy Pious" w:date="2025-10-15T12:22:00Z" w16du:dateUtc="2025-10-15T06:52:00Z">
            <w:rPr/>
          </w:rPrChange>
        </w:rPr>
        <w:t>of</w:t>
      </w:r>
      <w:r w:rsidRPr="00C33624">
        <w:rPr>
          <w:color w:val="FFC000"/>
          <w:spacing w:val="-4"/>
          <w:rPrChange w:id="176" w:author="Jeevan Joy Pious" w:date="2025-10-15T12:22:00Z" w16du:dateUtc="2025-10-15T06:52:00Z">
            <w:rPr>
              <w:spacing w:val="-4"/>
            </w:rPr>
          </w:rPrChange>
        </w:rPr>
        <w:t xml:space="preserve"> </w:t>
      </w:r>
      <w:r w:rsidRPr="00C33624">
        <w:rPr>
          <w:color w:val="FFC000"/>
          <w:rPrChange w:id="177" w:author="Jeevan Joy Pious" w:date="2025-10-15T12:22:00Z" w16du:dateUtc="2025-10-15T06:52:00Z">
            <w:rPr/>
          </w:rPrChange>
        </w:rPr>
        <w:t>Business</w:t>
      </w:r>
      <w:r w:rsidRPr="00C33624">
        <w:rPr>
          <w:color w:val="FFC000"/>
          <w:spacing w:val="-6"/>
          <w:rPrChange w:id="178" w:author="Jeevan Joy Pious" w:date="2025-10-15T12:22:00Z" w16du:dateUtc="2025-10-15T06:52:00Z">
            <w:rPr>
              <w:spacing w:val="-6"/>
            </w:rPr>
          </w:rPrChange>
        </w:rPr>
        <w:t xml:space="preserve"> </w:t>
      </w:r>
      <w:r w:rsidRPr="00C33624">
        <w:rPr>
          <w:color w:val="FFC000"/>
          <w:rPrChange w:id="179" w:author="Jeevan Joy Pious" w:date="2025-10-15T12:22:00Z" w16du:dateUtc="2025-10-15T06:52:00Z">
            <w:rPr/>
          </w:rPrChange>
        </w:rPr>
        <w:t>Vertical</w:t>
      </w:r>
      <w:r w:rsidRPr="00C33624">
        <w:rPr>
          <w:color w:val="FFC000"/>
          <w:spacing w:val="-1"/>
          <w:rPrChange w:id="180" w:author="Jeevan Joy Pious" w:date="2025-10-15T12:22:00Z" w16du:dateUtc="2025-10-15T06:52:00Z">
            <w:rPr>
              <w:spacing w:val="-1"/>
            </w:rPr>
          </w:rPrChange>
        </w:rPr>
        <w:t xml:space="preserve"> </w:t>
      </w:r>
      <w:r w:rsidRPr="00C33624">
        <w:rPr>
          <w:color w:val="FFC000"/>
          <w:rPrChange w:id="181" w:author="Jeevan Joy Pious" w:date="2025-10-15T12:22:00Z" w16du:dateUtc="2025-10-15T06:52:00Z">
            <w:rPr/>
          </w:rPrChange>
        </w:rPr>
        <w:t>→</w:t>
      </w:r>
      <w:r w:rsidRPr="00C33624">
        <w:rPr>
          <w:color w:val="FFC000"/>
          <w:spacing w:val="-5"/>
          <w:rPrChange w:id="182" w:author="Jeevan Joy Pious" w:date="2025-10-15T12:22:00Z" w16du:dateUtc="2025-10-15T06:52:00Z">
            <w:rPr>
              <w:spacing w:val="-5"/>
            </w:rPr>
          </w:rPrChange>
        </w:rPr>
        <w:t xml:space="preserve"> </w:t>
      </w:r>
      <w:r w:rsidRPr="00C33624">
        <w:rPr>
          <w:color w:val="FFC000"/>
          <w:rPrChange w:id="183" w:author="Jeevan Joy Pious" w:date="2025-10-15T12:22:00Z" w16du:dateUtc="2025-10-15T06:52:00Z">
            <w:rPr/>
          </w:rPrChange>
        </w:rPr>
        <w:t>Brand</w:t>
      </w:r>
      <w:r w:rsidRPr="00C33624">
        <w:rPr>
          <w:color w:val="FFC000"/>
          <w:spacing w:val="-4"/>
          <w:rPrChange w:id="184" w:author="Jeevan Joy Pious" w:date="2025-10-15T12:22:00Z" w16du:dateUtc="2025-10-15T06:52:00Z">
            <w:rPr>
              <w:spacing w:val="-4"/>
            </w:rPr>
          </w:rPrChange>
        </w:rPr>
        <w:t xml:space="preserve"> </w:t>
      </w:r>
      <w:r w:rsidRPr="00C33624">
        <w:rPr>
          <w:color w:val="FFC000"/>
          <w:rPrChange w:id="185" w:author="Jeevan Joy Pious" w:date="2025-10-15T12:22:00Z" w16du:dateUtc="2025-10-15T06:52:00Z">
            <w:rPr/>
          </w:rPrChange>
        </w:rPr>
        <w:t>→</w:t>
      </w:r>
      <w:r w:rsidRPr="00C33624">
        <w:rPr>
          <w:color w:val="FFC000"/>
          <w:spacing w:val="-2"/>
          <w:rPrChange w:id="186" w:author="Jeevan Joy Pious" w:date="2025-10-15T12:22:00Z" w16du:dateUtc="2025-10-15T06:52:00Z">
            <w:rPr>
              <w:spacing w:val="-2"/>
            </w:rPr>
          </w:rPrChange>
        </w:rPr>
        <w:t xml:space="preserve"> </w:t>
      </w:r>
      <w:r w:rsidRPr="00C33624">
        <w:rPr>
          <w:color w:val="FFC000"/>
          <w:rPrChange w:id="187" w:author="Jeevan Joy Pious" w:date="2025-10-15T12:22:00Z" w16du:dateUtc="2025-10-15T06:52:00Z">
            <w:rPr/>
          </w:rPrChange>
        </w:rPr>
        <w:t>Product</w:t>
      </w:r>
      <w:r w:rsidRPr="00C33624">
        <w:rPr>
          <w:color w:val="FFC000"/>
          <w:spacing w:val="-4"/>
          <w:rPrChange w:id="188" w:author="Jeevan Joy Pious" w:date="2025-10-15T12:22:00Z" w16du:dateUtc="2025-10-15T06:52:00Z">
            <w:rPr>
              <w:spacing w:val="-4"/>
            </w:rPr>
          </w:rPrChange>
        </w:rPr>
        <w:t xml:space="preserve"> </w:t>
      </w:r>
      <w:r w:rsidRPr="00C33624">
        <w:rPr>
          <w:color w:val="FFC000"/>
          <w:rPrChange w:id="189" w:author="Jeevan Joy Pious" w:date="2025-10-15T12:22:00Z" w16du:dateUtc="2025-10-15T06:52:00Z">
            <w:rPr/>
          </w:rPrChange>
        </w:rPr>
        <w:t>Vertical</w:t>
      </w:r>
      <w:r w:rsidRPr="00C33624">
        <w:rPr>
          <w:color w:val="FFC000"/>
          <w:spacing w:val="-3"/>
          <w:rPrChange w:id="190" w:author="Jeevan Joy Pious" w:date="2025-10-15T12:22:00Z" w16du:dateUtc="2025-10-15T06:52:00Z">
            <w:rPr>
              <w:spacing w:val="-3"/>
            </w:rPr>
          </w:rPrChange>
        </w:rPr>
        <w:t xml:space="preserve"> </w:t>
      </w:r>
      <w:r w:rsidRPr="00C33624">
        <w:rPr>
          <w:color w:val="FFC000"/>
          <w:rPrChange w:id="191" w:author="Jeevan Joy Pious" w:date="2025-10-15T12:22:00Z" w16du:dateUtc="2025-10-15T06:52:00Z">
            <w:rPr/>
          </w:rPrChange>
        </w:rPr>
        <w:t>(with</w:t>
      </w:r>
      <w:r w:rsidRPr="00C33624">
        <w:rPr>
          <w:color w:val="FFC000"/>
          <w:spacing w:val="-2"/>
          <w:rPrChange w:id="192" w:author="Jeevan Joy Pious" w:date="2025-10-15T12:22:00Z" w16du:dateUtc="2025-10-15T06:52:00Z">
            <w:rPr>
              <w:spacing w:val="-2"/>
            </w:rPr>
          </w:rPrChange>
        </w:rPr>
        <w:t xml:space="preserve"> </w:t>
      </w:r>
      <w:r w:rsidRPr="00C33624">
        <w:rPr>
          <w:color w:val="FFC000"/>
          <w:rPrChange w:id="193" w:author="Jeevan Joy Pious" w:date="2025-10-15T12:22:00Z" w16du:dateUtc="2025-10-15T06:52:00Z">
            <w:rPr/>
          </w:rPrChange>
        </w:rPr>
        <w:t>dependencies)</w:t>
      </w:r>
    </w:p>
    <w:p w14:paraId="496D6ECD" w14:textId="77777777" w:rsidR="00121864" w:rsidRPr="00FA0A1F" w:rsidRDefault="00000000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before="38"/>
        <w:rPr>
          <w:color w:val="FFC000"/>
          <w:rPrChange w:id="194" w:author="Jeevan Joy Pious" w:date="2025-10-15T12:39:00Z" w16du:dateUtc="2025-10-15T07:09:00Z">
            <w:rPr/>
          </w:rPrChange>
        </w:rPr>
      </w:pPr>
      <w:r w:rsidRPr="00FA0A1F">
        <w:rPr>
          <w:color w:val="FFC000"/>
          <w:rPrChange w:id="195" w:author="Jeevan Joy Pious" w:date="2025-10-15T12:39:00Z" w16du:dateUtc="2025-10-15T07:09:00Z">
            <w:rPr/>
          </w:rPrChange>
        </w:rPr>
        <w:t>Region</w:t>
      </w:r>
      <w:r w:rsidRPr="00FA0A1F">
        <w:rPr>
          <w:color w:val="FFC000"/>
          <w:spacing w:val="-4"/>
          <w:rPrChange w:id="196" w:author="Jeevan Joy Pious" w:date="2025-10-15T12:39:00Z" w16du:dateUtc="2025-10-15T07:09:00Z">
            <w:rPr>
              <w:spacing w:val="-4"/>
            </w:rPr>
          </w:rPrChange>
        </w:rPr>
        <w:t xml:space="preserve"> </w:t>
      </w:r>
      <w:r w:rsidRPr="00FA0A1F">
        <w:rPr>
          <w:color w:val="FFC000"/>
          <w:rPrChange w:id="197" w:author="Jeevan Joy Pious" w:date="2025-10-15T12:39:00Z" w16du:dateUtc="2025-10-15T07:09:00Z">
            <w:rPr/>
          </w:rPrChange>
        </w:rPr>
        <w:t>List</w:t>
      </w:r>
    </w:p>
    <w:p w14:paraId="496D6ECE" w14:textId="77777777" w:rsidR="00121864" w:rsidRDefault="00000000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</w:pPr>
      <w:r w:rsidRPr="00FA0A1F">
        <w:rPr>
          <w:color w:val="FFC000"/>
          <w:rPrChange w:id="198" w:author="Jeevan Joy Pious" w:date="2025-10-15T12:39:00Z" w16du:dateUtc="2025-10-15T07:09:00Z">
            <w:rPr/>
          </w:rPrChange>
        </w:rPr>
        <w:t>List</w:t>
      </w:r>
      <w:r w:rsidRPr="00FA0A1F">
        <w:rPr>
          <w:color w:val="FFC000"/>
          <w:spacing w:val="-5"/>
          <w:rPrChange w:id="199" w:author="Jeevan Joy Pious" w:date="2025-10-15T12:39:00Z" w16du:dateUtc="2025-10-15T07:09:00Z">
            <w:rPr>
              <w:spacing w:val="-5"/>
            </w:rPr>
          </w:rPrChange>
        </w:rPr>
        <w:t xml:space="preserve"> </w:t>
      </w:r>
      <w:r w:rsidRPr="00FA0A1F">
        <w:rPr>
          <w:color w:val="FFC000"/>
          <w:rPrChange w:id="200" w:author="Jeevan Joy Pious" w:date="2025-10-15T12:39:00Z" w16du:dateUtc="2025-10-15T07:09:00Z">
            <w:rPr/>
          </w:rPrChange>
        </w:rPr>
        <w:t>of users</w:t>
      </w:r>
      <w:r w:rsidRPr="00FA0A1F">
        <w:rPr>
          <w:color w:val="FFC000"/>
          <w:spacing w:val="-3"/>
          <w:rPrChange w:id="201" w:author="Jeevan Joy Pious" w:date="2025-10-15T12:39:00Z" w16du:dateUtc="2025-10-15T07:09:00Z">
            <w:rPr>
              <w:spacing w:val="-3"/>
            </w:rPr>
          </w:rPrChange>
        </w:rPr>
        <w:t xml:space="preserve"> </w:t>
      </w:r>
      <w:r w:rsidRPr="00FA0A1F">
        <w:rPr>
          <w:color w:val="FFC000"/>
          <w:rPrChange w:id="202" w:author="Jeevan Joy Pious" w:date="2025-10-15T12:39:00Z" w16du:dateUtc="2025-10-15T07:09:00Z">
            <w:rPr/>
          </w:rPrChange>
        </w:rPr>
        <w:t>for</w:t>
      </w:r>
      <w:r w:rsidRPr="00FA0A1F">
        <w:rPr>
          <w:color w:val="FFC000"/>
          <w:spacing w:val="-3"/>
          <w:rPrChange w:id="203" w:author="Jeevan Joy Pious" w:date="2025-10-15T12:39:00Z" w16du:dateUtc="2025-10-15T07:09:00Z">
            <w:rPr>
              <w:spacing w:val="-3"/>
            </w:rPr>
          </w:rPrChange>
        </w:rPr>
        <w:t xml:space="preserve"> </w:t>
      </w:r>
      <w:r w:rsidRPr="00FA0A1F">
        <w:rPr>
          <w:color w:val="FFC000"/>
          <w:rPrChange w:id="204" w:author="Jeevan Joy Pious" w:date="2025-10-15T12:39:00Z" w16du:dateUtc="2025-10-15T07:09:00Z">
            <w:rPr/>
          </w:rPrChange>
        </w:rPr>
        <w:t>each</w:t>
      </w:r>
      <w:r w:rsidRPr="00FA0A1F">
        <w:rPr>
          <w:color w:val="FFC000"/>
          <w:spacing w:val="-1"/>
          <w:rPrChange w:id="205" w:author="Jeevan Joy Pious" w:date="2025-10-15T12:39:00Z" w16du:dateUtc="2025-10-15T07:09:00Z">
            <w:rPr>
              <w:spacing w:val="-1"/>
            </w:rPr>
          </w:rPrChange>
        </w:rPr>
        <w:t xml:space="preserve"> </w:t>
      </w:r>
      <w:r w:rsidRPr="00FA0A1F">
        <w:rPr>
          <w:color w:val="FFC000"/>
          <w:rPrChange w:id="206" w:author="Jeevan Joy Pious" w:date="2025-10-15T12:39:00Z" w16du:dateUtc="2025-10-15T07:09:00Z">
            <w:rPr/>
          </w:rPrChange>
        </w:rPr>
        <w:t>Region</w:t>
      </w:r>
      <w:r w:rsidRPr="00FA0A1F">
        <w:rPr>
          <w:color w:val="FFC000"/>
          <w:spacing w:val="-4"/>
          <w:rPrChange w:id="207" w:author="Jeevan Joy Pious" w:date="2025-10-15T12:39:00Z" w16du:dateUtc="2025-10-15T07:09:00Z">
            <w:rPr>
              <w:spacing w:val="-4"/>
            </w:rPr>
          </w:rPrChange>
        </w:rPr>
        <w:t xml:space="preserve"> </w:t>
      </w:r>
      <w:r w:rsidRPr="00FA0A1F">
        <w:rPr>
          <w:color w:val="FFC000"/>
          <w:rPrChange w:id="208" w:author="Jeevan Joy Pious" w:date="2025-10-15T12:39:00Z" w16du:dateUtc="2025-10-15T07:09:00Z">
            <w:rPr/>
          </w:rPrChange>
        </w:rPr>
        <w:t>along</w:t>
      </w:r>
      <w:r w:rsidRPr="00FA0A1F">
        <w:rPr>
          <w:color w:val="FFC000"/>
          <w:spacing w:val="-1"/>
          <w:rPrChange w:id="209" w:author="Jeevan Joy Pious" w:date="2025-10-15T12:39:00Z" w16du:dateUtc="2025-10-15T07:09:00Z">
            <w:rPr>
              <w:spacing w:val="-1"/>
            </w:rPr>
          </w:rPrChange>
        </w:rPr>
        <w:t xml:space="preserve"> </w:t>
      </w:r>
      <w:r w:rsidRPr="00FA0A1F">
        <w:rPr>
          <w:color w:val="FFC000"/>
          <w:rPrChange w:id="210" w:author="Jeevan Joy Pious" w:date="2025-10-15T12:39:00Z" w16du:dateUtc="2025-10-15T07:09:00Z">
            <w:rPr/>
          </w:rPrChange>
        </w:rPr>
        <w:t>with</w:t>
      </w:r>
      <w:r w:rsidRPr="00FA0A1F">
        <w:rPr>
          <w:color w:val="FFC000"/>
          <w:spacing w:val="-1"/>
          <w:rPrChange w:id="211" w:author="Jeevan Joy Pious" w:date="2025-10-15T12:39:00Z" w16du:dateUtc="2025-10-15T07:09:00Z">
            <w:rPr>
              <w:spacing w:val="-1"/>
            </w:rPr>
          </w:rPrChange>
        </w:rPr>
        <w:t xml:space="preserve"> </w:t>
      </w:r>
      <w:r w:rsidRPr="00FA0A1F">
        <w:rPr>
          <w:color w:val="FFC000"/>
          <w:rPrChange w:id="212" w:author="Jeevan Joy Pious" w:date="2025-10-15T12:39:00Z" w16du:dateUtc="2025-10-15T07:09:00Z">
            <w:rPr/>
          </w:rPrChange>
        </w:rPr>
        <w:t>Roles</w:t>
      </w:r>
    </w:p>
    <w:p w14:paraId="496D6ECF" w14:textId="77777777" w:rsidR="00121864" w:rsidRDefault="00121864">
      <w:pPr>
        <w:pStyle w:val="BodyText"/>
        <w:rPr>
          <w:sz w:val="24"/>
        </w:rPr>
      </w:pPr>
    </w:p>
    <w:p w14:paraId="496D6ED0" w14:textId="77777777" w:rsidR="00121864" w:rsidRDefault="00121864">
      <w:pPr>
        <w:pStyle w:val="BodyText"/>
        <w:rPr>
          <w:sz w:val="24"/>
        </w:rPr>
      </w:pPr>
    </w:p>
    <w:p w14:paraId="496D6ED1" w14:textId="77777777" w:rsidR="00121864" w:rsidRDefault="00121864">
      <w:pPr>
        <w:pStyle w:val="BodyText"/>
        <w:spacing w:before="2"/>
        <w:rPr>
          <w:sz w:val="20"/>
        </w:rPr>
      </w:pPr>
    </w:p>
    <w:p w14:paraId="496D6ED2" w14:textId="77777777" w:rsidR="00121864" w:rsidRDefault="00000000">
      <w:pPr>
        <w:pStyle w:val="BodyText"/>
        <w:ind w:left="3352"/>
      </w:pPr>
      <w:r>
        <w:rPr>
          <w:color w:val="FF0000"/>
        </w:rPr>
        <w:t>**End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document**</w:t>
      </w:r>
    </w:p>
    <w:sectPr w:rsidR="00121864">
      <w:headerReference w:type="default" r:id="rId36"/>
      <w:footerReference w:type="default" r:id="rId37"/>
      <w:pgSz w:w="11910" w:h="16840"/>
      <w:pgMar w:top="1340" w:right="60" w:bottom="280" w:left="1460" w:header="7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46E6B" w14:textId="77777777" w:rsidR="009E4A0B" w:rsidRDefault="009E4A0B">
      <w:r>
        <w:separator/>
      </w:r>
    </w:p>
  </w:endnote>
  <w:endnote w:type="continuationSeparator" w:id="0">
    <w:p w14:paraId="257D186B" w14:textId="77777777" w:rsidR="009E4A0B" w:rsidRDefault="009E4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6EFB" w14:textId="77777777" w:rsidR="00121864" w:rsidRDefault="00000000">
    <w:pPr>
      <w:pStyle w:val="BodyText"/>
      <w:spacing w:line="14" w:lineRule="auto"/>
      <w:rPr>
        <w:sz w:val="20"/>
      </w:rPr>
    </w:pPr>
    <w:r>
      <w:pict w14:anchorId="496D6F20">
        <v:shapetype id="_x0000_t202" coordsize="21600,21600" o:spt="202" path="m,l,21600r21600,l21600,xe">
          <v:stroke joinstyle="miter"/>
          <v:path gradientshapeok="t" o:connecttype="rect"/>
        </v:shapetype>
        <v:shape id="_x0000_s1043" type="#_x0000_t202" style="position:absolute;margin-left:89pt;margin-top:596.4pt;width:84.4pt;height:16.9pt;z-index:-16690688;mso-position-horizontal-relative:page;mso-position-vertical-relative:page" filled="f" stroked="f">
          <v:textbox inset="0,0,0,0">
            <w:txbxContent>
              <w:p w14:paraId="496D6F4B" w14:textId="77777777" w:rsidR="00121864" w:rsidRDefault="00000000">
                <w:pPr>
                  <w:spacing w:before="7"/>
                  <w:ind w:left="20"/>
                  <w:rPr>
                    <w:b/>
                    <w:sz w:val="27"/>
                  </w:rPr>
                </w:pPr>
                <w:r>
                  <w:rPr>
                    <w:b/>
                    <w:sz w:val="27"/>
                  </w:rPr>
                  <w:t>3.</w:t>
                </w:r>
                <w:r>
                  <w:rPr>
                    <w:b/>
                    <w:spacing w:val="-6"/>
                    <w:sz w:val="27"/>
                  </w:rPr>
                  <w:t xml:space="preserve"> </w:t>
                </w:r>
                <w:r>
                  <w:rPr>
                    <w:b/>
                    <w:sz w:val="27"/>
                  </w:rPr>
                  <w:t>Automation</w:t>
                </w:r>
              </w:p>
            </w:txbxContent>
          </v:textbox>
          <w10:wrap anchorx="page" anchory="page"/>
        </v:shape>
      </w:pict>
    </w:r>
    <w:r>
      <w:pict w14:anchorId="496D6F21">
        <v:shape id="_x0000_s1042" type="#_x0000_t202" style="position:absolute;margin-left:107pt;margin-top:613.75pt;width:7.1pt;height:46.15pt;z-index:-16690176;mso-position-horizontal-relative:page;mso-position-vertical-relative:page" filled="f" stroked="f">
          <v:textbox inset="0,0,0,0">
            <w:txbxContent>
              <w:p w14:paraId="496D6F4C" w14:textId="77777777" w:rsidR="00121864" w:rsidRDefault="00000000">
                <w:pPr>
                  <w:pStyle w:val="BodyText"/>
                  <w:spacing w:before="21"/>
                  <w:ind w:left="20"/>
                  <w:rPr>
                    <w:rFonts w:ascii="Symbol" w:hAnsi="Symbol"/>
                  </w:rPr>
                </w:pPr>
                <w:r>
                  <w:rPr>
                    <w:rFonts w:ascii="Symbol" w:hAnsi="Symbol"/>
                  </w:rPr>
                  <w:t></w:t>
                </w:r>
              </w:p>
              <w:p w14:paraId="496D6F4D" w14:textId="77777777" w:rsidR="00121864" w:rsidRDefault="00000000">
                <w:pPr>
                  <w:pStyle w:val="BodyText"/>
                  <w:spacing w:before="35"/>
                  <w:ind w:left="20"/>
                  <w:rPr>
                    <w:rFonts w:ascii="Symbol" w:hAnsi="Symbol"/>
                  </w:rPr>
                </w:pPr>
                <w:r>
                  <w:rPr>
                    <w:rFonts w:ascii="Symbol" w:hAnsi="Symbol"/>
                  </w:rPr>
                  <w:t></w:t>
                </w:r>
              </w:p>
              <w:p w14:paraId="496D6F4E" w14:textId="77777777" w:rsidR="00121864" w:rsidRDefault="00000000">
                <w:pPr>
                  <w:pStyle w:val="BodyText"/>
                  <w:spacing w:before="38"/>
                  <w:ind w:left="20"/>
                  <w:rPr>
                    <w:rFonts w:ascii="Symbol" w:hAnsi="Symbol"/>
                  </w:rPr>
                </w:pPr>
                <w:r>
                  <w:rPr>
                    <w:rFonts w:ascii="Symbol" w:hAnsi="Symbol"/>
                  </w:rPr>
                  <w:t></w:t>
                </w:r>
              </w:p>
            </w:txbxContent>
          </v:textbox>
          <w10:wrap anchorx="page" anchory="page"/>
        </v:shape>
      </w:pict>
    </w:r>
    <w:r>
      <w:pict w14:anchorId="496D6F22">
        <v:shape id="_x0000_s1041" type="#_x0000_t202" style="position:absolute;margin-left:125pt;margin-top:614.9pt;width:370.9pt;height:147.6pt;z-index:-16689664;mso-position-horizontal-relative:page;mso-position-vertical-relative:page" filled="f" stroked="f">
          <v:textbox inset="0,0,0,0">
            <w:txbxContent>
              <w:p w14:paraId="496D6F4F" w14:textId="77777777" w:rsidR="00121864" w:rsidRDefault="00000000">
                <w:pPr>
                  <w:pStyle w:val="BodyText"/>
                  <w:spacing w:before="11" w:line="290" w:lineRule="auto"/>
                  <w:ind w:left="20" w:right="3785"/>
                </w:pPr>
                <w:r>
                  <w:t xml:space="preserve">Unique Campaign ID </w:t>
                </w:r>
                <w:proofErr w:type="gramStart"/>
                <w:r>
                  <w:t>auto-generated</w:t>
                </w:r>
                <w:proofErr w:type="gramEnd"/>
                <w:r>
                  <w:t>.</w:t>
                </w:r>
                <w:r>
                  <w:rPr>
                    <w:spacing w:val="1"/>
                  </w:rPr>
                  <w:t xml:space="preserve"> </w:t>
                </w:r>
                <w:r>
                  <w:t>Approval process triggers based on type.</w:t>
                </w:r>
                <w:r>
                  <w:rPr>
                    <w:spacing w:val="-52"/>
                  </w:rPr>
                  <w:t xml:space="preserve"> </w:t>
                </w:r>
                <w:r>
                  <w:t>Status</w:t>
                </w:r>
                <w:r>
                  <w:rPr>
                    <w:spacing w:val="-3"/>
                  </w:rPr>
                  <w:t xml:space="preserve"> </w:t>
                </w:r>
                <w:r>
                  <w:t>auto-transition:</w:t>
                </w:r>
              </w:p>
              <w:p w14:paraId="496D6F50" w14:textId="77777777" w:rsidR="00121864" w:rsidRDefault="00000000">
                <w:pPr>
                  <w:pStyle w:val="BodyText"/>
                  <w:spacing w:line="239" w:lineRule="exact"/>
                  <w:ind w:left="130"/>
                </w:pPr>
                <w:r>
                  <w:t>Draft</w:t>
                </w:r>
                <w:r>
                  <w:rPr>
                    <w:spacing w:val="-4"/>
                  </w:rPr>
                  <w:t xml:space="preserve"> </w:t>
                </w:r>
                <w:r>
                  <w:t>→</w:t>
                </w:r>
                <w:r>
                  <w:rPr>
                    <w:spacing w:val="-2"/>
                  </w:rPr>
                  <w:t xml:space="preserve"> </w:t>
                </w:r>
                <w:r>
                  <w:t>Submitted</w:t>
                </w:r>
                <w:r>
                  <w:rPr>
                    <w:spacing w:val="-4"/>
                  </w:rPr>
                  <w:t xml:space="preserve"> </w:t>
                </w:r>
                <w:r>
                  <w:t>for</w:t>
                </w:r>
                <w:r>
                  <w:rPr>
                    <w:spacing w:val="-4"/>
                  </w:rPr>
                  <w:t xml:space="preserve"> </w:t>
                </w:r>
                <w:r>
                  <w:t>Approval</w:t>
                </w:r>
                <w:r>
                  <w:rPr>
                    <w:spacing w:val="-3"/>
                  </w:rPr>
                  <w:t xml:space="preserve"> </w:t>
                </w:r>
                <w:r>
                  <w:t>(on</w:t>
                </w:r>
                <w:r>
                  <w:rPr>
                    <w:spacing w:val="-5"/>
                  </w:rPr>
                  <w:t xml:space="preserve"> </w:t>
                </w:r>
                <w:r>
                  <w:t>submission)</w:t>
                </w:r>
              </w:p>
              <w:p w14:paraId="496D6F51" w14:textId="5D09F761" w:rsidR="00121864" w:rsidRDefault="00000000">
                <w:pPr>
                  <w:pStyle w:val="BodyText"/>
                  <w:spacing w:before="38"/>
                  <w:ind w:left="130"/>
                </w:pPr>
                <w:r>
                  <w:t>Submitted</w:t>
                </w:r>
                <w:r>
                  <w:rPr>
                    <w:spacing w:val="-6"/>
                  </w:rPr>
                  <w:t xml:space="preserve"> </w:t>
                </w:r>
                <w:r>
                  <w:t>for</w:t>
                </w:r>
                <w:r>
                  <w:rPr>
                    <w:spacing w:val="-4"/>
                  </w:rPr>
                  <w:t xml:space="preserve"> </w:t>
                </w:r>
                <w:r>
                  <w:t>Approval</w:t>
                </w:r>
                <w:r>
                  <w:rPr>
                    <w:spacing w:val="-5"/>
                  </w:rPr>
                  <w:t xml:space="preserve"> </w:t>
                </w:r>
                <w:r>
                  <w:t>→</w:t>
                </w:r>
                <w:r>
                  <w:rPr>
                    <w:spacing w:val="-2"/>
                  </w:rPr>
                  <w:t xml:space="preserve"> </w:t>
                </w:r>
                <w:r>
                  <w:t>Approved/Rejected</w:t>
                </w:r>
                <w:r>
                  <w:rPr>
                    <w:spacing w:val="-3"/>
                  </w:rPr>
                  <w:t xml:space="preserve"> </w:t>
                </w:r>
                <w:r>
                  <w:t>(based</w:t>
                </w:r>
                <w:r>
                  <w:rPr>
                    <w:spacing w:val="-3"/>
                  </w:rPr>
                  <w:t xml:space="preserve"> </w:t>
                </w:r>
                <w:r>
                  <w:t>on</w:t>
                </w:r>
                <w:r>
                  <w:rPr>
                    <w:spacing w:val="-5"/>
                  </w:rPr>
                  <w:t xml:space="preserve"> </w:t>
                </w:r>
                <w:r>
                  <w:t>decision</w:t>
                </w:r>
                <w:ins w:id="22" w:author="Jeevan Joy Pious" w:date="2025-10-15T10:06:00Z" w16du:dateUtc="2025-10-15T04:36:00Z">
                  <w:r w:rsidR="00181049">
                    <w:t>?</w:t>
                  </w:r>
                  <w:r w:rsidR="00D32E43">
                    <w:t xml:space="preserve"> (resubmit with changes, if needed</w:t>
                  </w:r>
                </w:ins>
                <w:r>
                  <w:t>)</w:t>
                </w:r>
              </w:p>
              <w:p w14:paraId="496D6F52" w14:textId="77777777" w:rsidR="00121864" w:rsidRDefault="00000000">
                <w:pPr>
                  <w:pStyle w:val="BodyText"/>
                  <w:spacing w:before="54"/>
                  <w:ind w:left="20"/>
                </w:pPr>
                <w:r>
                  <w:t>Landing</w:t>
                </w:r>
                <w:r>
                  <w:rPr>
                    <w:spacing w:val="-4"/>
                  </w:rPr>
                  <w:t xml:space="preserve"> </w:t>
                </w:r>
                <w:r>
                  <w:t>number</w:t>
                </w:r>
                <w:r>
                  <w:rPr>
                    <w:spacing w:val="-1"/>
                  </w:rPr>
                  <w:t xml:space="preserve"> </w:t>
                </w:r>
                <w:r>
                  <w:t>will</w:t>
                </w:r>
                <w:r>
                  <w:rPr>
                    <w:spacing w:val="-3"/>
                  </w:rPr>
                  <w:t xml:space="preserve"> </w:t>
                </w:r>
                <w:r>
                  <w:t>be</w:t>
                </w:r>
                <w:r>
                  <w:rPr>
                    <w:spacing w:val="-3"/>
                  </w:rPr>
                  <w:t xml:space="preserve"> </w:t>
                </w:r>
                <w:r>
                  <w:t>same</w:t>
                </w:r>
                <w:r>
                  <w:rPr>
                    <w:spacing w:val="-1"/>
                  </w:rPr>
                  <w:t xml:space="preserve"> </w:t>
                </w:r>
                <w:r>
                  <w:t>for</w:t>
                </w:r>
                <w:r>
                  <w:rPr>
                    <w:spacing w:val="-3"/>
                  </w:rPr>
                  <w:t xml:space="preserve"> </w:t>
                </w:r>
                <w:r>
                  <w:t>all</w:t>
                </w:r>
                <w:r>
                  <w:rPr>
                    <w:spacing w:val="-3"/>
                  </w:rPr>
                  <w:t xml:space="preserve"> </w:t>
                </w:r>
                <w:r>
                  <w:t>campaigns</w:t>
                </w:r>
              </w:p>
              <w:p w14:paraId="496D6F53" w14:textId="77777777" w:rsidR="00121864" w:rsidRDefault="00000000">
                <w:pPr>
                  <w:pStyle w:val="BodyText"/>
                  <w:spacing w:before="33" w:line="271" w:lineRule="auto"/>
                  <w:ind w:left="740" w:hanging="360"/>
                </w:pPr>
                <w:r>
                  <w:rPr>
                    <w:rFonts w:ascii="Courier New"/>
                  </w:rPr>
                  <w:t>o</w:t>
                </w:r>
                <w:r>
                  <w:rPr>
                    <w:rFonts w:ascii="Courier New"/>
                    <w:spacing w:val="1"/>
                  </w:rPr>
                  <w:t xml:space="preserve"> </w:t>
                </w:r>
                <w:r>
                  <w:t>If the Telephony team enables IVR and passes the campaign Id along with</w:t>
                </w:r>
                <w:r>
                  <w:rPr>
                    <w:spacing w:val="1"/>
                  </w:rPr>
                  <w:t xml:space="preserve"> </w:t>
                </w:r>
                <w:r>
                  <w:t>the other details, a single landing number can be used for all campaigns. In</w:t>
                </w:r>
                <w:r>
                  <w:rPr>
                    <w:spacing w:val="1"/>
                  </w:rPr>
                  <w:t xml:space="preserve"> </w:t>
                </w:r>
                <w:r>
                  <w:t>this</w:t>
                </w:r>
                <w:r>
                  <w:rPr>
                    <w:spacing w:val="-3"/>
                  </w:rPr>
                  <w:t xml:space="preserve"> </w:t>
                </w:r>
                <w:r>
                  <w:t>case,</w:t>
                </w:r>
                <w:r>
                  <w:rPr>
                    <w:spacing w:val="-1"/>
                  </w:rPr>
                  <w:t xml:space="preserve"> </w:t>
                </w:r>
                <w:r>
                  <w:t>leads</w:t>
                </w:r>
                <w:r>
                  <w:rPr>
                    <w:spacing w:val="-3"/>
                  </w:rPr>
                  <w:t xml:space="preserve"> </w:t>
                </w:r>
                <w:r>
                  <w:t>will</w:t>
                </w:r>
                <w:r>
                  <w:rPr>
                    <w:spacing w:val="-5"/>
                  </w:rPr>
                  <w:t xml:space="preserve"> </w:t>
                </w:r>
                <w:r>
                  <w:t>be</w:t>
                </w:r>
                <w:r>
                  <w:rPr>
                    <w:spacing w:val="-1"/>
                  </w:rPr>
                  <w:t xml:space="preserve"> </w:t>
                </w:r>
                <w:r>
                  <w:t>automatically</w:t>
                </w:r>
                <w:r>
                  <w:rPr>
                    <w:spacing w:val="-4"/>
                  </w:rPr>
                  <w:t xml:space="preserve"> </w:t>
                </w:r>
                <w:r>
                  <w:t>mapped</w:t>
                </w:r>
                <w:r>
                  <w:rPr>
                    <w:spacing w:val="-1"/>
                  </w:rPr>
                  <w:t xml:space="preserve"> </w:t>
                </w:r>
                <w:r>
                  <w:t>to</w:t>
                </w:r>
                <w:r>
                  <w:rPr>
                    <w:spacing w:val="-4"/>
                  </w:rPr>
                  <w:t xml:space="preserve"> </w:t>
                </w:r>
                <w:r>
                  <w:t>the</w:t>
                </w:r>
                <w:r>
                  <w:rPr>
                    <w:spacing w:val="-3"/>
                  </w:rPr>
                  <w:t xml:space="preserve"> </w:t>
                </w:r>
                <w:r>
                  <w:t>correct</w:t>
                </w:r>
                <w:r>
                  <w:rPr>
                    <w:spacing w:val="-3"/>
                  </w:rPr>
                  <w:t xml:space="preserve"> </w:t>
                </w:r>
                <w:r>
                  <w:t>campaign</w:t>
                </w:r>
                <w:r>
                  <w:rPr>
                    <w:spacing w:val="-1"/>
                  </w:rPr>
                  <w:t xml:space="preserve"> </w:t>
                </w:r>
                <w:r>
                  <w:t>based</w:t>
                </w:r>
                <w:r>
                  <w:rPr>
                    <w:spacing w:val="-52"/>
                  </w:rPr>
                  <w:t xml:space="preserve"> </w:t>
                </w:r>
                <w:r>
                  <w:t>on</w:t>
                </w:r>
                <w:r>
                  <w:rPr>
                    <w:spacing w:val="-1"/>
                  </w:rPr>
                  <w:t xml:space="preserve"> </w:t>
                </w:r>
                <w:r>
                  <w:t>the</w:t>
                </w:r>
                <w:r>
                  <w:rPr>
                    <w:spacing w:val="-2"/>
                  </w:rPr>
                  <w:t xml:space="preserve"> </w:t>
                </w:r>
                <w:r>
                  <w:t>IVR</w:t>
                </w:r>
                <w:r>
                  <w:rPr>
                    <w:spacing w:val="-1"/>
                  </w:rPr>
                  <w:t xml:space="preserve"> </w:t>
                </w:r>
                <w:r>
                  <w:t>option</w:t>
                </w:r>
                <w:r>
                  <w:rPr>
                    <w:spacing w:val="-3"/>
                  </w:rPr>
                  <w:t xml:space="preserve"> </w:t>
                </w:r>
                <w:r>
                  <w:t>selected.</w:t>
                </w:r>
              </w:p>
            </w:txbxContent>
          </v:textbox>
          <w10:wrap anchorx="page" anchory="page"/>
        </v:shape>
      </w:pict>
    </w:r>
    <w:r>
      <w:pict w14:anchorId="496D6F23">
        <v:shape id="_x0000_s1040" type="#_x0000_t202" style="position:absolute;margin-left:107pt;margin-top:688.75pt;width:7.1pt;height:15.55pt;z-index:-16689152;mso-position-horizontal-relative:page;mso-position-vertical-relative:page" filled="f" stroked="f">
          <v:textbox inset="0,0,0,0">
            <w:txbxContent>
              <w:p w14:paraId="496D6F54" w14:textId="77777777" w:rsidR="00121864" w:rsidRDefault="00000000">
                <w:pPr>
                  <w:pStyle w:val="BodyText"/>
                  <w:spacing w:before="21"/>
                  <w:ind w:left="20"/>
                  <w:rPr>
                    <w:rFonts w:ascii="Symbol" w:hAnsi="Symbol"/>
                  </w:rPr>
                </w:pPr>
                <w:r>
                  <w:rPr>
                    <w:rFonts w:ascii="Symbol" w:hAnsi="Symbol"/>
                  </w:rPr>
                  <w:t>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6EFC" w14:textId="77777777" w:rsidR="00121864" w:rsidRDefault="00121864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6EFF" w14:textId="77777777" w:rsidR="00121864" w:rsidRDefault="00121864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6F02" w14:textId="77777777" w:rsidR="00121864" w:rsidRDefault="00121864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6F05" w14:textId="77777777" w:rsidR="00121864" w:rsidRDefault="00121864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6F08" w14:textId="77777777" w:rsidR="00121864" w:rsidRDefault="00121864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6F0B" w14:textId="77777777" w:rsidR="00121864" w:rsidRDefault="00121864">
    <w:pPr>
      <w:pStyle w:val="BodyText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6F0E" w14:textId="77777777" w:rsidR="00121864" w:rsidRDefault="00121864">
    <w:pPr>
      <w:pStyle w:val="BodyText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6F11" w14:textId="77777777" w:rsidR="00121864" w:rsidRDefault="00121864">
    <w:pPr>
      <w:pStyle w:val="BodyText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6F13" w14:textId="77777777" w:rsidR="00121864" w:rsidRDefault="00121864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990EB" w14:textId="77777777" w:rsidR="009E4A0B" w:rsidRDefault="009E4A0B">
      <w:r>
        <w:separator/>
      </w:r>
    </w:p>
  </w:footnote>
  <w:footnote w:type="continuationSeparator" w:id="0">
    <w:p w14:paraId="6EDE69B5" w14:textId="77777777" w:rsidR="009E4A0B" w:rsidRDefault="009E4A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6EF7" w14:textId="77777777" w:rsidR="00121864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621696" behindDoc="1" locked="0" layoutInCell="1" allowOverlap="1" wp14:anchorId="496D6F14" wp14:editId="496D6F15">
          <wp:simplePos x="0" y="0"/>
          <wp:positionH relativeFrom="page">
            <wp:posOffset>6417564</wp:posOffset>
          </wp:positionH>
          <wp:positionV relativeFrom="page">
            <wp:posOffset>464820</wp:posOffset>
          </wp:positionV>
          <wp:extent cx="882395" cy="237744"/>
          <wp:effectExtent l="0" t="0" r="0" b="0"/>
          <wp:wrapNone/>
          <wp:docPr id="5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2395" cy="2377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496D6F16"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margin-left:178.65pt;margin-top:35.5pt;width:238.05pt;height:17.6pt;z-index:-16694272;mso-position-horizontal-relative:page;mso-position-vertical-relative:page" filled="f" stroked="f">
          <v:textbox inset="0,0,0,0">
            <w:txbxContent>
              <w:p w14:paraId="496D6F47" w14:textId="77777777" w:rsidR="00121864" w:rsidRDefault="00000000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Cyrix</w:t>
                </w:r>
                <w:r>
                  <w:rPr>
                    <w:b/>
                    <w:spacing w:val="-6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Business</w:t>
                </w:r>
                <w:r>
                  <w:rPr>
                    <w:b/>
                    <w:spacing w:val="-5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Requirement</w:t>
                </w:r>
                <w:r>
                  <w:rPr>
                    <w:b/>
                    <w:spacing w:val="-1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Document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6EF8" w14:textId="77777777" w:rsidR="00121864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622720" behindDoc="1" locked="0" layoutInCell="1" allowOverlap="1" wp14:anchorId="496D6F17" wp14:editId="496D6F18">
          <wp:simplePos x="0" y="0"/>
          <wp:positionH relativeFrom="page">
            <wp:posOffset>6417564</wp:posOffset>
          </wp:positionH>
          <wp:positionV relativeFrom="page">
            <wp:posOffset>464820</wp:posOffset>
          </wp:positionV>
          <wp:extent cx="882395" cy="237744"/>
          <wp:effectExtent l="0" t="0" r="0" b="0"/>
          <wp:wrapNone/>
          <wp:docPr id="7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2395" cy="2377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496D6F19">
        <v:shapetype id="_x0000_t202" coordsize="21600,21600" o:spt="202" path="m,l,21600r21600,l21600,xe">
          <v:stroke joinstyle="miter"/>
          <v:path gradientshapeok="t" o:connecttype="rect"/>
        </v:shapetype>
        <v:shape id="_x0000_s1046" type="#_x0000_t202" style="position:absolute;margin-left:178.65pt;margin-top:35.5pt;width:238.05pt;height:17.6pt;z-index:-16693248;mso-position-horizontal-relative:page;mso-position-vertical-relative:page" filled="f" stroked="f">
          <v:textbox inset="0,0,0,0">
            <w:txbxContent>
              <w:p w14:paraId="496D6F48" w14:textId="77777777" w:rsidR="00121864" w:rsidRDefault="00000000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Cyrix</w:t>
                </w:r>
                <w:r>
                  <w:rPr>
                    <w:b/>
                    <w:spacing w:val="-6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Business</w:t>
                </w:r>
                <w:r>
                  <w:rPr>
                    <w:b/>
                    <w:spacing w:val="-5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Requirement</w:t>
                </w:r>
                <w:r>
                  <w:rPr>
                    <w:b/>
                    <w:spacing w:val="-1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Document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6EF9" w14:textId="77777777" w:rsidR="00121864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623744" behindDoc="1" locked="0" layoutInCell="1" allowOverlap="1" wp14:anchorId="496D6F1A" wp14:editId="496D6F1B">
          <wp:simplePos x="0" y="0"/>
          <wp:positionH relativeFrom="page">
            <wp:posOffset>6417564</wp:posOffset>
          </wp:positionH>
          <wp:positionV relativeFrom="page">
            <wp:posOffset>464820</wp:posOffset>
          </wp:positionV>
          <wp:extent cx="882395" cy="237744"/>
          <wp:effectExtent l="0" t="0" r="0" b="0"/>
          <wp:wrapNone/>
          <wp:docPr id="9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2395" cy="2377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496D6F1C">
        <v:shapetype id="_x0000_t202" coordsize="21600,21600" o:spt="202" path="m,l,21600r21600,l21600,xe">
          <v:stroke joinstyle="miter"/>
          <v:path gradientshapeok="t" o:connecttype="rect"/>
        </v:shapetype>
        <v:shape id="_x0000_s1045" type="#_x0000_t202" style="position:absolute;margin-left:178.65pt;margin-top:35.5pt;width:238.05pt;height:17.6pt;z-index:-16692224;mso-position-horizontal-relative:page;mso-position-vertical-relative:page" filled="f" stroked="f">
          <v:textbox inset="0,0,0,0">
            <w:txbxContent>
              <w:p w14:paraId="496D6F49" w14:textId="77777777" w:rsidR="00121864" w:rsidRDefault="00000000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Cyrix</w:t>
                </w:r>
                <w:r>
                  <w:rPr>
                    <w:b/>
                    <w:spacing w:val="-6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Business</w:t>
                </w:r>
                <w:r>
                  <w:rPr>
                    <w:b/>
                    <w:spacing w:val="-5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Requirement</w:t>
                </w:r>
                <w:r>
                  <w:rPr>
                    <w:b/>
                    <w:spacing w:val="-1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Document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6EFA" w14:textId="77777777" w:rsidR="00121864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624768" behindDoc="1" locked="0" layoutInCell="1" allowOverlap="1" wp14:anchorId="496D6F1D" wp14:editId="496D6F1E">
          <wp:simplePos x="0" y="0"/>
          <wp:positionH relativeFrom="page">
            <wp:posOffset>6417564</wp:posOffset>
          </wp:positionH>
          <wp:positionV relativeFrom="page">
            <wp:posOffset>464820</wp:posOffset>
          </wp:positionV>
          <wp:extent cx="882395" cy="237744"/>
          <wp:effectExtent l="0" t="0" r="0" b="0"/>
          <wp:wrapNone/>
          <wp:docPr id="11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2395" cy="2377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496D6F1F">
        <v:shapetype id="_x0000_t202" coordsize="21600,21600" o:spt="202" path="m,l,21600r21600,l21600,xe">
          <v:stroke joinstyle="miter"/>
          <v:path gradientshapeok="t" o:connecttype="rect"/>
        </v:shapetype>
        <v:shape id="_x0000_s1044" type="#_x0000_t202" style="position:absolute;margin-left:178.65pt;margin-top:35.5pt;width:238.05pt;height:17.6pt;z-index:-16691200;mso-position-horizontal-relative:page;mso-position-vertical-relative:page" filled="f" stroked="f">
          <v:textbox inset="0,0,0,0">
            <w:txbxContent>
              <w:p w14:paraId="496D6F4A" w14:textId="77777777" w:rsidR="00121864" w:rsidRDefault="00000000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Cyrix</w:t>
                </w:r>
                <w:r>
                  <w:rPr>
                    <w:b/>
                    <w:spacing w:val="-6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Business</w:t>
                </w:r>
                <w:r>
                  <w:rPr>
                    <w:b/>
                    <w:spacing w:val="-5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Requirement</w:t>
                </w:r>
                <w:r>
                  <w:rPr>
                    <w:b/>
                    <w:spacing w:val="-1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Document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6EFD" w14:textId="77777777" w:rsidR="00121864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627840" behindDoc="1" locked="0" layoutInCell="1" allowOverlap="1" wp14:anchorId="496D6F24" wp14:editId="496D6F25">
          <wp:simplePos x="0" y="0"/>
          <wp:positionH relativeFrom="page">
            <wp:posOffset>6417564</wp:posOffset>
          </wp:positionH>
          <wp:positionV relativeFrom="page">
            <wp:posOffset>464820</wp:posOffset>
          </wp:positionV>
          <wp:extent cx="882395" cy="237744"/>
          <wp:effectExtent l="0" t="0" r="0" b="0"/>
          <wp:wrapNone/>
          <wp:docPr id="13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2395" cy="2377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496D6F26">
        <v:shapetype id="_x0000_t202" coordsize="21600,21600" o:spt="202" path="m,l,21600r21600,l21600,xe">
          <v:stroke joinstyle="miter"/>
          <v:path gradientshapeok="t" o:connecttype="rect"/>
        </v:shapetype>
        <v:shape id="_x0000_s1039" type="#_x0000_t202" style="position:absolute;margin-left:178.65pt;margin-top:35.5pt;width:238.05pt;height:17.6pt;z-index:-16688128;mso-position-horizontal-relative:page;mso-position-vertical-relative:page" filled="f" stroked="f">
          <v:textbox inset="0,0,0,0">
            <w:txbxContent>
              <w:p w14:paraId="496D6F55" w14:textId="77777777" w:rsidR="00121864" w:rsidRDefault="00000000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Cyrix</w:t>
                </w:r>
                <w:r>
                  <w:rPr>
                    <w:b/>
                    <w:spacing w:val="-6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Business</w:t>
                </w:r>
                <w:r>
                  <w:rPr>
                    <w:b/>
                    <w:spacing w:val="-5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Requirement</w:t>
                </w:r>
                <w:r>
                  <w:rPr>
                    <w:b/>
                    <w:spacing w:val="-1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Document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6EFE" w14:textId="77777777" w:rsidR="00121864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628864" behindDoc="1" locked="0" layoutInCell="1" allowOverlap="1" wp14:anchorId="496D6F27" wp14:editId="496D6F28">
          <wp:simplePos x="0" y="0"/>
          <wp:positionH relativeFrom="page">
            <wp:posOffset>6417564</wp:posOffset>
          </wp:positionH>
          <wp:positionV relativeFrom="page">
            <wp:posOffset>464820</wp:posOffset>
          </wp:positionV>
          <wp:extent cx="882395" cy="237744"/>
          <wp:effectExtent l="0" t="0" r="0" b="0"/>
          <wp:wrapNone/>
          <wp:docPr id="15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2395" cy="2377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496D6F29">
        <v:shapetype id="_x0000_t202" coordsize="21600,21600" o:spt="202" path="m,l,21600r21600,l21600,xe">
          <v:stroke joinstyle="miter"/>
          <v:path gradientshapeok="t" o:connecttype="rect"/>
        </v:shapetype>
        <v:shape id="_x0000_s1038" type="#_x0000_t202" style="position:absolute;margin-left:178.65pt;margin-top:35.5pt;width:238.05pt;height:17.6pt;z-index:-16687104;mso-position-horizontal-relative:page;mso-position-vertical-relative:page" filled="f" stroked="f">
          <v:textbox inset="0,0,0,0">
            <w:txbxContent>
              <w:p w14:paraId="496D6F56" w14:textId="77777777" w:rsidR="00121864" w:rsidRDefault="00000000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Cyrix</w:t>
                </w:r>
                <w:r>
                  <w:rPr>
                    <w:b/>
                    <w:spacing w:val="-6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Business</w:t>
                </w:r>
                <w:r>
                  <w:rPr>
                    <w:b/>
                    <w:spacing w:val="-5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Requirement</w:t>
                </w:r>
                <w:r>
                  <w:rPr>
                    <w:b/>
                    <w:spacing w:val="-1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Document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6F00" w14:textId="77777777" w:rsidR="00121864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630400" behindDoc="1" locked="0" layoutInCell="1" allowOverlap="1" wp14:anchorId="496D6F2A" wp14:editId="496D6F2B">
          <wp:simplePos x="0" y="0"/>
          <wp:positionH relativeFrom="page">
            <wp:posOffset>6417564</wp:posOffset>
          </wp:positionH>
          <wp:positionV relativeFrom="page">
            <wp:posOffset>464820</wp:posOffset>
          </wp:positionV>
          <wp:extent cx="882395" cy="237744"/>
          <wp:effectExtent l="0" t="0" r="0" b="0"/>
          <wp:wrapNone/>
          <wp:docPr id="17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2395" cy="2377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496D6F2C">
        <v:shapetype id="_x0000_t202" coordsize="21600,21600" o:spt="202" path="m,l,21600r21600,l21600,xe">
          <v:stroke joinstyle="miter"/>
          <v:path gradientshapeok="t" o:connecttype="rect"/>
        </v:shapetype>
        <v:shape id="_x0000_s1036" type="#_x0000_t202" style="position:absolute;margin-left:178.65pt;margin-top:35.5pt;width:238.05pt;height:17.6pt;z-index:-16685568;mso-position-horizontal-relative:page;mso-position-vertical-relative:page" filled="f" stroked="f">
          <v:textbox inset="0,0,0,0">
            <w:txbxContent>
              <w:p w14:paraId="496D6F58" w14:textId="77777777" w:rsidR="00121864" w:rsidRDefault="00000000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Cyrix</w:t>
                </w:r>
                <w:r>
                  <w:rPr>
                    <w:b/>
                    <w:spacing w:val="-6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Business</w:t>
                </w:r>
                <w:r>
                  <w:rPr>
                    <w:b/>
                    <w:spacing w:val="-5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Requirement</w:t>
                </w:r>
                <w:r>
                  <w:rPr>
                    <w:b/>
                    <w:spacing w:val="-1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Document</w:t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6F01" w14:textId="77777777" w:rsidR="00121864" w:rsidRDefault="00000000">
    <w:pPr>
      <w:pStyle w:val="BodyText"/>
      <w:spacing w:line="14" w:lineRule="auto"/>
      <w:rPr>
        <w:sz w:val="20"/>
      </w:rPr>
    </w:pPr>
    <w:r>
      <w:pict w14:anchorId="496D6F2D"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style="position:absolute;margin-left:178.65pt;margin-top:35.5pt;width:238.05pt;height:17.6pt;z-index:-16686592;mso-position-horizontal-relative:page;mso-position-vertical-relative:page" filled="f" stroked="f">
          <v:textbox inset="0,0,0,0">
            <w:txbxContent>
              <w:p w14:paraId="496D6F57" w14:textId="77777777" w:rsidR="00121864" w:rsidRDefault="00000000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Cyrix</w:t>
                </w:r>
                <w:r>
                  <w:rPr>
                    <w:b/>
                    <w:spacing w:val="-6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Business</w:t>
                </w:r>
                <w:r>
                  <w:rPr>
                    <w:b/>
                    <w:spacing w:val="-5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Requirement</w:t>
                </w:r>
                <w:r>
                  <w:rPr>
                    <w:b/>
                    <w:spacing w:val="-1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Document</w:t>
                </w:r>
              </w:p>
            </w:txbxContent>
          </v:textbox>
          <w10:wrap anchorx="page" anchory="page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6F03" w14:textId="77777777" w:rsidR="00121864" w:rsidRDefault="00000000">
    <w:pPr>
      <w:pStyle w:val="BodyText"/>
      <w:spacing w:line="14" w:lineRule="auto"/>
      <w:rPr>
        <w:sz w:val="20"/>
      </w:rPr>
    </w:pPr>
    <w:r>
      <w:pict w14:anchorId="496D6F2E">
        <v:shapetype id="_x0000_t202" coordsize="21600,21600" o:spt="202" path="m,l,21600r21600,l21600,xe">
          <v:stroke joinstyle="miter"/>
          <v:path gradientshapeok="t" o:connecttype="rect"/>
        </v:shapetype>
        <v:shape id="_x0000_s1035" type="#_x0000_t202" style="position:absolute;margin-left:178.65pt;margin-top:35.5pt;width:238.05pt;height:17.6pt;z-index:-16685056;mso-position-horizontal-relative:page;mso-position-vertical-relative:page" filled="f" stroked="f">
          <v:textbox inset="0,0,0,0">
            <w:txbxContent>
              <w:p w14:paraId="496D6F59" w14:textId="77777777" w:rsidR="00121864" w:rsidRDefault="00000000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Cyrix</w:t>
                </w:r>
                <w:r>
                  <w:rPr>
                    <w:b/>
                    <w:spacing w:val="-6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Business</w:t>
                </w:r>
                <w:r>
                  <w:rPr>
                    <w:b/>
                    <w:spacing w:val="-5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Requirement</w:t>
                </w:r>
                <w:r>
                  <w:rPr>
                    <w:b/>
                    <w:spacing w:val="-1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Document</w:t>
                </w:r>
              </w:p>
            </w:txbxContent>
          </v:textbox>
          <w10:wrap anchorx="page" anchory="page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6F04" w14:textId="77777777" w:rsidR="00121864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631936" behindDoc="1" locked="0" layoutInCell="1" allowOverlap="1" wp14:anchorId="496D6F2F" wp14:editId="496D6F30">
          <wp:simplePos x="0" y="0"/>
          <wp:positionH relativeFrom="page">
            <wp:posOffset>6417564</wp:posOffset>
          </wp:positionH>
          <wp:positionV relativeFrom="page">
            <wp:posOffset>464820</wp:posOffset>
          </wp:positionV>
          <wp:extent cx="882395" cy="237744"/>
          <wp:effectExtent l="0" t="0" r="0" b="0"/>
          <wp:wrapNone/>
          <wp:docPr id="19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2395" cy="2377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496D6F31"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margin-left:178.65pt;margin-top:35.5pt;width:238.05pt;height:17.6pt;z-index:-16684032;mso-position-horizontal-relative:page;mso-position-vertical-relative:page" filled="f" stroked="f">
          <v:textbox inset="0,0,0,0">
            <w:txbxContent>
              <w:p w14:paraId="496D6F5A" w14:textId="77777777" w:rsidR="00121864" w:rsidRDefault="00000000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Cyrix</w:t>
                </w:r>
                <w:r>
                  <w:rPr>
                    <w:b/>
                    <w:spacing w:val="-6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Business</w:t>
                </w:r>
                <w:r>
                  <w:rPr>
                    <w:b/>
                    <w:spacing w:val="-5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Requirement</w:t>
                </w:r>
                <w:r>
                  <w:rPr>
                    <w:b/>
                    <w:spacing w:val="-1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Document</w:t>
                </w:r>
              </w:p>
            </w:txbxContent>
          </v:textbox>
          <w10:wrap anchorx="page" anchory="page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6F06" w14:textId="77777777" w:rsidR="00121864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633472" behindDoc="1" locked="0" layoutInCell="1" allowOverlap="1" wp14:anchorId="496D6F32" wp14:editId="496D6F33">
          <wp:simplePos x="0" y="0"/>
          <wp:positionH relativeFrom="page">
            <wp:posOffset>6417564</wp:posOffset>
          </wp:positionH>
          <wp:positionV relativeFrom="page">
            <wp:posOffset>464820</wp:posOffset>
          </wp:positionV>
          <wp:extent cx="882395" cy="237744"/>
          <wp:effectExtent l="0" t="0" r="0" b="0"/>
          <wp:wrapNone/>
          <wp:docPr id="21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2395" cy="2377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496D6F34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178.65pt;margin-top:35.5pt;width:238.05pt;height:17.6pt;z-index:-16682496;mso-position-horizontal-relative:page;mso-position-vertical-relative:page" filled="f" stroked="f">
          <v:textbox inset="0,0,0,0">
            <w:txbxContent>
              <w:p w14:paraId="496D6F5C" w14:textId="77777777" w:rsidR="00121864" w:rsidRDefault="00000000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Cyrix</w:t>
                </w:r>
                <w:r>
                  <w:rPr>
                    <w:b/>
                    <w:spacing w:val="-6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Business</w:t>
                </w:r>
                <w:r>
                  <w:rPr>
                    <w:b/>
                    <w:spacing w:val="-5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Requirement</w:t>
                </w:r>
                <w:r>
                  <w:rPr>
                    <w:b/>
                    <w:spacing w:val="-1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Document</w:t>
                </w:r>
              </w:p>
            </w:txbxContent>
          </v:textbox>
          <w10:wrap anchorx="page" anchory="page"/>
        </v:shape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6F07" w14:textId="77777777" w:rsidR="00121864" w:rsidRDefault="00000000">
    <w:pPr>
      <w:pStyle w:val="BodyText"/>
      <w:spacing w:line="14" w:lineRule="auto"/>
      <w:rPr>
        <w:sz w:val="20"/>
      </w:rPr>
    </w:pPr>
    <w:r>
      <w:pict w14:anchorId="496D6F35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margin-left:178.65pt;margin-top:35.5pt;width:238.05pt;height:17.6pt;z-index:-16683520;mso-position-horizontal-relative:page;mso-position-vertical-relative:page" filled="f" stroked="f">
          <v:textbox inset="0,0,0,0">
            <w:txbxContent>
              <w:p w14:paraId="496D6F5B" w14:textId="77777777" w:rsidR="00121864" w:rsidRDefault="00000000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Cyrix</w:t>
                </w:r>
                <w:r>
                  <w:rPr>
                    <w:b/>
                    <w:spacing w:val="-6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Business</w:t>
                </w:r>
                <w:r>
                  <w:rPr>
                    <w:b/>
                    <w:spacing w:val="-5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Requirement</w:t>
                </w:r>
                <w:r>
                  <w:rPr>
                    <w:b/>
                    <w:spacing w:val="-1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Document</w:t>
                </w:r>
              </w:p>
            </w:txbxContent>
          </v:textbox>
          <w10:wrap anchorx="page" anchory="page"/>
        </v:shape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6F09" w14:textId="77777777" w:rsidR="00121864" w:rsidRDefault="00000000">
    <w:pPr>
      <w:pStyle w:val="BodyText"/>
      <w:spacing w:line="14" w:lineRule="auto"/>
      <w:rPr>
        <w:sz w:val="20"/>
      </w:rPr>
    </w:pPr>
    <w:r>
      <w:pict w14:anchorId="496D6F36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178.65pt;margin-top:35.5pt;width:238.05pt;height:17.6pt;z-index:-16681984;mso-position-horizontal-relative:page;mso-position-vertical-relative:page" filled="f" stroked="f">
          <v:textbox inset="0,0,0,0">
            <w:txbxContent>
              <w:p w14:paraId="496D6F5D" w14:textId="77777777" w:rsidR="00121864" w:rsidRDefault="00000000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Cyrix</w:t>
                </w:r>
                <w:r>
                  <w:rPr>
                    <w:b/>
                    <w:spacing w:val="-6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Business</w:t>
                </w:r>
                <w:r>
                  <w:rPr>
                    <w:b/>
                    <w:spacing w:val="-5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Requirement</w:t>
                </w:r>
                <w:r>
                  <w:rPr>
                    <w:b/>
                    <w:spacing w:val="-1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Document</w:t>
                </w:r>
              </w:p>
            </w:txbxContent>
          </v:textbox>
          <w10:wrap anchorx="page" anchory="page"/>
        </v:shape>
      </w:pic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6F0A" w14:textId="77777777" w:rsidR="00121864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635008" behindDoc="1" locked="0" layoutInCell="1" allowOverlap="1" wp14:anchorId="496D6F37" wp14:editId="496D6F38">
          <wp:simplePos x="0" y="0"/>
          <wp:positionH relativeFrom="page">
            <wp:posOffset>6417564</wp:posOffset>
          </wp:positionH>
          <wp:positionV relativeFrom="page">
            <wp:posOffset>464820</wp:posOffset>
          </wp:positionV>
          <wp:extent cx="882395" cy="237744"/>
          <wp:effectExtent l="0" t="0" r="0" b="0"/>
          <wp:wrapNone/>
          <wp:docPr id="23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2395" cy="2377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496D6F39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178.65pt;margin-top:35.5pt;width:238.05pt;height:17.6pt;z-index:-16680960;mso-position-horizontal-relative:page;mso-position-vertical-relative:page" filled="f" stroked="f">
          <v:textbox inset="0,0,0,0">
            <w:txbxContent>
              <w:p w14:paraId="496D6F5E" w14:textId="77777777" w:rsidR="00121864" w:rsidRDefault="00000000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Cyrix</w:t>
                </w:r>
                <w:r>
                  <w:rPr>
                    <w:b/>
                    <w:spacing w:val="-6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Business</w:t>
                </w:r>
                <w:r>
                  <w:rPr>
                    <w:b/>
                    <w:spacing w:val="-5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Requirement</w:t>
                </w:r>
                <w:r>
                  <w:rPr>
                    <w:b/>
                    <w:spacing w:val="-1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Document</w:t>
                </w:r>
              </w:p>
            </w:txbxContent>
          </v:textbox>
          <w10:wrap anchorx="page" anchory="page"/>
        </v:shape>
      </w:pic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6F0C" w14:textId="77777777" w:rsidR="00121864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636544" behindDoc="1" locked="0" layoutInCell="1" allowOverlap="1" wp14:anchorId="496D6F3A" wp14:editId="496D6F3B">
          <wp:simplePos x="0" y="0"/>
          <wp:positionH relativeFrom="page">
            <wp:posOffset>6417564</wp:posOffset>
          </wp:positionH>
          <wp:positionV relativeFrom="page">
            <wp:posOffset>464820</wp:posOffset>
          </wp:positionV>
          <wp:extent cx="882395" cy="237744"/>
          <wp:effectExtent l="0" t="0" r="0" b="0"/>
          <wp:wrapNone/>
          <wp:docPr id="25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2395" cy="2377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496D6F3C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178.65pt;margin-top:35.5pt;width:238.05pt;height:17.6pt;z-index:-16679424;mso-position-horizontal-relative:page;mso-position-vertical-relative:page" filled="f" stroked="f">
          <v:textbox inset="0,0,0,0">
            <w:txbxContent>
              <w:p w14:paraId="496D6F60" w14:textId="77777777" w:rsidR="00121864" w:rsidRDefault="00000000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Cyrix</w:t>
                </w:r>
                <w:r>
                  <w:rPr>
                    <w:b/>
                    <w:spacing w:val="-6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Business</w:t>
                </w:r>
                <w:r>
                  <w:rPr>
                    <w:b/>
                    <w:spacing w:val="-5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Requirement</w:t>
                </w:r>
                <w:r>
                  <w:rPr>
                    <w:b/>
                    <w:spacing w:val="-1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Document</w:t>
                </w:r>
              </w:p>
            </w:txbxContent>
          </v:textbox>
          <w10:wrap anchorx="page" anchory="page"/>
        </v:shape>
      </w:pic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6F0D" w14:textId="77777777" w:rsidR="00121864" w:rsidRDefault="00000000">
    <w:pPr>
      <w:pStyle w:val="BodyText"/>
      <w:spacing w:line="14" w:lineRule="auto"/>
      <w:rPr>
        <w:sz w:val="20"/>
      </w:rPr>
    </w:pPr>
    <w:r>
      <w:pict w14:anchorId="496D6F3D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178.65pt;margin-top:35.5pt;width:238.05pt;height:17.6pt;z-index:-16680448;mso-position-horizontal-relative:page;mso-position-vertical-relative:page" filled="f" stroked="f">
          <v:textbox inset="0,0,0,0">
            <w:txbxContent>
              <w:p w14:paraId="496D6F5F" w14:textId="77777777" w:rsidR="00121864" w:rsidRDefault="00000000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Cyrix</w:t>
                </w:r>
                <w:r>
                  <w:rPr>
                    <w:b/>
                    <w:spacing w:val="-6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Business</w:t>
                </w:r>
                <w:r>
                  <w:rPr>
                    <w:b/>
                    <w:spacing w:val="-5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Requirement</w:t>
                </w:r>
                <w:r>
                  <w:rPr>
                    <w:b/>
                    <w:spacing w:val="-1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Document</w:t>
                </w:r>
              </w:p>
            </w:txbxContent>
          </v:textbox>
          <w10:wrap anchorx="page" anchory="page"/>
        </v:shape>
      </w:pic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6F0F" w14:textId="77777777" w:rsidR="00121864" w:rsidRDefault="00000000">
    <w:pPr>
      <w:pStyle w:val="BodyText"/>
      <w:spacing w:line="14" w:lineRule="auto"/>
      <w:rPr>
        <w:sz w:val="20"/>
      </w:rPr>
    </w:pPr>
    <w:r>
      <w:pict w14:anchorId="496D6F3E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178.65pt;margin-top:35.5pt;width:238.05pt;height:17.6pt;z-index:-16678912;mso-position-horizontal-relative:page;mso-position-vertical-relative:page" filled="f" stroked="f">
          <v:textbox inset="0,0,0,0">
            <w:txbxContent>
              <w:p w14:paraId="496D6F61" w14:textId="77777777" w:rsidR="00121864" w:rsidRDefault="00000000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Cyrix</w:t>
                </w:r>
                <w:r>
                  <w:rPr>
                    <w:b/>
                    <w:spacing w:val="-6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Business</w:t>
                </w:r>
                <w:r>
                  <w:rPr>
                    <w:b/>
                    <w:spacing w:val="-5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Requirement</w:t>
                </w:r>
                <w:r>
                  <w:rPr>
                    <w:b/>
                    <w:spacing w:val="-1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Document</w:t>
                </w:r>
              </w:p>
            </w:txbxContent>
          </v:textbox>
          <w10:wrap anchorx="page" anchory="page"/>
        </v:shape>
      </w:pic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6F10" w14:textId="77777777" w:rsidR="00121864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638080" behindDoc="1" locked="0" layoutInCell="1" allowOverlap="1" wp14:anchorId="496D6F3F" wp14:editId="496D6F40">
          <wp:simplePos x="0" y="0"/>
          <wp:positionH relativeFrom="page">
            <wp:posOffset>6417564</wp:posOffset>
          </wp:positionH>
          <wp:positionV relativeFrom="page">
            <wp:posOffset>464820</wp:posOffset>
          </wp:positionV>
          <wp:extent cx="882395" cy="237744"/>
          <wp:effectExtent l="0" t="0" r="0" b="0"/>
          <wp:wrapNone/>
          <wp:docPr id="27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2395" cy="2377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496D6F41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178.65pt;margin-top:35.5pt;width:238.05pt;height:17.6pt;z-index:-16677888;mso-position-horizontal-relative:page;mso-position-vertical-relative:page" filled="f" stroked="f">
          <v:textbox inset="0,0,0,0">
            <w:txbxContent>
              <w:p w14:paraId="496D6F62" w14:textId="77777777" w:rsidR="00121864" w:rsidRDefault="00000000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Cyrix</w:t>
                </w:r>
                <w:r>
                  <w:rPr>
                    <w:b/>
                    <w:spacing w:val="-6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Business</w:t>
                </w:r>
                <w:r>
                  <w:rPr>
                    <w:b/>
                    <w:spacing w:val="-5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Requirement</w:t>
                </w:r>
                <w:r>
                  <w:rPr>
                    <w:b/>
                    <w:spacing w:val="-1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Document</w:t>
                </w:r>
              </w:p>
            </w:txbxContent>
          </v:textbox>
          <w10:wrap anchorx="page" anchory="page"/>
        </v:shape>
      </w:pic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6F12" w14:textId="77777777" w:rsidR="00121864" w:rsidRDefault="00000000">
    <w:pPr>
      <w:pStyle w:val="BodyText"/>
      <w:spacing w:line="14" w:lineRule="auto"/>
      <w:rPr>
        <w:sz w:val="20"/>
      </w:rPr>
    </w:pPr>
    <w:r>
      <w:pict w14:anchorId="496D6F42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178.65pt;margin-top:35.5pt;width:238.05pt;height:17.6pt;z-index:-16677376;mso-position-horizontal-relative:page;mso-position-vertical-relative:page" filled="f" stroked="f">
          <v:textbox inset="0,0,0,0">
            <w:txbxContent>
              <w:p w14:paraId="496D6F63" w14:textId="77777777" w:rsidR="00121864" w:rsidRDefault="00000000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Cyrix</w:t>
                </w:r>
                <w:r>
                  <w:rPr>
                    <w:b/>
                    <w:spacing w:val="-6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Business</w:t>
                </w:r>
                <w:r>
                  <w:rPr>
                    <w:b/>
                    <w:spacing w:val="-5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Requirement</w:t>
                </w:r>
                <w:r>
                  <w:rPr>
                    <w:b/>
                    <w:spacing w:val="-1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Document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49C"/>
    <w:multiLevelType w:val="hybridMultilevel"/>
    <w:tmpl w:val="9E907D0A"/>
    <w:lvl w:ilvl="0" w:tplc="73FC0464">
      <w:start w:val="1"/>
      <w:numFmt w:val="decimal"/>
      <w:lvlText w:val="%1."/>
      <w:lvlJc w:val="left"/>
      <w:pPr>
        <w:ind w:left="608" w:hanging="269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7"/>
        <w:szCs w:val="27"/>
        <w:lang w:val="en-US" w:eastAsia="en-US" w:bidi="ar-SA"/>
      </w:rPr>
    </w:lvl>
    <w:lvl w:ilvl="1" w:tplc="C5585BB8">
      <w:start w:val="1"/>
      <w:numFmt w:val="decimal"/>
      <w:lvlText w:val="%2."/>
      <w:lvlJc w:val="left"/>
      <w:pPr>
        <w:ind w:left="1280" w:hanging="221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en-US" w:eastAsia="en-US" w:bidi="ar-SA"/>
      </w:rPr>
    </w:lvl>
    <w:lvl w:ilvl="2" w:tplc="0E6E0004">
      <w:numFmt w:val="bullet"/>
      <w:lvlText w:val="•"/>
      <w:lvlJc w:val="left"/>
      <w:pPr>
        <w:ind w:left="1780" w:hanging="221"/>
      </w:pPr>
      <w:rPr>
        <w:rFonts w:hint="default"/>
        <w:lang w:val="en-US" w:eastAsia="en-US" w:bidi="ar-SA"/>
      </w:rPr>
    </w:lvl>
    <w:lvl w:ilvl="3" w:tplc="0A12CB4E">
      <w:numFmt w:val="bullet"/>
      <w:lvlText w:val="•"/>
      <w:lvlJc w:val="left"/>
      <w:pPr>
        <w:ind w:left="2855" w:hanging="221"/>
      </w:pPr>
      <w:rPr>
        <w:rFonts w:hint="default"/>
        <w:lang w:val="en-US" w:eastAsia="en-US" w:bidi="ar-SA"/>
      </w:rPr>
    </w:lvl>
    <w:lvl w:ilvl="4" w:tplc="281ACCEA">
      <w:numFmt w:val="bullet"/>
      <w:lvlText w:val="•"/>
      <w:lvlJc w:val="left"/>
      <w:pPr>
        <w:ind w:left="3931" w:hanging="221"/>
      </w:pPr>
      <w:rPr>
        <w:rFonts w:hint="default"/>
        <w:lang w:val="en-US" w:eastAsia="en-US" w:bidi="ar-SA"/>
      </w:rPr>
    </w:lvl>
    <w:lvl w:ilvl="5" w:tplc="BFBCFF9E">
      <w:numFmt w:val="bullet"/>
      <w:lvlText w:val="•"/>
      <w:lvlJc w:val="left"/>
      <w:pPr>
        <w:ind w:left="5007" w:hanging="221"/>
      </w:pPr>
      <w:rPr>
        <w:rFonts w:hint="default"/>
        <w:lang w:val="en-US" w:eastAsia="en-US" w:bidi="ar-SA"/>
      </w:rPr>
    </w:lvl>
    <w:lvl w:ilvl="6" w:tplc="F21A619E">
      <w:numFmt w:val="bullet"/>
      <w:lvlText w:val="•"/>
      <w:lvlJc w:val="left"/>
      <w:pPr>
        <w:ind w:left="6083" w:hanging="221"/>
      </w:pPr>
      <w:rPr>
        <w:rFonts w:hint="default"/>
        <w:lang w:val="en-US" w:eastAsia="en-US" w:bidi="ar-SA"/>
      </w:rPr>
    </w:lvl>
    <w:lvl w:ilvl="7" w:tplc="53041316">
      <w:numFmt w:val="bullet"/>
      <w:lvlText w:val="•"/>
      <w:lvlJc w:val="left"/>
      <w:pPr>
        <w:ind w:left="7158" w:hanging="221"/>
      </w:pPr>
      <w:rPr>
        <w:rFonts w:hint="default"/>
        <w:lang w:val="en-US" w:eastAsia="en-US" w:bidi="ar-SA"/>
      </w:rPr>
    </w:lvl>
    <w:lvl w:ilvl="8" w:tplc="B0D6ADE8">
      <w:numFmt w:val="bullet"/>
      <w:lvlText w:val="•"/>
      <w:lvlJc w:val="left"/>
      <w:pPr>
        <w:ind w:left="8234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05C211E1"/>
    <w:multiLevelType w:val="hybridMultilevel"/>
    <w:tmpl w:val="54EC46CC"/>
    <w:lvl w:ilvl="0" w:tplc="7BE80FF6">
      <w:numFmt w:val="bullet"/>
      <w:lvlText w:val="●"/>
      <w:lvlJc w:val="left"/>
      <w:pPr>
        <w:ind w:left="1060" w:hanging="360"/>
      </w:pPr>
      <w:rPr>
        <w:rFonts w:hint="default"/>
        <w:w w:val="100"/>
        <w:lang w:val="en-US" w:eastAsia="en-US" w:bidi="ar-SA"/>
      </w:rPr>
    </w:lvl>
    <w:lvl w:ilvl="1" w:tplc="B2A870E2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2" w:tplc="FED603A6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3" w:tplc="6666B72A">
      <w:numFmt w:val="bullet"/>
      <w:lvlText w:val="•"/>
      <w:lvlJc w:val="left"/>
      <w:pPr>
        <w:ind w:left="3857" w:hanging="360"/>
      </w:pPr>
      <w:rPr>
        <w:rFonts w:hint="default"/>
        <w:lang w:val="en-US" w:eastAsia="en-US" w:bidi="ar-SA"/>
      </w:rPr>
    </w:lvl>
    <w:lvl w:ilvl="4" w:tplc="71E26E76">
      <w:numFmt w:val="bullet"/>
      <w:lvlText w:val="•"/>
      <w:lvlJc w:val="left"/>
      <w:pPr>
        <w:ind w:left="4790" w:hanging="360"/>
      </w:pPr>
      <w:rPr>
        <w:rFonts w:hint="default"/>
        <w:lang w:val="en-US" w:eastAsia="en-US" w:bidi="ar-SA"/>
      </w:rPr>
    </w:lvl>
    <w:lvl w:ilvl="5" w:tplc="2F88EB2A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35846DD8">
      <w:numFmt w:val="bullet"/>
      <w:lvlText w:val="•"/>
      <w:lvlJc w:val="left"/>
      <w:pPr>
        <w:ind w:left="6655" w:hanging="360"/>
      </w:pPr>
      <w:rPr>
        <w:rFonts w:hint="default"/>
        <w:lang w:val="en-US" w:eastAsia="en-US" w:bidi="ar-SA"/>
      </w:rPr>
    </w:lvl>
    <w:lvl w:ilvl="7" w:tplc="80E8B416">
      <w:numFmt w:val="bullet"/>
      <w:lvlText w:val="•"/>
      <w:lvlJc w:val="left"/>
      <w:pPr>
        <w:ind w:left="7588" w:hanging="360"/>
      </w:pPr>
      <w:rPr>
        <w:rFonts w:hint="default"/>
        <w:lang w:val="en-US" w:eastAsia="en-US" w:bidi="ar-SA"/>
      </w:rPr>
    </w:lvl>
    <w:lvl w:ilvl="8" w:tplc="1F741E12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1051DDC"/>
    <w:multiLevelType w:val="hybridMultilevel"/>
    <w:tmpl w:val="9496D854"/>
    <w:lvl w:ilvl="0" w:tplc="CC266DFC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548FD60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2" w:tplc="D8AA6A1A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3" w:tplc="05642E9C">
      <w:numFmt w:val="bullet"/>
      <w:lvlText w:val="•"/>
      <w:lvlJc w:val="left"/>
      <w:pPr>
        <w:ind w:left="3857" w:hanging="360"/>
      </w:pPr>
      <w:rPr>
        <w:rFonts w:hint="default"/>
        <w:lang w:val="en-US" w:eastAsia="en-US" w:bidi="ar-SA"/>
      </w:rPr>
    </w:lvl>
    <w:lvl w:ilvl="4" w:tplc="5D04D5A4">
      <w:numFmt w:val="bullet"/>
      <w:lvlText w:val="•"/>
      <w:lvlJc w:val="left"/>
      <w:pPr>
        <w:ind w:left="4790" w:hanging="360"/>
      </w:pPr>
      <w:rPr>
        <w:rFonts w:hint="default"/>
        <w:lang w:val="en-US" w:eastAsia="en-US" w:bidi="ar-SA"/>
      </w:rPr>
    </w:lvl>
    <w:lvl w:ilvl="5" w:tplc="895C31E2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29668AFE">
      <w:numFmt w:val="bullet"/>
      <w:lvlText w:val="•"/>
      <w:lvlJc w:val="left"/>
      <w:pPr>
        <w:ind w:left="6655" w:hanging="360"/>
      </w:pPr>
      <w:rPr>
        <w:rFonts w:hint="default"/>
        <w:lang w:val="en-US" w:eastAsia="en-US" w:bidi="ar-SA"/>
      </w:rPr>
    </w:lvl>
    <w:lvl w:ilvl="7" w:tplc="D6F4CDD0">
      <w:numFmt w:val="bullet"/>
      <w:lvlText w:val="•"/>
      <w:lvlJc w:val="left"/>
      <w:pPr>
        <w:ind w:left="7588" w:hanging="360"/>
      </w:pPr>
      <w:rPr>
        <w:rFonts w:hint="default"/>
        <w:lang w:val="en-US" w:eastAsia="en-US" w:bidi="ar-SA"/>
      </w:rPr>
    </w:lvl>
    <w:lvl w:ilvl="8" w:tplc="55E496D6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8AA73B6"/>
    <w:multiLevelType w:val="hybridMultilevel"/>
    <w:tmpl w:val="BCD6DF62"/>
    <w:lvl w:ilvl="0" w:tplc="2EFCF364">
      <w:numFmt w:val="bullet"/>
      <w:lvlText w:val="●"/>
      <w:lvlJc w:val="left"/>
      <w:pPr>
        <w:ind w:left="106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D276A264">
      <w:numFmt w:val="bullet"/>
      <w:lvlText w:val="○"/>
      <w:lvlJc w:val="left"/>
      <w:pPr>
        <w:ind w:left="178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686ED53A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B0FADF56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4" w:tplc="A3DEF518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5" w:tplc="6040E980">
      <w:numFmt w:val="bullet"/>
      <w:lvlText w:val="•"/>
      <w:lvlJc w:val="left"/>
      <w:pPr>
        <w:ind w:left="5604" w:hanging="360"/>
      </w:pPr>
      <w:rPr>
        <w:rFonts w:hint="default"/>
        <w:lang w:val="en-US" w:eastAsia="en-US" w:bidi="ar-SA"/>
      </w:rPr>
    </w:lvl>
    <w:lvl w:ilvl="6" w:tplc="9C1EA46C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7" w:tplc="65284D06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ar-SA"/>
      </w:rPr>
    </w:lvl>
    <w:lvl w:ilvl="8" w:tplc="5E36926C">
      <w:numFmt w:val="bullet"/>
      <w:lvlText w:val="•"/>
      <w:lvlJc w:val="left"/>
      <w:pPr>
        <w:ind w:left="847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33903CB"/>
    <w:multiLevelType w:val="hybridMultilevel"/>
    <w:tmpl w:val="4672DFAE"/>
    <w:lvl w:ilvl="0" w:tplc="96DC07FC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8D6CB30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2" w:tplc="7EFAB4D8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3" w:tplc="312E05CC">
      <w:numFmt w:val="bullet"/>
      <w:lvlText w:val="•"/>
      <w:lvlJc w:val="left"/>
      <w:pPr>
        <w:ind w:left="3857" w:hanging="360"/>
      </w:pPr>
      <w:rPr>
        <w:rFonts w:hint="default"/>
        <w:lang w:val="en-US" w:eastAsia="en-US" w:bidi="ar-SA"/>
      </w:rPr>
    </w:lvl>
    <w:lvl w:ilvl="4" w:tplc="E604BE98">
      <w:numFmt w:val="bullet"/>
      <w:lvlText w:val="•"/>
      <w:lvlJc w:val="left"/>
      <w:pPr>
        <w:ind w:left="4790" w:hanging="360"/>
      </w:pPr>
      <w:rPr>
        <w:rFonts w:hint="default"/>
        <w:lang w:val="en-US" w:eastAsia="en-US" w:bidi="ar-SA"/>
      </w:rPr>
    </w:lvl>
    <w:lvl w:ilvl="5" w:tplc="79D685A0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EAD45C3C">
      <w:numFmt w:val="bullet"/>
      <w:lvlText w:val="•"/>
      <w:lvlJc w:val="left"/>
      <w:pPr>
        <w:ind w:left="6655" w:hanging="360"/>
      </w:pPr>
      <w:rPr>
        <w:rFonts w:hint="default"/>
        <w:lang w:val="en-US" w:eastAsia="en-US" w:bidi="ar-SA"/>
      </w:rPr>
    </w:lvl>
    <w:lvl w:ilvl="7" w:tplc="D52A590C">
      <w:numFmt w:val="bullet"/>
      <w:lvlText w:val="•"/>
      <w:lvlJc w:val="left"/>
      <w:pPr>
        <w:ind w:left="7588" w:hanging="360"/>
      </w:pPr>
      <w:rPr>
        <w:rFonts w:hint="default"/>
        <w:lang w:val="en-US" w:eastAsia="en-US" w:bidi="ar-SA"/>
      </w:rPr>
    </w:lvl>
    <w:lvl w:ilvl="8" w:tplc="AC5E1580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6373533"/>
    <w:multiLevelType w:val="hybridMultilevel"/>
    <w:tmpl w:val="4636EB9C"/>
    <w:lvl w:ilvl="0" w:tplc="82C4FC8C">
      <w:start w:val="1"/>
      <w:numFmt w:val="decimal"/>
      <w:lvlText w:val="%1."/>
      <w:lvlJc w:val="left"/>
      <w:pPr>
        <w:ind w:left="608" w:hanging="269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7"/>
        <w:szCs w:val="27"/>
        <w:lang w:val="en-US" w:eastAsia="en-US" w:bidi="ar-SA"/>
      </w:rPr>
    </w:lvl>
    <w:lvl w:ilvl="1" w:tplc="3E162C18">
      <w:start w:val="1"/>
      <w:numFmt w:val="decimal"/>
      <w:lvlText w:val="%2."/>
      <w:lvlJc w:val="left"/>
      <w:pPr>
        <w:ind w:left="1060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en-US" w:eastAsia="en-US" w:bidi="ar-SA"/>
      </w:rPr>
    </w:lvl>
    <w:lvl w:ilvl="2" w:tplc="D8781694">
      <w:numFmt w:val="bullet"/>
      <w:lvlText w:val="○"/>
      <w:lvlJc w:val="left"/>
      <w:pPr>
        <w:ind w:left="178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 w:tplc="ACA2447A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4" w:tplc="76983BCA">
      <w:numFmt w:val="bullet"/>
      <w:lvlText w:val="•"/>
      <w:lvlJc w:val="left"/>
      <w:pPr>
        <w:ind w:left="3931" w:hanging="360"/>
      </w:pPr>
      <w:rPr>
        <w:rFonts w:hint="default"/>
        <w:lang w:val="en-US" w:eastAsia="en-US" w:bidi="ar-SA"/>
      </w:rPr>
    </w:lvl>
    <w:lvl w:ilvl="5" w:tplc="301C04E0">
      <w:numFmt w:val="bullet"/>
      <w:lvlText w:val="•"/>
      <w:lvlJc w:val="left"/>
      <w:pPr>
        <w:ind w:left="5007" w:hanging="360"/>
      </w:pPr>
      <w:rPr>
        <w:rFonts w:hint="default"/>
        <w:lang w:val="en-US" w:eastAsia="en-US" w:bidi="ar-SA"/>
      </w:rPr>
    </w:lvl>
    <w:lvl w:ilvl="6" w:tplc="7804D462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572CA2A6">
      <w:numFmt w:val="bullet"/>
      <w:lvlText w:val="•"/>
      <w:lvlJc w:val="left"/>
      <w:pPr>
        <w:ind w:left="7158" w:hanging="360"/>
      </w:pPr>
      <w:rPr>
        <w:rFonts w:hint="default"/>
        <w:lang w:val="en-US" w:eastAsia="en-US" w:bidi="ar-SA"/>
      </w:rPr>
    </w:lvl>
    <w:lvl w:ilvl="8" w:tplc="40B0300E">
      <w:numFmt w:val="bullet"/>
      <w:lvlText w:val="•"/>
      <w:lvlJc w:val="left"/>
      <w:pPr>
        <w:ind w:left="823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861515B"/>
    <w:multiLevelType w:val="hybridMultilevel"/>
    <w:tmpl w:val="93965BB2"/>
    <w:lvl w:ilvl="0" w:tplc="490A62E2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3D0BF66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2" w:tplc="20ACE326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3" w:tplc="E160DB50">
      <w:numFmt w:val="bullet"/>
      <w:lvlText w:val="•"/>
      <w:lvlJc w:val="left"/>
      <w:pPr>
        <w:ind w:left="3857" w:hanging="360"/>
      </w:pPr>
      <w:rPr>
        <w:rFonts w:hint="default"/>
        <w:lang w:val="en-US" w:eastAsia="en-US" w:bidi="ar-SA"/>
      </w:rPr>
    </w:lvl>
    <w:lvl w:ilvl="4" w:tplc="2B000A3E">
      <w:numFmt w:val="bullet"/>
      <w:lvlText w:val="•"/>
      <w:lvlJc w:val="left"/>
      <w:pPr>
        <w:ind w:left="4790" w:hanging="360"/>
      </w:pPr>
      <w:rPr>
        <w:rFonts w:hint="default"/>
        <w:lang w:val="en-US" w:eastAsia="en-US" w:bidi="ar-SA"/>
      </w:rPr>
    </w:lvl>
    <w:lvl w:ilvl="5" w:tplc="5EF688E6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42DA33A6">
      <w:numFmt w:val="bullet"/>
      <w:lvlText w:val="•"/>
      <w:lvlJc w:val="left"/>
      <w:pPr>
        <w:ind w:left="6655" w:hanging="360"/>
      </w:pPr>
      <w:rPr>
        <w:rFonts w:hint="default"/>
        <w:lang w:val="en-US" w:eastAsia="en-US" w:bidi="ar-SA"/>
      </w:rPr>
    </w:lvl>
    <w:lvl w:ilvl="7" w:tplc="F31E8E0A">
      <w:numFmt w:val="bullet"/>
      <w:lvlText w:val="•"/>
      <w:lvlJc w:val="left"/>
      <w:pPr>
        <w:ind w:left="7588" w:hanging="360"/>
      </w:pPr>
      <w:rPr>
        <w:rFonts w:hint="default"/>
        <w:lang w:val="en-US" w:eastAsia="en-US" w:bidi="ar-SA"/>
      </w:rPr>
    </w:lvl>
    <w:lvl w:ilvl="8" w:tplc="768A04F6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0223894"/>
    <w:multiLevelType w:val="hybridMultilevel"/>
    <w:tmpl w:val="90F8033E"/>
    <w:lvl w:ilvl="0" w:tplc="ABBCF10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D70103E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2" w:tplc="8FD8ED3C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3" w:tplc="CF0EF9B0">
      <w:numFmt w:val="bullet"/>
      <w:lvlText w:val="•"/>
      <w:lvlJc w:val="left"/>
      <w:pPr>
        <w:ind w:left="3857" w:hanging="360"/>
      </w:pPr>
      <w:rPr>
        <w:rFonts w:hint="default"/>
        <w:lang w:val="en-US" w:eastAsia="en-US" w:bidi="ar-SA"/>
      </w:rPr>
    </w:lvl>
    <w:lvl w:ilvl="4" w:tplc="8ECEEA2C">
      <w:numFmt w:val="bullet"/>
      <w:lvlText w:val="•"/>
      <w:lvlJc w:val="left"/>
      <w:pPr>
        <w:ind w:left="4790" w:hanging="360"/>
      </w:pPr>
      <w:rPr>
        <w:rFonts w:hint="default"/>
        <w:lang w:val="en-US" w:eastAsia="en-US" w:bidi="ar-SA"/>
      </w:rPr>
    </w:lvl>
    <w:lvl w:ilvl="5" w:tplc="2A86CFB2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6B062518">
      <w:numFmt w:val="bullet"/>
      <w:lvlText w:val="•"/>
      <w:lvlJc w:val="left"/>
      <w:pPr>
        <w:ind w:left="6655" w:hanging="360"/>
      </w:pPr>
      <w:rPr>
        <w:rFonts w:hint="default"/>
        <w:lang w:val="en-US" w:eastAsia="en-US" w:bidi="ar-SA"/>
      </w:rPr>
    </w:lvl>
    <w:lvl w:ilvl="7" w:tplc="66F8B778">
      <w:numFmt w:val="bullet"/>
      <w:lvlText w:val="•"/>
      <w:lvlJc w:val="left"/>
      <w:pPr>
        <w:ind w:left="7588" w:hanging="360"/>
      </w:pPr>
      <w:rPr>
        <w:rFonts w:hint="default"/>
        <w:lang w:val="en-US" w:eastAsia="en-US" w:bidi="ar-SA"/>
      </w:rPr>
    </w:lvl>
    <w:lvl w:ilvl="8" w:tplc="1654FAAC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B82289A"/>
    <w:multiLevelType w:val="hybridMultilevel"/>
    <w:tmpl w:val="A53ED6D4"/>
    <w:lvl w:ilvl="0" w:tplc="207A4DF0">
      <w:start w:val="4"/>
      <w:numFmt w:val="decimal"/>
      <w:lvlText w:val="%1."/>
      <w:lvlJc w:val="left"/>
      <w:pPr>
        <w:ind w:left="608" w:hanging="269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7"/>
        <w:szCs w:val="27"/>
        <w:lang w:val="en-US" w:eastAsia="en-US" w:bidi="ar-SA"/>
      </w:rPr>
    </w:lvl>
    <w:lvl w:ilvl="1" w:tplc="5654332C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8946C8DC">
      <w:numFmt w:val="bullet"/>
      <w:lvlText w:val="•"/>
      <w:lvlJc w:val="left"/>
      <w:pPr>
        <w:ind w:left="2096" w:hanging="360"/>
      </w:pPr>
      <w:rPr>
        <w:rFonts w:hint="default"/>
        <w:lang w:val="en-US" w:eastAsia="en-US" w:bidi="ar-SA"/>
      </w:rPr>
    </w:lvl>
    <w:lvl w:ilvl="3" w:tplc="25347D54">
      <w:numFmt w:val="bullet"/>
      <w:lvlText w:val="•"/>
      <w:lvlJc w:val="left"/>
      <w:pPr>
        <w:ind w:left="3132" w:hanging="360"/>
      </w:pPr>
      <w:rPr>
        <w:rFonts w:hint="default"/>
        <w:lang w:val="en-US" w:eastAsia="en-US" w:bidi="ar-SA"/>
      </w:rPr>
    </w:lvl>
    <w:lvl w:ilvl="4" w:tplc="83E205F4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5" w:tplc="DEB8D6DA">
      <w:numFmt w:val="bullet"/>
      <w:lvlText w:val="•"/>
      <w:lvlJc w:val="left"/>
      <w:pPr>
        <w:ind w:left="5204" w:hanging="360"/>
      </w:pPr>
      <w:rPr>
        <w:rFonts w:hint="default"/>
        <w:lang w:val="en-US" w:eastAsia="en-US" w:bidi="ar-SA"/>
      </w:rPr>
    </w:lvl>
    <w:lvl w:ilvl="6" w:tplc="243EA5D4">
      <w:numFmt w:val="bullet"/>
      <w:lvlText w:val="•"/>
      <w:lvlJc w:val="left"/>
      <w:pPr>
        <w:ind w:left="6241" w:hanging="360"/>
      </w:pPr>
      <w:rPr>
        <w:rFonts w:hint="default"/>
        <w:lang w:val="en-US" w:eastAsia="en-US" w:bidi="ar-SA"/>
      </w:rPr>
    </w:lvl>
    <w:lvl w:ilvl="7" w:tplc="5C6AA6BE">
      <w:numFmt w:val="bullet"/>
      <w:lvlText w:val="•"/>
      <w:lvlJc w:val="left"/>
      <w:pPr>
        <w:ind w:left="7277" w:hanging="360"/>
      </w:pPr>
      <w:rPr>
        <w:rFonts w:hint="default"/>
        <w:lang w:val="en-US" w:eastAsia="en-US" w:bidi="ar-SA"/>
      </w:rPr>
    </w:lvl>
    <w:lvl w:ilvl="8" w:tplc="4ADC48D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FA1490C"/>
    <w:multiLevelType w:val="hybridMultilevel"/>
    <w:tmpl w:val="0752173A"/>
    <w:lvl w:ilvl="0" w:tplc="52608B62">
      <w:numFmt w:val="bullet"/>
      <w:lvlText w:val="-"/>
      <w:lvlJc w:val="left"/>
      <w:pPr>
        <w:ind w:left="1352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9D704A0E">
      <w:numFmt w:val="bullet"/>
      <w:lvlText w:val="•"/>
      <w:lvlJc w:val="left"/>
      <w:pPr>
        <w:ind w:left="2262" w:hanging="128"/>
      </w:pPr>
      <w:rPr>
        <w:rFonts w:hint="default"/>
        <w:lang w:val="en-US" w:eastAsia="en-US" w:bidi="ar-SA"/>
      </w:rPr>
    </w:lvl>
    <w:lvl w:ilvl="2" w:tplc="534293DC">
      <w:numFmt w:val="bullet"/>
      <w:lvlText w:val="•"/>
      <w:lvlJc w:val="left"/>
      <w:pPr>
        <w:ind w:left="3165" w:hanging="128"/>
      </w:pPr>
      <w:rPr>
        <w:rFonts w:hint="default"/>
        <w:lang w:val="en-US" w:eastAsia="en-US" w:bidi="ar-SA"/>
      </w:rPr>
    </w:lvl>
    <w:lvl w:ilvl="3" w:tplc="DCC0460C">
      <w:numFmt w:val="bullet"/>
      <w:lvlText w:val="•"/>
      <w:lvlJc w:val="left"/>
      <w:pPr>
        <w:ind w:left="4067" w:hanging="128"/>
      </w:pPr>
      <w:rPr>
        <w:rFonts w:hint="default"/>
        <w:lang w:val="en-US" w:eastAsia="en-US" w:bidi="ar-SA"/>
      </w:rPr>
    </w:lvl>
    <w:lvl w:ilvl="4" w:tplc="C736E278">
      <w:numFmt w:val="bullet"/>
      <w:lvlText w:val="•"/>
      <w:lvlJc w:val="left"/>
      <w:pPr>
        <w:ind w:left="4970" w:hanging="128"/>
      </w:pPr>
      <w:rPr>
        <w:rFonts w:hint="default"/>
        <w:lang w:val="en-US" w:eastAsia="en-US" w:bidi="ar-SA"/>
      </w:rPr>
    </w:lvl>
    <w:lvl w:ilvl="5" w:tplc="988C9800">
      <w:numFmt w:val="bullet"/>
      <w:lvlText w:val="•"/>
      <w:lvlJc w:val="left"/>
      <w:pPr>
        <w:ind w:left="5873" w:hanging="128"/>
      </w:pPr>
      <w:rPr>
        <w:rFonts w:hint="default"/>
        <w:lang w:val="en-US" w:eastAsia="en-US" w:bidi="ar-SA"/>
      </w:rPr>
    </w:lvl>
    <w:lvl w:ilvl="6" w:tplc="C9508C06">
      <w:numFmt w:val="bullet"/>
      <w:lvlText w:val="•"/>
      <w:lvlJc w:val="left"/>
      <w:pPr>
        <w:ind w:left="6775" w:hanging="128"/>
      </w:pPr>
      <w:rPr>
        <w:rFonts w:hint="default"/>
        <w:lang w:val="en-US" w:eastAsia="en-US" w:bidi="ar-SA"/>
      </w:rPr>
    </w:lvl>
    <w:lvl w:ilvl="7" w:tplc="4D2263DC">
      <w:numFmt w:val="bullet"/>
      <w:lvlText w:val="•"/>
      <w:lvlJc w:val="left"/>
      <w:pPr>
        <w:ind w:left="7678" w:hanging="128"/>
      </w:pPr>
      <w:rPr>
        <w:rFonts w:hint="default"/>
        <w:lang w:val="en-US" w:eastAsia="en-US" w:bidi="ar-SA"/>
      </w:rPr>
    </w:lvl>
    <w:lvl w:ilvl="8" w:tplc="769E25DE">
      <w:numFmt w:val="bullet"/>
      <w:lvlText w:val="•"/>
      <w:lvlJc w:val="left"/>
      <w:pPr>
        <w:ind w:left="8580" w:hanging="128"/>
      </w:pPr>
      <w:rPr>
        <w:rFonts w:hint="default"/>
        <w:lang w:val="en-US" w:eastAsia="en-US" w:bidi="ar-SA"/>
      </w:rPr>
    </w:lvl>
  </w:abstractNum>
  <w:abstractNum w:abstractNumId="10" w15:restartNumberingAfterBreak="0">
    <w:nsid w:val="4AC4760F"/>
    <w:multiLevelType w:val="hybridMultilevel"/>
    <w:tmpl w:val="EE2E0D3A"/>
    <w:lvl w:ilvl="0" w:tplc="CB983BBC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6299A0">
      <w:numFmt w:val="bullet"/>
      <w:lvlText w:val="○"/>
      <w:lvlJc w:val="left"/>
      <w:pPr>
        <w:ind w:left="178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18087022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2C5C1E04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4" w:tplc="C9C2B822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5" w:tplc="6CCC2538">
      <w:numFmt w:val="bullet"/>
      <w:lvlText w:val="•"/>
      <w:lvlJc w:val="left"/>
      <w:pPr>
        <w:ind w:left="5604" w:hanging="360"/>
      </w:pPr>
      <w:rPr>
        <w:rFonts w:hint="default"/>
        <w:lang w:val="en-US" w:eastAsia="en-US" w:bidi="ar-SA"/>
      </w:rPr>
    </w:lvl>
    <w:lvl w:ilvl="6" w:tplc="4F388798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7" w:tplc="4EEC453C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ar-SA"/>
      </w:rPr>
    </w:lvl>
    <w:lvl w:ilvl="8" w:tplc="9A367B22">
      <w:numFmt w:val="bullet"/>
      <w:lvlText w:val="•"/>
      <w:lvlJc w:val="left"/>
      <w:pPr>
        <w:ind w:left="847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1AD2126"/>
    <w:multiLevelType w:val="hybridMultilevel"/>
    <w:tmpl w:val="BD448130"/>
    <w:lvl w:ilvl="0" w:tplc="B714136C">
      <w:numFmt w:val="bullet"/>
      <w:lvlText w:val="●"/>
      <w:lvlJc w:val="left"/>
      <w:pPr>
        <w:ind w:left="106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64AC7A74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2" w:tplc="1F9AD446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3" w:tplc="3AE83CF4">
      <w:numFmt w:val="bullet"/>
      <w:lvlText w:val="•"/>
      <w:lvlJc w:val="left"/>
      <w:pPr>
        <w:ind w:left="3857" w:hanging="360"/>
      </w:pPr>
      <w:rPr>
        <w:rFonts w:hint="default"/>
        <w:lang w:val="en-US" w:eastAsia="en-US" w:bidi="ar-SA"/>
      </w:rPr>
    </w:lvl>
    <w:lvl w:ilvl="4" w:tplc="ED7C654E">
      <w:numFmt w:val="bullet"/>
      <w:lvlText w:val="•"/>
      <w:lvlJc w:val="left"/>
      <w:pPr>
        <w:ind w:left="4790" w:hanging="360"/>
      </w:pPr>
      <w:rPr>
        <w:rFonts w:hint="default"/>
        <w:lang w:val="en-US" w:eastAsia="en-US" w:bidi="ar-SA"/>
      </w:rPr>
    </w:lvl>
    <w:lvl w:ilvl="5" w:tplc="E5D2317A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66AC5E68">
      <w:numFmt w:val="bullet"/>
      <w:lvlText w:val="•"/>
      <w:lvlJc w:val="left"/>
      <w:pPr>
        <w:ind w:left="6655" w:hanging="360"/>
      </w:pPr>
      <w:rPr>
        <w:rFonts w:hint="default"/>
        <w:lang w:val="en-US" w:eastAsia="en-US" w:bidi="ar-SA"/>
      </w:rPr>
    </w:lvl>
    <w:lvl w:ilvl="7" w:tplc="14D69EDA">
      <w:numFmt w:val="bullet"/>
      <w:lvlText w:val="•"/>
      <w:lvlJc w:val="left"/>
      <w:pPr>
        <w:ind w:left="7588" w:hanging="360"/>
      </w:pPr>
      <w:rPr>
        <w:rFonts w:hint="default"/>
        <w:lang w:val="en-US" w:eastAsia="en-US" w:bidi="ar-SA"/>
      </w:rPr>
    </w:lvl>
    <w:lvl w:ilvl="8" w:tplc="8722B5E8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C647A25"/>
    <w:multiLevelType w:val="hybridMultilevel"/>
    <w:tmpl w:val="4CA24F84"/>
    <w:lvl w:ilvl="0" w:tplc="FC96A146">
      <w:numFmt w:val="bullet"/>
      <w:lvlText w:val="●"/>
      <w:lvlJc w:val="left"/>
      <w:pPr>
        <w:ind w:left="106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6DEC6C8A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2" w:tplc="849E349E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3" w:tplc="10B65BC6">
      <w:numFmt w:val="bullet"/>
      <w:lvlText w:val="•"/>
      <w:lvlJc w:val="left"/>
      <w:pPr>
        <w:ind w:left="3857" w:hanging="360"/>
      </w:pPr>
      <w:rPr>
        <w:rFonts w:hint="default"/>
        <w:lang w:val="en-US" w:eastAsia="en-US" w:bidi="ar-SA"/>
      </w:rPr>
    </w:lvl>
    <w:lvl w:ilvl="4" w:tplc="14624EFA">
      <w:numFmt w:val="bullet"/>
      <w:lvlText w:val="•"/>
      <w:lvlJc w:val="left"/>
      <w:pPr>
        <w:ind w:left="4790" w:hanging="360"/>
      </w:pPr>
      <w:rPr>
        <w:rFonts w:hint="default"/>
        <w:lang w:val="en-US" w:eastAsia="en-US" w:bidi="ar-SA"/>
      </w:rPr>
    </w:lvl>
    <w:lvl w:ilvl="5" w:tplc="479E0C00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D1FAED74">
      <w:numFmt w:val="bullet"/>
      <w:lvlText w:val="•"/>
      <w:lvlJc w:val="left"/>
      <w:pPr>
        <w:ind w:left="6655" w:hanging="360"/>
      </w:pPr>
      <w:rPr>
        <w:rFonts w:hint="default"/>
        <w:lang w:val="en-US" w:eastAsia="en-US" w:bidi="ar-SA"/>
      </w:rPr>
    </w:lvl>
    <w:lvl w:ilvl="7" w:tplc="37309314">
      <w:numFmt w:val="bullet"/>
      <w:lvlText w:val="•"/>
      <w:lvlJc w:val="left"/>
      <w:pPr>
        <w:ind w:left="7588" w:hanging="360"/>
      </w:pPr>
      <w:rPr>
        <w:rFonts w:hint="default"/>
        <w:lang w:val="en-US" w:eastAsia="en-US" w:bidi="ar-SA"/>
      </w:rPr>
    </w:lvl>
    <w:lvl w:ilvl="8" w:tplc="DC264C48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E296063"/>
    <w:multiLevelType w:val="hybridMultilevel"/>
    <w:tmpl w:val="2862A94E"/>
    <w:lvl w:ilvl="0" w:tplc="B18263DA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130B43E">
      <w:numFmt w:val="bullet"/>
      <w:lvlText w:val="○"/>
      <w:lvlJc w:val="left"/>
      <w:pPr>
        <w:ind w:left="178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20BC3E58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2242AA4C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4" w:tplc="9FF4ED18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5" w:tplc="5F6640B6">
      <w:numFmt w:val="bullet"/>
      <w:lvlText w:val="•"/>
      <w:lvlJc w:val="left"/>
      <w:pPr>
        <w:ind w:left="5604" w:hanging="360"/>
      </w:pPr>
      <w:rPr>
        <w:rFonts w:hint="default"/>
        <w:lang w:val="en-US" w:eastAsia="en-US" w:bidi="ar-SA"/>
      </w:rPr>
    </w:lvl>
    <w:lvl w:ilvl="6" w:tplc="EBE67F66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7" w:tplc="E7C03B92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ar-SA"/>
      </w:rPr>
    </w:lvl>
    <w:lvl w:ilvl="8" w:tplc="C2CCAFEA">
      <w:numFmt w:val="bullet"/>
      <w:lvlText w:val="•"/>
      <w:lvlJc w:val="left"/>
      <w:pPr>
        <w:ind w:left="8473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A250FB"/>
    <w:multiLevelType w:val="hybridMultilevel"/>
    <w:tmpl w:val="C6E6EC50"/>
    <w:lvl w:ilvl="0" w:tplc="520E3316">
      <w:numFmt w:val="bullet"/>
      <w:lvlText w:val="●"/>
      <w:lvlJc w:val="left"/>
      <w:pPr>
        <w:ind w:left="106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3990AD4A">
      <w:numFmt w:val="bullet"/>
      <w:lvlText w:val="○"/>
      <w:lvlJc w:val="left"/>
      <w:pPr>
        <w:ind w:left="178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69901976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41804A3E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4" w:tplc="93C45896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5" w:tplc="DA8E3868">
      <w:numFmt w:val="bullet"/>
      <w:lvlText w:val="•"/>
      <w:lvlJc w:val="left"/>
      <w:pPr>
        <w:ind w:left="5604" w:hanging="360"/>
      </w:pPr>
      <w:rPr>
        <w:rFonts w:hint="default"/>
        <w:lang w:val="en-US" w:eastAsia="en-US" w:bidi="ar-SA"/>
      </w:rPr>
    </w:lvl>
    <w:lvl w:ilvl="6" w:tplc="7DCED7DC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7" w:tplc="B32E9FE8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ar-SA"/>
      </w:rPr>
    </w:lvl>
    <w:lvl w:ilvl="8" w:tplc="F34067B6">
      <w:numFmt w:val="bullet"/>
      <w:lvlText w:val="•"/>
      <w:lvlJc w:val="left"/>
      <w:pPr>
        <w:ind w:left="84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4041955"/>
    <w:multiLevelType w:val="hybridMultilevel"/>
    <w:tmpl w:val="26981978"/>
    <w:lvl w:ilvl="0" w:tplc="63C27580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B18AE4C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2" w:tplc="2444C492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3" w:tplc="98521068">
      <w:numFmt w:val="bullet"/>
      <w:lvlText w:val="•"/>
      <w:lvlJc w:val="left"/>
      <w:pPr>
        <w:ind w:left="3857" w:hanging="360"/>
      </w:pPr>
      <w:rPr>
        <w:rFonts w:hint="default"/>
        <w:lang w:val="en-US" w:eastAsia="en-US" w:bidi="ar-SA"/>
      </w:rPr>
    </w:lvl>
    <w:lvl w:ilvl="4" w:tplc="D67ABA72">
      <w:numFmt w:val="bullet"/>
      <w:lvlText w:val="•"/>
      <w:lvlJc w:val="left"/>
      <w:pPr>
        <w:ind w:left="4790" w:hanging="360"/>
      </w:pPr>
      <w:rPr>
        <w:rFonts w:hint="default"/>
        <w:lang w:val="en-US" w:eastAsia="en-US" w:bidi="ar-SA"/>
      </w:rPr>
    </w:lvl>
    <w:lvl w:ilvl="5" w:tplc="1BE220F4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BB5C66C2">
      <w:numFmt w:val="bullet"/>
      <w:lvlText w:val="•"/>
      <w:lvlJc w:val="left"/>
      <w:pPr>
        <w:ind w:left="6655" w:hanging="360"/>
      </w:pPr>
      <w:rPr>
        <w:rFonts w:hint="default"/>
        <w:lang w:val="en-US" w:eastAsia="en-US" w:bidi="ar-SA"/>
      </w:rPr>
    </w:lvl>
    <w:lvl w:ilvl="7" w:tplc="9BD6D8F6">
      <w:numFmt w:val="bullet"/>
      <w:lvlText w:val="•"/>
      <w:lvlJc w:val="left"/>
      <w:pPr>
        <w:ind w:left="7588" w:hanging="360"/>
      </w:pPr>
      <w:rPr>
        <w:rFonts w:hint="default"/>
        <w:lang w:val="en-US" w:eastAsia="en-US" w:bidi="ar-SA"/>
      </w:rPr>
    </w:lvl>
    <w:lvl w:ilvl="8" w:tplc="E5C2CE9A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8164020"/>
    <w:multiLevelType w:val="hybridMultilevel"/>
    <w:tmpl w:val="B23AE0A2"/>
    <w:lvl w:ilvl="0" w:tplc="65062004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01CAE34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2" w:tplc="B5FC304C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3" w:tplc="32F08AD6">
      <w:numFmt w:val="bullet"/>
      <w:lvlText w:val="•"/>
      <w:lvlJc w:val="left"/>
      <w:pPr>
        <w:ind w:left="3857" w:hanging="360"/>
      </w:pPr>
      <w:rPr>
        <w:rFonts w:hint="default"/>
        <w:lang w:val="en-US" w:eastAsia="en-US" w:bidi="ar-SA"/>
      </w:rPr>
    </w:lvl>
    <w:lvl w:ilvl="4" w:tplc="A37404EE">
      <w:numFmt w:val="bullet"/>
      <w:lvlText w:val="•"/>
      <w:lvlJc w:val="left"/>
      <w:pPr>
        <w:ind w:left="4790" w:hanging="360"/>
      </w:pPr>
      <w:rPr>
        <w:rFonts w:hint="default"/>
        <w:lang w:val="en-US" w:eastAsia="en-US" w:bidi="ar-SA"/>
      </w:rPr>
    </w:lvl>
    <w:lvl w:ilvl="5" w:tplc="57AE1E12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F640A096">
      <w:numFmt w:val="bullet"/>
      <w:lvlText w:val="•"/>
      <w:lvlJc w:val="left"/>
      <w:pPr>
        <w:ind w:left="6655" w:hanging="360"/>
      </w:pPr>
      <w:rPr>
        <w:rFonts w:hint="default"/>
        <w:lang w:val="en-US" w:eastAsia="en-US" w:bidi="ar-SA"/>
      </w:rPr>
    </w:lvl>
    <w:lvl w:ilvl="7" w:tplc="3E3E3F0C">
      <w:numFmt w:val="bullet"/>
      <w:lvlText w:val="•"/>
      <w:lvlJc w:val="left"/>
      <w:pPr>
        <w:ind w:left="7588" w:hanging="360"/>
      </w:pPr>
      <w:rPr>
        <w:rFonts w:hint="default"/>
        <w:lang w:val="en-US" w:eastAsia="en-US" w:bidi="ar-SA"/>
      </w:rPr>
    </w:lvl>
    <w:lvl w:ilvl="8" w:tplc="32204880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ED8669F"/>
    <w:multiLevelType w:val="hybridMultilevel"/>
    <w:tmpl w:val="6C1020DE"/>
    <w:lvl w:ilvl="0" w:tplc="4830D262">
      <w:numFmt w:val="bullet"/>
      <w:lvlText w:val="o"/>
      <w:lvlJc w:val="left"/>
      <w:pPr>
        <w:ind w:left="178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1" w:tplc="A080C49C">
      <w:numFmt w:val="bullet"/>
      <w:lvlText w:val=""/>
      <w:lvlJc w:val="left"/>
      <w:pPr>
        <w:ind w:left="2500" w:hanging="360"/>
      </w:pPr>
      <w:rPr>
        <w:rFonts w:ascii="Wingdings" w:eastAsia="Wingdings" w:hAnsi="Wingdings" w:cs="Wingdings" w:hint="default"/>
        <w:color w:val="30849B"/>
        <w:w w:val="100"/>
        <w:sz w:val="22"/>
        <w:szCs w:val="22"/>
        <w:lang w:val="en-US" w:eastAsia="en-US" w:bidi="ar-SA"/>
      </w:rPr>
    </w:lvl>
    <w:lvl w:ilvl="2" w:tplc="51383810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3" w:tplc="49826B86"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4" w:tplc="960E4042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5" w:tplc="B688ECF8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6" w:tplc="8A660DF0">
      <w:numFmt w:val="bullet"/>
      <w:lvlText w:val="•"/>
      <w:lvlJc w:val="left"/>
      <w:pPr>
        <w:ind w:left="6881" w:hanging="360"/>
      </w:pPr>
      <w:rPr>
        <w:rFonts w:hint="default"/>
        <w:lang w:val="en-US" w:eastAsia="en-US" w:bidi="ar-SA"/>
      </w:rPr>
    </w:lvl>
    <w:lvl w:ilvl="7" w:tplc="0EA661CE">
      <w:numFmt w:val="bullet"/>
      <w:lvlText w:val="•"/>
      <w:lvlJc w:val="left"/>
      <w:pPr>
        <w:ind w:left="7757" w:hanging="360"/>
      </w:pPr>
      <w:rPr>
        <w:rFonts w:hint="default"/>
        <w:lang w:val="en-US" w:eastAsia="en-US" w:bidi="ar-SA"/>
      </w:rPr>
    </w:lvl>
    <w:lvl w:ilvl="8" w:tplc="B5425D88">
      <w:numFmt w:val="bullet"/>
      <w:lvlText w:val="•"/>
      <w:lvlJc w:val="left"/>
      <w:pPr>
        <w:ind w:left="8633" w:hanging="360"/>
      </w:pPr>
      <w:rPr>
        <w:rFonts w:hint="default"/>
        <w:lang w:val="en-US" w:eastAsia="en-US" w:bidi="ar-SA"/>
      </w:rPr>
    </w:lvl>
  </w:abstractNum>
  <w:num w:numId="1" w16cid:durableId="1861233320">
    <w:abstractNumId w:val="1"/>
  </w:num>
  <w:num w:numId="2" w16cid:durableId="749430585">
    <w:abstractNumId w:val="14"/>
  </w:num>
  <w:num w:numId="3" w16cid:durableId="925765666">
    <w:abstractNumId w:val="11"/>
  </w:num>
  <w:num w:numId="4" w16cid:durableId="1960530485">
    <w:abstractNumId w:val="12"/>
  </w:num>
  <w:num w:numId="5" w16cid:durableId="913592130">
    <w:abstractNumId w:val="6"/>
  </w:num>
  <w:num w:numId="6" w16cid:durableId="75637993">
    <w:abstractNumId w:val="3"/>
  </w:num>
  <w:num w:numId="7" w16cid:durableId="318849352">
    <w:abstractNumId w:val="16"/>
  </w:num>
  <w:num w:numId="8" w16cid:durableId="872424220">
    <w:abstractNumId w:val="7"/>
  </w:num>
  <w:num w:numId="9" w16cid:durableId="402917719">
    <w:abstractNumId w:val="15"/>
  </w:num>
  <w:num w:numId="10" w16cid:durableId="603804201">
    <w:abstractNumId w:val="13"/>
  </w:num>
  <w:num w:numId="11" w16cid:durableId="830801057">
    <w:abstractNumId w:val="17"/>
  </w:num>
  <w:num w:numId="12" w16cid:durableId="823277985">
    <w:abstractNumId w:val="10"/>
  </w:num>
  <w:num w:numId="13" w16cid:durableId="1227230008">
    <w:abstractNumId w:val="5"/>
  </w:num>
  <w:num w:numId="14" w16cid:durableId="1484345926">
    <w:abstractNumId w:val="8"/>
  </w:num>
  <w:num w:numId="15" w16cid:durableId="1438138580">
    <w:abstractNumId w:val="4"/>
  </w:num>
  <w:num w:numId="16" w16cid:durableId="537937652">
    <w:abstractNumId w:val="9"/>
  </w:num>
  <w:num w:numId="17" w16cid:durableId="194468844">
    <w:abstractNumId w:val="0"/>
  </w:num>
  <w:num w:numId="18" w16cid:durableId="1952739220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eevan Joy Pious">
    <w15:presenceInfo w15:providerId="AD" w15:userId="S::jeevan.pious@cyrix.in::84eb8caa-51f6-441f-b237-a9080957e57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7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1864"/>
    <w:rsid w:val="000110B5"/>
    <w:rsid w:val="000127F0"/>
    <w:rsid w:val="00052E00"/>
    <w:rsid w:val="000D644B"/>
    <w:rsid w:val="000D7001"/>
    <w:rsid w:val="00121864"/>
    <w:rsid w:val="001523C9"/>
    <w:rsid w:val="00181049"/>
    <w:rsid w:val="001943F2"/>
    <w:rsid w:val="001B028E"/>
    <w:rsid w:val="001C187F"/>
    <w:rsid w:val="003744C6"/>
    <w:rsid w:val="003A546D"/>
    <w:rsid w:val="003F722D"/>
    <w:rsid w:val="004147F0"/>
    <w:rsid w:val="004B0048"/>
    <w:rsid w:val="004F0A02"/>
    <w:rsid w:val="004F1452"/>
    <w:rsid w:val="004F24E1"/>
    <w:rsid w:val="004F6DAB"/>
    <w:rsid w:val="00513D19"/>
    <w:rsid w:val="0053058A"/>
    <w:rsid w:val="00533A0C"/>
    <w:rsid w:val="00572DD2"/>
    <w:rsid w:val="005A48E4"/>
    <w:rsid w:val="005B7E1F"/>
    <w:rsid w:val="005D3CE8"/>
    <w:rsid w:val="006E6026"/>
    <w:rsid w:val="007A72E3"/>
    <w:rsid w:val="007B2C1B"/>
    <w:rsid w:val="00842130"/>
    <w:rsid w:val="00872FD5"/>
    <w:rsid w:val="008C680D"/>
    <w:rsid w:val="00943E56"/>
    <w:rsid w:val="0096198D"/>
    <w:rsid w:val="009825E2"/>
    <w:rsid w:val="009859B7"/>
    <w:rsid w:val="009A0DC1"/>
    <w:rsid w:val="009E4658"/>
    <w:rsid w:val="009E4A0B"/>
    <w:rsid w:val="00A20646"/>
    <w:rsid w:val="00A71B60"/>
    <w:rsid w:val="00AA26AC"/>
    <w:rsid w:val="00AA7BDA"/>
    <w:rsid w:val="00AB37B0"/>
    <w:rsid w:val="00AC71DB"/>
    <w:rsid w:val="00AE03DD"/>
    <w:rsid w:val="00B90132"/>
    <w:rsid w:val="00BA7893"/>
    <w:rsid w:val="00BB1BAC"/>
    <w:rsid w:val="00BE332E"/>
    <w:rsid w:val="00C33624"/>
    <w:rsid w:val="00C34048"/>
    <w:rsid w:val="00C86CD7"/>
    <w:rsid w:val="00CC4526"/>
    <w:rsid w:val="00CF16A0"/>
    <w:rsid w:val="00D32E43"/>
    <w:rsid w:val="00D4030F"/>
    <w:rsid w:val="00D53521"/>
    <w:rsid w:val="00D608DE"/>
    <w:rsid w:val="00DA5D2D"/>
    <w:rsid w:val="00DD6729"/>
    <w:rsid w:val="00DE0795"/>
    <w:rsid w:val="00DF5140"/>
    <w:rsid w:val="00F2661F"/>
    <w:rsid w:val="00F4566B"/>
    <w:rsid w:val="00F63D53"/>
    <w:rsid w:val="00F65162"/>
    <w:rsid w:val="00F73365"/>
    <w:rsid w:val="00FA0A1F"/>
    <w:rsid w:val="00FA4DCF"/>
    <w:rsid w:val="00FB20FD"/>
    <w:rsid w:val="00FB4BB3"/>
    <w:rsid w:val="00FE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9"/>
    <o:shapelayout v:ext="edit">
      <o:idmap v:ext="edit" data="2"/>
    </o:shapelayout>
  </w:shapeDefaults>
  <w:decimalSymbol w:val="."/>
  <w:listSeparator w:val=","/>
  <w14:docId w14:val="496D6B84"/>
  <w15:docId w15:val="{78EB333B-58B3-422C-AC2C-6DDC9C35C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ind w:left="340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608" w:hanging="26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060" w:hanging="36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7"/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Revision">
    <w:name w:val="Revision"/>
    <w:hidden/>
    <w:uiPriority w:val="99"/>
    <w:semiHidden/>
    <w:rsid w:val="009E4658"/>
    <w:pPr>
      <w:widowControl/>
      <w:autoSpaceDE/>
      <w:autoSpaceDN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810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104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810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104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7.xml"/><Relationship Id="rId26" Type="http://schemas.openxmlformats.org/officeDocument/2006/relationships/footer" Target="footer6.xml"/><Relationship Id="rId39" Type="http://schemas.microsoft.com/office/2011/relationships/people" Target="people.xml"/><Relationship Id="rId21" Type="http://schemas.openxmlformats.org/officeDocument/2006/relationships/header" Target="header9.xml"/><Relationship Id="rId34" Type="http://schemas.openxmlformats.org/officeDocument/2006/relationships/header" Target="header18.xml"/><Relationship Id="rId7" Type="http://schemas.openxmlformats.org/officeDocument/2006/relationships/image" Target="media/image1.png"/><Relationship Id="rId12" Type="http://schemas.openxmlformats.org/officeDocument/2006/relationships/header" Target="header4.xml"/><Relationship Id="rId17" Type="http://schemas.openxmlformats.org/officeDocument/2006/relationships/footer" Target="footer3.xml"/><Relationship Id="rId25" Type="http://schemas.openxmlformats.org/officeDocument/2006/relationships/header" Target="header12.xml"/><Relationship Id="rId33" Type="http://schemas.openxmlformats.org/officeDocument/2006/relationships/header" Target="header17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footer" Target="footer4.xml"/><Relationship Id="rId29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header" Target="header11.xml"/><Relationship Id="rId32" Type="http://schemas.openxmlformats.org/officeDocument/2006/relationships/footer" Target="footer8.xml"/><Relationship Id="rId37" Type="http://schemas.openxmlformats.org/officeDocument/2006/relationships/footer" Target="footer10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footer" Target="footer5.xml"/><Relationship Id="rId28" Type="http://schemas.openxmlformats.org/officeDocument/2006/relationships/header" Target="header14.xml"/><Relationship Id="rId36" Type="http://schemas.openxmlformats.org/officeDocument/2006/relationships/header" Target="header19.xml"/><Relationship Id="rId10" Type="http://schemas.openxmlformats.org/officeDocument/2006/relationships/header" Target="header2.xml"/><Relationship Id="rId19" Type="http://schemas.openxmlformats.org/officeDocument/2006/relationships/header" Target="header8.xml"/><Relationship Id="rId31" Type="http://schemas.openxmlformats.org/officeDocument/2006/relationships/header" Target="header16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22" Type="http://schemas.openxmlformats.org/officeDocument/2006/relationships/header" Target="header10.xml"/><Relationship Id="rId27" Type="http://schemas.openxmlformats.org/officeDocument/2006/relationships/header" Target="header13.xml"/><Relationship Id="rId30" Type="http://schemas.openxmlformats.org/officeDocument/2006/relationships/header" Target="header15.xml"/><Relationship Id="rId35" Type="http://schemas.openxmlformats.org/officeDocument/2006/relationships/footer" Target="footer9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16</Pages>
  <Words>3001</Words>
  <Characters>17109</Characters>
  <Application>Microsoft Office Word</Application>
  <DocSecurity>0</DocSecurity>
  <Lines>1006</Lines>
  <Paragraphs>693</Paragraphs>
  <ScaleCrop>false</ScaleCrop>
  <Company/>
  <LinksUpToDate>false</LinksUpToDate>
  <CharactersWithSpaces>19417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 Document</dc:title>
  <dc:creator>python-docx</dc:creator>
  <cp:lastModifiedBy>Jeevan Joy Pious</cp:lastModifiedBy>
  <cp:revision>72</cp:revision>
  <dcterms:created xsi:type="dcterms:W3CDTF">2025-10-15T04:22:00Z</dcterms:created>
  <dcterms:modified xsi:type="dcterms:W3CDTF">2025-10-15T07:09:00Z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2025-10-15T00:00:00Z</vt:filetime>
  </property>
</Properties>
</file>