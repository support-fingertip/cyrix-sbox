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  <w:color w:val="4F81BD" w:themeColor="accent1"/>
        </w:rPr>
        <w:id w:val="2086335763"/>
      </w:sdtPr>
      <w:sdtEndPr>
        <w:rPr>
          <w:b/>
          <w:bCs/>
          <w:color w:val="000000"/>
        </w:rPr>
      </w:sdtEndPr>
      <w:sdtContent>
        <w:p w14:paraId="4536DEA1" w14:textId="77777777" w:rsidR="00497D40" w:rsidRDefault="006416D1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  <w:lang w:val="en-IN"/>
            </w:rPr>
            <w:drawing>
              <wp:inline distT="0" distB="0" distL="0" distR="0" wp14:anchorId="4536E21B" wp14:editId="4536E21C">
                <wp:extent cx="1417320" cy="750570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F81BD" w:themeColor="accent1"/>
              <w:sz w:val="28"/>
              <w:szCs w:val="28"/>
            </w:rPr>
            <w:alias w:val="Title"/>
            <w:id w:val="1735040861"/>
            <w:placeholder>
              <w:docPart w:val="0A5B084AEDE048D5B690599C591ECB6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536DEA2" w14:textId="77777777" w:rsidR="00497D40" w:rsidRDefault="006416D1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28"/>
                  <w:szCs w:val="28"/>
                </w:rPr>
                <w:t>Business requirement Document</w:t>
              </w:r>
            </w:p>
          </w:sdtContent>
        </w:sdt>
        <w:p w14:paraId="4536DEA3" w14:textId="77777777" w:rsidR="00497D40" w:rsidRDefault="00497D40">
          <w:pPr>
            <w:pStyle w:val="NoSpacing"/>
            <w:jc w:val="center"/>
            <w:rPr>
              <w:rFonts w:ascii="Times New Roman" w:hAnsi="Times New Roman" w:cs="Times New Roman"/>
              <w:color w:val="4F81BD" w:themeColor="accent1"/>
            </w:rPr>
          </w:pPr>
        </w:p>
        <w:p w14:paraId="4536DEA4" w14:textId="77777777" w:rsidR="00497D40" w:rsidRDefault="006416D1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  <w:lang w:val="en-IN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  <w:lang w:val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36E21D" wp14:editId="4536E21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id w:val="58680502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536E241" w14:textId="77777777" w:rsidR="00D57208" w:rsidRDefault="00D5720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September 4, 2025</w:t>
                                    </w:r>
                                  </w:p>
                                </w:sdtContent>
                              </w:sdt>
                              <w:p w14:paraId="4536E242" w14:textId="77777777" w:rsidR="00D57208" w:rsidRDefault="00D57208">
                                <w:pPr>
                                  <w:pStyle w:val="NoSpacing"/>
                                  <w:shd w:val="clear" w:color="auto" w:fill="FFFFFF" w:themeFill="background1"/>
                                  <w:jc w:val="center"/>
                                  <w:rPr>
                                    <w:rFonts w:ascii="Times New Roman" w:hAnsi="Times New Roman" w:cs="Times New Roman"/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id w:val="-129751913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</w:rPr>
                                      <w:t>CYRIX HEALTH CARE PVT. LTD.</w:t>
                                    </w:r>
                                  </w:sdtContent>
                                </w:sdt>
                              </w:p>
                              <w:p w14:paraId="4536E243" w14:textId="77777777" w:rsidR="00D57208" w:rsidRDefault="00D57208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F81BD" w:themeColor="accent1"/>
                                    </w:rPr>
                                    <w:alias w:val="Address"/>
                                    <w:id w:val="11396050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F81BD" w:themeColor="accent1"/>
                                      </w:rPr>
                                      <w:t>30/641B, Vandipetta Road, near SBI Bank, Ernakulam, Kerala 682038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36E2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p+bZ+10CAAAc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id w:val="58680502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536E241" w14:textId="77777777" w:rsidR="00D57208" w:rsidRDefault="00D5720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n-US"/>
                                </w:rPr>
                                <w:t>September 4, 2025</w:t>
                              </w:r>
                            </w:p>
                          </w:sdtContent>
                        </w:sdt>
                        <w:p w14:paraId="4536E242" w14:textId="77777777" w:rsidR="00D57208" w:rsidRDefault="00D57208">
                          <w:pPr>
                            <w:pStyle w:val="NoSpacing"/>
                            <w:shd w:val="clear" w:color="auto" w:fill="FFFFFF" w:themeFill="background1"/>
                            <w:jc w:val="center"/>
                            <w:rPr>
                              <w:rFonts w:ascii="Times New Roman" w:hAnsi="Times New Roman" w:cs="Times New Roman"/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4F81BD" w:themeColor="accent1"/>
                              </w:rPr>
                              <w:alias w:val="Company"/>
                              <w:id w:val="-129751913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</w:rPr>
                                <w:t>CYRIX HEALTH CARE PVT. LTD.</w:t>
                              </w:r>
                            </w:sdtContent>
                          </w:sdt>
                        </w:p>
                        <w:p w14:paraId="4536E243" w14:textId="77777777" w:rsidR="00D57208" w:rsidRDefault="00D57208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4F81BD" w:themeColor="accent1"/>
                              </w:rPr>
                              <w:alias w:val="Address"/>
                              <w:id w:val="11396050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F81BD" w:themeColor="accent1"/>
                                </w:rPr>
                                <w:t>30/641B, Vandipetta Road, near SBI Bank, Ernakulam, Kerala 682038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color w:val="4F81BD" w:themeColor="accent1"/>
              <w:lang w:val="en-IN"/>
            </w:rPr>
            <w:t>Prepared by FINGERTIP TECHNOLOGIES PVT. LTD.</w:t>
          </w:r>
        </w:p>
        <w:p w14:paraId="4536DEA5" w14:textId="77777777" w:rsidR="00497D40" w:rsidRDefault="00497D40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14:paraId="4536DEA6" w14:textId="77777777" w:rsidR="00497D40" w:rsidRDefault="00497D40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14:paraId="4536DEA7" w14:textId="77777777" w:rsidR="00497D40" w:rsidRDefault="00497D40">
          <w:pPr>
            <w:pStyle w:val="NoSpacing"/>
            <w:spacing w:before="480"/>
            <w:jc w:val="center"/>
            <w:rPr>
              <w:rFonts w:ascii="Times New Roman" w:hAnsi="Times New Roman" w:cs="Times New Roman"/>
            </w:rPr>
          </w:pPr>
        </w:p>
        <w:p w14:paraId="4536DEA8" w14:textId="77777777" w:rsidR="00497D40" w:rsidRDefault="006416D1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lang w:val="en-IN"/>
            </w:rPr>
            <w:drawing>
              <wp:inline distT="0" distB="0" distL="114300" distR="114300" wp14:anchorId="4536E21F" wp14:editId="4536E220">
                <wp:extent cx="758825" cy="478790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36DEA9" w14:textId="77777777" w:rsidR="00497D40" w:rsidRDefault="006416D1">
          <w:pPr>
            <w:rPr>
              <w:rFonts w:ascii="Times New Roman" w:eastAsia="Calibri" w:hAnsi="Times New Roman" w:cs="Times New Roman"/>
              <w:b/>
              <w:color w:val="000000"/>
            </w:rPr>
          </w:pPr>
          <w:r>
            <w:rPr>
              <w:rFonts w:ascii="Times New Roman" w:hAnsi="Times New Roman" w:cs="Times New Roman"/>
              <w:b/>
              <w:color w:val="000000"/>
            </w:rPr>
            <w:br w:type="page"/>
          </w:r>
        </w:p>
      </w:sdtContent>
    </w:sdt>
    <w:p w14:paraId="4536DEAA" w14:textId="77777777" w:rsidR="00497D40" w:rsidRDefault="006416D1">
      <w:pPr>
        <w:pStyle w:val="Heading1"/>
        <w:spacing w:before="0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lastRenderedPageBreak/>
        <w:t xml:space="preserve">Prepared by- Mr. Rakesh, Ms.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>Mayuri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 xml:space="preserve">, Ms.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>Anusha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>Koppera</w:t>
      </w:r>
      <w:proofErr w:type="spellEnd"/>
    </w:p>
    <w:p w14:paraId="4536DEAB" w14:textId="77777777" w:rsidR="00497D40" w:rsidRDefault="006416D1">
      <w:pPr>
        <w:pStyle w:val="Heading1"/>
        <w:spacing w:before="0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</w:rPr>
        <w:t xml:space="preserve">Document Revised on: </w:t>
      </w: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>29</w:t>
      </w: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</w:rPr>
        <w:t>/09/2025</w:t>
      </w:r>
    </w:p>
    <w:p w14:paraId="4536DEAC" w14:textId="77777777" w:rsidR="00497D40" w:rsidRDefault="006416D1">
      <w:pPr>
        <w:pStyle w:val="Heading1"/>
        <w:spacing w:before="0" w:line="240" w:lineRule="auto"/>
        <w:rPr>
          <w:rFonts w:ascii="Times New Roman" w:eastAsia="Times New Roman" w:hAnsi="Times New Roman" w:cs="Times New Roman"/>
          <w:b w:val="0"/>
          <w:color w:val="4F81BD" w:themeColor="accen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</w:rPr>
        <w:t>Document Version:</w:t>
      </w:r>
      <w:r>
        <w:rPr>
          <w:rFonts w:ascii="Times New Roman" w:eastAsia="Times New Roman" w:hAnsi="Times New Roman" w:cs="Times New Roman"/>
          <w:b w:val="0"/>
          <w:color w:val="4F81BD" w:themeColor="accent1"/>
          <w:sz w:val="24"/>
          <w:szCs w:val="24"/>
        </w:rPr>
        <w:t xml:space="preserve"> Version </w:t>
      </w:r>
      <w:r>
        <w:rPr>
          <w:rFonts w:ascii="Times New Roman" w:eastAsia="Times New Roman" w:hAnsi="Times New Roman" w:cs="Times New Roman"/>
          <w:b w:val="0"/>
          <w:color w:val="4F81BD" w:themeColor="accent1"/>
          <w:sz w:val="24"/>
          <w:szCs w:val="24"/>
          <w:lang w:val="en-US"/>
        </w:rPr>
        <w:t>9</w:t>
      </w:r>
    </w:p>
    <w:p w14:paraId="4536DEAD" w14:textId="77777777" w:rsidR="00497D40" w:rsidRDefault="00497D40">
      <w:pPr>
        <w:rPr>
          <w:rFonts w:ascii="Times New Roman" w:hAnsi="Times New Roman" w:cs="Times New Roman"/>
        </w:rPr>
      </w:pPr>
    </w:p>
    <w:p w14:paraId="4536DEAE" w14:textId="77777777" w:rsidR="00497D40" w:rsidRDefault="006416D1">
      <w:pPr>
        <w:shd w:val="clear" w:color="auto" w:fill="007CC4"/>
        <w:tabs>
          <w:tab w:val="right" w:pos="9639"/>
        </w:tabs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Document Information</w:t>
      </w:r>
      <w:r>
        <w:rPr>
          <w:rFonts w:ascii="Times New Roman" w:eastAsia="Times New Roman" w:hAnsi="Times New Roman" w:cs="Times New Roman"/>
          <w:color w:val="FFFFFF"/>
        </w:rPr>
        <w:t xml:space="preserve"> </w:t>
      </w:r>
      <w:r>
        <w:rPr>
          <w:rFonts w:ascii="Times New Roman" w:eastAsia="Times New Roman" w:hAnsi="Times New Roman" w:cs="Times New Roman"/>
          <w:color w:val="FFFFFF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5"/>
        <w:gridCol w:w="4201"/>
      </w:tblGrid>
      <w:tr w:rsidR="00497D40" w14:paraId="4536DEB1" w14:textId="77777777">
        <w:trPr>
          <w:trHeight w:val="756"/>
        </w:trPr>
        <w:tc>
          <w:tcPr>
            <w:tcW w:w="4990" w:type="dxa"/>
          </w:tcPr>
          <w:p w14:paraId="4536DEAF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</w:rPr>
              <w:t>Document Name</w:t>
            </w:r>
          </w:p>
        </w:tc>
        <w:tc>
          <w:tcPr>
            <w:tcW w:w="4990" w:type="dxa"/>
          </w:tcPr>
          <w:p w14:paraId="4536DEB0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Requirement Document</w:t>
            </w:r>
          </w:p>
        </w:tc>
      </w:tr>
      <w:tr w:rsidR="00497D40" w14:paraId="4536DEB4" w14:textId="77777777">
        <w:trPr>
          <w:trHeight w:val="756"/>
        </w:trPr>
        <w:tc>
          <w:tcPr>
            <w:tcW w:w="4990" w:type="dxa"/>
          </w:tcPr>
          <w:p w14:paraId="4536DEB2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Project Name</w:t>
            </w:r>
          </w:p>
        </w:tc>
        <w:tc>
          <w:tcPr>
            <w:tcW w:w="4990" w:type="dxa"/>
          </w:tcPr>
          <w:p w14:paraId="4536DEB3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Cyrix</w:t>
            </w:r>
          </w:p>
        </w:tc>
      </w:tr>
      <w:tr w:rsidR="00497D40" w14:paraId="4536DEB7" w14:textId="77777777">
        <w:trPr>
          <w:trHeight w:val="756"/>
        </w:trPr>
        <w:tc>
          <w:tcPr>
            <w:tcW w:w="4990" w:type="dxa"/>
          </w:tcPr>
          <w:p w14:paraId="4536DEB5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Client</w:t>
            </w:r>
          </w:p>
        </w:tc>
        <w:tc>
          <w:tcPr>
            <w:tcW w:w="4990" w:type="dxa"/>
          </w:tcPr>
          <w:p w14:paraId="4536DEB6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Cyrix Health Care Pvt. Ltd.</w:t>
            </w:r>
          </w:p>
        </w:tc>
      </w:tr>
      <w:tr w:rsidR="00497D40" w14:paraId="4536DEBA" w14:textId="77777777">
        <w:trPr>
          <w:trHeight w:val="756"/>
        </w:trPr>
        <w:tc>
          <w:tcPr>
            <w:tcW w:w="4990" w:type="dxa"/>
          </w:tcPr>
          <w:p w14:paraId="4536DEB8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Document author</w:t>
            </w:r>
          </w:p>
        </w:tc>
        <w:tc>
          <w:tcPr>
            <w:tcW w:w="4990" w:type="dxa"/>
          </w:tcPr>
          <w:p w14:paraId="4536DEB9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Rakesh</w:t>
            </w:r>
          </w:p>
        </w:tc>
      </w:tr>
      <w:tr w:rsidR="00497D40" w14:paraId="4536DEBD" w14:textId="77777777">
        <w:trPr>
          <w:trHeight w:val="756"/>
        </w:trPr>
        <w:tc>
          <w:tcPr>
            <w:tcW w:w="4990" w:type="dxa"/>
          </w:tcPr>
          <w:p w14:paraId="4536DEBB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Author Role</w:t>
            </w:r>
          </w:p>
        </w:tc>
        <w:tc>
          <w:tcPr>
            <w:tcW w:w="4990" w:type="dxa"/>
          </w:tcPr>
          <w:p w14:paraId="4536DEBC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Technical Architect </w:t>
            </w:r>
          </w:p>
        </w:tc>
      </w:tr>
      <w:tr w:rsidR="00497D40" w14:paraId="4536DEC0" w14:textId="77777777">
        <w:trPr>
          <w:trHeight w:val="756"/>
        </w:trPr>
        <w:tc>
          <w:tcPr>
            <w:tcW w:w="4990" w:type="dxa"/>
          </w:tcPr>
          <w:p w14:paraId="4536DEBE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Document Version</w:t>
            </w:r>
          </w:p>
        </w:tc>
        <w:tc>
          <w:tcPr>
            <w:tcW w:w="4990" w:type="dxa"/>
          </w:tcPr>
          <w:p w14:paraId="4536DEBF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497D40" w14:paraId="4536DEC3" w14:textId="77777777">
        <w:trPr>
          <w:trHeight w:val="756"/>
        </w:trPr>
        <w:tc>
          <w:tcPr>
            <w:tcW w:w="4990" w:type="dxa"/>
          </w:tcPr>
          <w:p w14:paraId="4536DEC1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Document Status</w:t>
            </w:r>
          </w:p>
        </w:tc>
        <w:tc>
          <w:tcPr>
            <w:tcW w:w="4990" w:type="dxa"/>
          </w:tcPr>
          <w:p w14:paraId="4536DEC2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</w:tr>
      <w:tr w:rsidR="00497D40" w14:paraId="4536DEC6" w14:textId="77777777">
        <w:trPr>
          <w:trHeight w:val="756"/>
        </w:trPr>
        <w:tc>
          <w:tcPr>
            <w:tcW w:w="4990" w:type="dxa"/>
          </w:tcPr>
          <w:p w14:paraId="4536DEC4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4F81BD" w:themeColor="accent1"/>
                <w:sz w:val="24"/>
                <w:szCs w:val="24"/>
                <w:lang w:val="en-IN"/>
              </w:rPr>
              <w:t>Contact person</w:t>
            </w:r>
          </w:p>
        </w:tc>
        <w:tc>
          <w:tcPr>
            <w:tcW w:w="4990" w:type="dxa"/>
          </w:tcPr>
          <w:p w14:paraId="4536DEC5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Anusha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(+91-9538117552)</w:t>
            </w:r>
          </w:p>
        </w:tc>
      </w:tr>
    </w:tbl>
    <w:p w14:paraId="4536DEC7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8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9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A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B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C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D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E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CF" w14:textId="77777777" w:rsidR="00497D40" w:rsidRDefault="00497D40">
      <w:pPr>
        <w:rPr>
          <w:ins w:id="0" w:author="Jeevan Joy Pious" w:date="2025-09-22T15:23:00Z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D0" w14:textId="77777777" w:rsidR="00497D40" w:rsidRDefault="00497D40">
      <w:pPr>
        <w:rPr>
          <w:ins w:id="1" w:author="Jeevan Joy Pious" w:date="2025-09-22T15:23:00Z"/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D1" w14:textId="77777777" w:rsidR="00497D40" w:rsidRDefault="00497D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36DED2" w14:textId="77777777" w:rsidR="00497D40" w:rsidRDefault="006416D1">
      <w:pPr>
        <w:shd w:val="clear" w:color="auto" w:fill="007CC4"/>
        <w:tabs>
          <w:tab w:val="right" w:pos="9639"/>
        </w:tabs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Executive Summary</w:t>
      </w:r>
      <w:r>
        <w:rPr>
          <w:rFonts w:ascii="Times New Roman" w:eastAsia="Times New Roman" w:hAnsi="Times New Roman" w:cs="Times New Roman"/>
          <w:color w:val="FFFFFF"/>
        </w:rPr>
        <w:t xml:space="preserve"> </w:t>
      </w:r>
      <w:r>
        <w:rPr>
          <w:rFonts w:ascii="Times New Roman" w:eastAsia="Times New Roman" w:hAnsi="Times New Roman" w:cs="Times New Roman"/>
          <w:color w:val="FFFFFF"/>
        </w:rPr>
        <w:tab/>
      </w:r>
    </w:p>
    <w:p w14:paraId="4536DED3" w14:textId="77777777" w:rsidR="00497D40" w:rsidRDefault="006416D1">
      <w:pPr>
        <w:pStyle w:val="Template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This Business Requirements Document (BRD) outlines the requirements for the Cyrix Health care </w:t>
      </w:r>
      <w:proofErr w:type="spellStart"/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Pvt.</w:t>
      </w:r>
      <w:proofErr w:type="spellEnd"/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Ltd. It contains both functional and non-functional requirements, and detail information on the proposed process for solution needs to be implemented. It is used to determine what needs to be done, and as a starting point for solution design.</w:t>
      </w:r>
    </w:p>
    <w:p w14:paraId="4536DED4" w14:textId="77777777" w:rsidR="00497D40" w:rsidRDefault="006416D1">
      <w:pPr>
        <w:pStyle w:val="Template"/>
        <w:rPr>
          <w:rStyle w:val="Emphasis"/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color w:val="auto"/>
        </w:rPr>
        <w:t>Requestor Name/Team: </w:t>
      </w:r>
      <w:r>
        <w:rPr>
          <w:rFonts w:ascii="Times New Roman" w:hAnsi="Times New Roman" w:cs="Times New Roman"/>
          <w:b/>
          <w:bCs/>
          <w:color w:val="auto"/>
        </w:rPr>
        <w:br/>
      </w:r>
      <w:r>
        <w:rPr>
          <w:rStyle w:val="Emphasis"/>
          <w:rFonts w:ascii="Times New Roman" w:hAnsi="Times New Roman" w:cs="Times New Roman"/>
          <w:color w:val="auto"/>
        </w:rPr>
        <w:t xml:space="preserve">Mr. </w:t>
      </w:r>
      <w:proofErr w:type="spellStart"/>
      <w:r>
        <w:rPr>
          <w:rStyle w:val="Emphasis"/>
          <w:rFonts w:ascii="Times New Roman" w:hAnsi="Times New Roman" w:cs="Times New Roman"/>
          <w:color w:val="auto"/>
        </w:rPr>
        <w:t>Manoj</w:t>
      </w:r>
      <w:proofErr w:type="spellEnd"/>
      <w:r>
        <w:rPr>
          <w:rStyle w:val="Emphasis"/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color w:val="auto"/>
        </w:rPr>
        <w:t>menon</w:t>
      </w:r>
      <w:proofErr w:type="spellEnd"/>
      <w:r>
        <w:rPr>
          <w:rStyle w:val="Emphasis"/>
          <w:rFonts w:ascii="Times New Roman" w:hAnsi="Times New Roman" w:cs="Times New Roman"/>
          <w:color w:val="auto"/>
        </w:rPr>
        <w:t xml:space="preserve"> &amp; Cyrix Team </w:t>
      </w:r>
    </w:p>
    <w:p w14:paraId="4536DED5" w14:textId="77777777" w:rsidR="00497D40" w:rsidRDefault="00497D40">
      <w:pPr>
        <w:pStyle w:val="Template"/>
        <w:rPr>
          <w:rStyle w:val="Emphasis"/>
          <w:rFonts w:ascii="Times New Roman" w:hAnsi="Times New Roman" w:cs="Times New Roman"/>
          <w:color w:val="auto"/>
        </w:rPr>
      </w:pPr>
    </w:p>
    <w:p w14:paraId="4536DED6" w14:textId="77777777" w:rsidR="00497D40" w:rsidRDefault="006416D1">
      <w:pPr>
        <w:shd w:val="clear" w:color="auto" w:fill="007CC4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Key Definitions</w:t>
      </w:r>
    </w:p>
    <w:tbl>
      <w:tblPr>
        <w:tblW w:w="8249" w:type="dxa"/>
        <w:tblInd w:w="146" w:type="dxa"/>
        <w:tblLayout w:type="fixed"/>
        <w:tblLook w:val="04A0" w:firstRow="1" w:lastRow="0" w:firstColumn="1" w:lastColumn="0" w:noHBand="0" w:noVBand="1"/>
      </w:tblPr>
      <w:tblGrid>
        <w:gridCol w:w="3012"/>
        <w:gridCol w:w="5237"/>
      </w:tblGrid>
      <w:tr w:rsidR="00497D40" w14:paraId="4536DED9" w14:textId="77777777">
        <w:trPr>
          <w:trHeight w:val="107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7" w14:textId="77777777" w:rsidR="00497D40" w:rsidRDefault="006416D1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Terms</w:t>
            </w:r>
          </w:p>
        </w:tc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8" w14:textId="77777777" w:rsidR="00497D40" w:rsidRDefault="006416D1">
            <w:pPr>
              <w:adjustRightInd w:val="0"/>
              <w:ind w:right="61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Definitions</w:t>
            </w:r>
          </w:p>
        </w:tc>
      </w:tr>
      <w:tr w:rsidR="00497D40" w14:paraId="4536DEDC" w14:textId="77777777">
        <w:trPr>
          <w:trHeight w:val="340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A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Object </w:t>
            </w:r>
          </w:p>
        </w:tc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B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Objects are database tables that allows to store data specific to an organization in salesforce. E.g. Account is an object; Case is an object etc. </w:t>
            </w:r>
          </w:p>
        </w:tc>
      </w:tr>
      <w:tr w:rsidR="00497D40" w14:paraId="4536DEDF" w14:textId="77777777">
        <w:trPr>
          <w:trHeight w:val="340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D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Record </w:t>
            </w:r>
          </w:p>
        </w:tc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DE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 record is data entry on an object and consists of collection of data in fields, possibly of different types, typically in fixed number and sequence. </w:t>
            </w:r>
          </w:p>
        </w:tc>
      </w:tr>
      <w:tr w:rsidR="00497D40" w14:paraId="4536DEE2" w14:textId="77777777">
        <w:trPr>
          <w:trHeight w:val="98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E0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List View </w:t>
            </w:r>
          </w:p>
        </w:tc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E1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List View allows user to see a filtered list of records </w:t>
            </w:r>
          </w:p>
        </w:tc>
      </w:tr>
      <w:tr w:rsidR="00497D40" w14:paraId="4536DEE5" w14:textId="77777777">
        <w:trPr>
          <w:trHeight w:val="340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E3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Layout </w:t>
            </w:r>
          </w:p>
        </w:tc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DEE4" w14:textId="77777777" w:rsidR="00497D40" w:rsidRDefault="006416D1">
            <w:pPr>
              <w:adjustRightInd w:val="0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Page layouts control the layout and organization of buttons, fields, and related sections on object record pages. They also help determine which fields are visible, read only, and required. </w:t>
            </w:r>
          </w:p>
        </w:tc>
      </w:tr>
    </w:tbl>
    <w:p w14:paraId="4536DEE6" w14:textId="77777777" w:rsidR="00497D40" w:rsidRDefault="00497D4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536DEE7" w14:textId="77777777" w:rsidR="00497D40" w:rsidRDefault="006416D1">
      <w:pPr>
        <w:shd w:val="clear" w:color="auto" w:fill="007CC4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System and User information (To be filled)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2613"/>
        <w:gridCol w:w="2500"/>
      </w:tblGrid>
      <w:tr w:rsidR="00497D40" w14:paraId="4536DEEB" w14:textId="77777777">
        <w:tc>
          <w:tcPr>
            <w:tcW w:w="3226" w:type="dxa"/>
          </w:tcPr>
          <w:p w14:paraId="4536DEE8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Licence </w:t>
            </w:r>
          </w:p>
        </w:tc>
        <w:tc>
          <w:tcPr>
            <w:tcW w:w="2645" w:type="dxa"/>
          </w:tcPr>
          <w:p w14:paraId="4536DEE9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</w:p>
        </w:tc>
        <w:tc>
          <w:tcPr>
            <w:tcW w:w="2524" w:type="dxa"/>
          </w:tcPr>
          <w:p w14:paraId="4536DEEA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497D40" w14:paraId="4536DEEF" w14:textId="77777777">
        <w:tc>
          <w:tcPr>
            <w:tcW w:w="3226" w:type="dxa"/>
          </w:tcPr>
          <w:p w14:paraId="4536DEEC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of licence</w:t>
            </w:r>
          </w:p>
        </w:tc>
        <w:tc>
          <w:tcPr>
            <w:tcW w:w="2645" w:type="dxa"/>
          </w:tcPr>
          <w:p w14:paraId="4536DEED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24" w:type="dxa"/>
          </w:tcPr>
          <w:p w14:paraId="4536DEEE" w14:textId="77777777" w:rsidR="00497D40" w:rsidRDefault="00497D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D40" w14:paraId="4536DEF3" w14:textId="77777777">
        <w:tc>
          <w:tcPr>
            <w:tcW w:w="3226" w:type="dxa"/>
          </w:tcPr>
          <w:p w14:paraId="4536DEF0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</w:t>
            </w:r>
          </w:p>
        </w:tc>
        <w:tc>
          <w:tcPr>
            <w:tcW w:w="2645" w:type="dxa"/>
          </w:tcPr>
          <w:p w14:paraId="4536DEF1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4" w:type="dxa"/>
          </w:tcPr>
          <w:p w14:paraId="4536DEF2" w14:textId="77777777" w:rsidR="00497D40" w:rsidRDefault="00497D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D40" w14:paraId="4536DEF7" w14:textId="77777777">
        <w:tc>
          <w:tcPr>
            <w:tcW w:w="3226" w:type="dxa"/>
          </w:tcPr>
          <w:p w14:paraId="4536DEF4" w14:textId="77777777" w:rsidR="00497D40" w:rsidRDefault="006416D1">
            <w:pPr>
              <w:pStyle w:val="Heading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Dashboard</w:t>
            </w:r>
          </w:p>
        </w:tc>
        <w:tc>
          <w:tcPr>
            <w:tcW w:w="2645" w:type="dxa"/>
          </w:tcPr>
          <w:p w14:paraId="4536DEF5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524" w:type="dxa"/>
          </w:tcPr>
          <w:p w14:paraId="4536DEF6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per salesforce standard functionality only 5 dynamic dashboards can be implemented</w:t>
            </w:r>
            <w:ins w:id="2" w:author="Jeevan Joy Pious" w:date="2025-09-19T14:53:00Z">
              <w:r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ins>
          </w:p>
        </w:tc>
      </w:tr>
    </w:tbl>
    <w:p w14:paraId="4536DEF8" w14:textId="77777777" w:rsidR="00497D40" w:rsidRDefault="00497D4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</w:p>
    <w:p w14:paraId="4536DEF9" w14:textId="77777777" w:rsidR="00497D40" w:rsidRDefault="00497D4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</w:p>
    <w:p w14:paraId="4536DEFA" w14:textId="77777777" w:rsidR="00497D40" w:rsidRDefault="00497D4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</w:p>
    <w:p w14:paraId="4536DEFB" w14:textId="77777777" w:rsidR="00497D40" w:rsidRDefault="006416D1">
      <w:pPr>
        <w:shd w:val="clear" w:color="auto" w:fill="007CC4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Role &amp; Licenses (To be filled)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0"/>
        <w:gridCol w:w="3315"/>
        <w:gridCol w:w="1711"/>
        <w:gridCol w:w="2323"/>
      </w:tblGrid>
      <w:tr w:rsidR="00497D40" w14:paraId="4536DF00" w14:textId="77777777">
        <w:trPr>
          <w:trHeight w:val="261"/>
        </w:trPr>
        <w:tc>
          <w:tcPr>
            <w:tcW w:w="813" w:type="dxa"/>
          </w:tcPr>
          <w:p w14:paraId="4536DEFC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Sr.no</w:t>
            </w:r>
          </w:p>
        </w:tc>
        <w:tc>
          <w:tcPr>
            <w:tcW w:w="3375" w:type="dxa"/>
          </w:tcPr>
          <w:p w14:paraId="4536DEFD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Role</w:t>
            </w:r>
          </w:p>
        </w:tc>
        <w:tc>
          <w:tcPr>
            <w:tcW w:w="1740" w:type="dxa"/>
          </w:tcPr>
          <w:p w14:paraId="4536DEFE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Count</w:t>
            </w:r>
          </w:p>
        </w:tc>
        <w:tc>
          <w:tcPr>
            <w:tcW w:w="2367" w:type="dxa"/>
          </w:tcPr>
          <w:p w14:paraId="4536DEFF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Licence Type</w:t>
            </w:r>
          </w:p>
        </w:tc>
      </w:tr>
      <w:tr w:rsidR="00497D40" w14:paraId="4536DF05" w14:textId="77777777">
        <w:trPr>
          <w:trHeight w:val="261"/>
        </w:trPr>
        <w:tc>
          <w:tcPr>
            <w:tcW w:w="813" w:type="dxa"/>
          </w:tcPr>
          <w:p w14:paraId="4536DF01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0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ins w:id="3" w:author="Jeevan Joy Pious" w:date="2025-09-19T14:57:00Z">
              <w:r>
                <w:rPr>
                  <w:rFonts w:ascii="Times New Roman" w:eastAsia="Times New Roman" w:hAnsi="Times New Roman" w:cs="Times New Roman"/>
                </w:rPr>
                <w:t>Management</w:t>
              </w:r>
            </w:ins>
          </w:p>
        </w:tc>
        <w:tc>
          <w:tcPr>
            <w:tcW w:w="1740" w:type="dxa"/>
          </w:tcPr>
          <w:p w14:paraId="4536DF03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4" w:author="Jeevan Joy Pious" w:date="2025-09-19T14:57:00Z">
              <w:r>
                <w:rPr>
                  <w:rFonts w:ascii="Times New Roman" w:eastAsia="Times New Roman" w:hAnsi="Times New Roman" w:cs="Times New Roman"/>
                </w:rPr>
                <w:t>5</w:t>
              </w:r>
            </w:ins>
          </w:p>
        </w:tc>
        <w:tc>
          <w:tcPr>
            <w:tcW w:w="2367" w:type="dxa"/>
          </w:tcPr>
          <w:p w14:paraId="4536DF04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0A" w14:textId="77777777">
        <w:trPr>
          <w:trHeight w:val="261"/>
        </w:trPr>
        <w:tc>
          <w:tcPr>
            <w:tcW w:w="813" w:type="dxa"/>
          </w:tcPr>
          <w:p w14:paraId="4536DF06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07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lang w:val="en-US"/>
              </w:rPr>
            </w:pPr>
            <w:ins w:id="5" w:author="Jeevan Joy Pious" w:date="2025-09-19T14:57:00Z">
              <w:r>
                <w:rPr>
                  <w:rFonts w:ascii="Times New Roman" w:eastAsia="Times New Roman" w:hAnsi="Times New Roman" w:cs="Times New Roman"/>
                  <w:lang w:val="en-US"/>
                </w:rPr>
                <w:t>Product Sales</w:t>
              </w:r>
            </w:ins>
            <w:ins w:id="6" w:author="Jeevan Joy Pious" w:date="2025-09-19T14:59:00Z">
              <w:r>
                <w:rPr>
                  <w:rFonts w:ascii="Times New Roman" w:eastAsia="Times New Roman" w:hAnsi="Times New Roman" w:cs="Times New Roman"/>
                  <w:lang w:val="en-US"/>
                </w:rPr>
                <w:t xml:space="preserve"> (Distribution, </w:t>
              </w:r>
              <w:proofErr w:type="spellStart"/>
              <w:r>
                <w:rPr>
                  <w:rFonts w:ascii="Times New Roman" w:eastAsia="Times New Roman" w:hAnsi="Times New Roman" w:cs="Times New Roman"/>
                  <w:lang w:val="en-US"/>
                </w:rPr>
                <w:t>Ciyan</w:t>
              </w:r>
              <w:proofErr w:type="spellEnd"/>
              <w:r>
                <w:rPr>
                  <w:rFonts w:ascii="Times New Roman" w:eastAsia="Times New Roman" w:hAnsi="Times New Roman" w:cs="Times New Roman"/>
                  <w:lang w:val="en-US"/>
                </w:rPr>
                <w:t>. Aurum)</w:t>
              </w:r>
            </w:ins>
          </w:p>
        </w:tc>
        <w:tc>
          <w:tcPr>
            <w:tcW w:w="1740" w:type="dxa"/>
          </w:tcPr>
          <w:p w14:paraId="4536DF08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7" w:author="Jeevan Joy Pious" w:date="2025-09-19T15:00:00Z">
              <w:r>
                <w:rPr>
                  <w:rFonts w:ascii="Times New Roman" w:eastAsia="Times New Roman" w:hAnsi="Times New Roman" w:cs="Times New Roman"/>
                </w:rPr>
                <w:t>70</w:t>
              </w:r>
            </w:ins>
          </w:p>
        </w:tc>
        <w:tc>
          <w:tcPr>
            <w:tcW w:w="2367" w:type="dxa"/>
          </w:tcPr>
          <w:p w14:paraId="4536DF09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0F" w14:textId="77777777">
        <w:trPr>
          <w:trHeight w:val="261"/>
        </w:trPr>
        <w:tc>
          <w:tcPr>
            <w:tcW w:w="813" w:type="dxa"/>
          </w:tcPr>
          <w:p w14:paraId="4536DF0B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0C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8" w:author="Jeevan Joy Pious" w:date="2025-09-19T14:57:00Z">
              <w:r>
                <w:rPr>
                  <w:rFonts w:ascii="Times New Roman" w:eastAsia="Times New Roman" w:hAnsi="Times New Roman" w:cs="Times New Roman"/>
                </w:rPr>
                <w:t>Service Sales</w:t>
              </w:r>
            </w:ins>
          </w:p>
        </w:tc>
        <w:tc>
          <w:tcPr>
            <w:tcW w:w="1740" w:type="dxa"/>
          </w:tcPr>
          <w:p w14:paraId="4536DF0D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9" w:author="Jeevan Joy Pious" w:date="2025-09-19T15:01:00Z">
              <w:r>
                <w:rPr>
                  <w:rFonts w:ascii="Times New Roman" w:eastAsia="Times New Roman" w:hAnsi="Times New Roman" w:cs="Times New Roman"/>
                </w:rPr>
                <w:t>17</w:t>
              </w:r>
            </w:ins>
          </w:p>
        </w:tc>
        <w:tc>
          <w:tcPr>
            <w:tcW w:w="2367" w:type="dxa"/>
          </w:tcPr>
          <w:p w14:paraId="4536DF0E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14" w14:textId="77777777">
        <w:trPr>
          <w:trHeight w:val="261"/>
        </w:trPr>
        <w:tc>
          <w:tcPr>
            <w:tcW w:w="813" w:type="dxa"/>
          </w:tcPr>
          <w:p w14:paraId="4536DF10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11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0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Academy</w:t>
              </w:r>
            </w:ins>
          </w:p>
        </w:tc>
        <w:tc>
          <w:tcPr>
            <w:tcW w:w="1740" w:type="dxa"/>
          </w:tcPr>
          <w:p w14:paraId="4536DF12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1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1</w:t>
              </w:r>
            </w:ins>
          </w:p>
        </w:tc>
        <w:tc>
          <w:tcPr>
            <w:tcW w:w="2367" w:type="dxa"/>
          </w:tcPr>
          <w:p w14:paraId="4536DF13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19" w14:textId="77777777">
        <w:trPr>
          <w:trHeight w:val="261"/>
        </w:trPr>
        <w:tc>
          <w:tcPr>
            <w:tcW w:w="813" w:type="dxa"/>
          </w:tcPr>
          <w:p w14:paraId="4536DF15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16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2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Finance</w:t>
              </w:r>
            </w:ins>
          </w:p>
        </w:tc>
        <w:tc>
          <w:tcPr>
            <w:tcW w:w="1740" w:type="dxa"/>
          </w:tcPr>
          <w:p w14:paraId="4536DF17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3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3</w:t>
              </w:r>
            </w:ins>
          </w:p>
        </w:tc>
        <w:tc>
          <w:tcPr>
            <w:tcW w:w="2367" w:type="dxa"/>
          </w:tcPr>
          <w:p w14:paraId="4536DF18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1E" w14:textId="77777777">
        <w:trPr>
          <w:trHeight w:val="261"/>
        </w:trPr>
        <w:tc>
          <w:tcPr>
            <w:tcW w:w="813" w:type="dxa"/>
          </w:tcPr>
          <w:p w14:paraId="4536DF1A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1B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4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Marketing</w:t>
              </w:r>
            </w:ins>
          </w:p>
        </w:tc>
        <w:tc>
          <w:tcPr>
            <w:tcW w:w="1740" w:type="dxa"/>
          </w:tcPr>
          <w:p w14:paraId="4536DF1C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5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1</w:t>
              </w:r>
            </w:ins>
          </w:p>
        </w:tc>
        <w:tc>
          <w:tcPr>
            <w:tcW w:w="2367" w:type="dxa"/>
          </w:tcPr>
          <w:p w14:paraId="4536DF1D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23" w14:textId="77777777">
        <w:trPr>
          <w:trHeight w:val="261"/>
        </w:trPr>
        <w:tc>
          <w:tcPr>
            <w:tcW w:w="813" w:type="dxa"/>
          </w:tcPr>
          <w:p w14:paraId="4536DF1F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20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6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HR</w:t>
              </w:r>
            </w:ins>
          </w:p>
        </w:tc>
        <w:tc>
          <w:tcPr>
            <w:tcW w:w="1740" w:type="dxa"/>
          </w:tcPr>
          <w:p w14:paraId="4536DF21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7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1</w:t>
              </w:r>
            </w:ins>
          </w:p>
        </w:tc>
        <w:tc>
          <w:tcPr>
            <w:tcW w:w="2367" w:type="dxa"/>
          </w:tcPr>
          <w:p w14:paraId="4536DF22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28" w14:textId="77777777">
        <w:trPr>
          <w:trHeight w:val="261"/>
        </w:trPr>
        <w:tc>
          <w:tcPr>
            <w:tcW w:w="813" w:type="dxa"/>
          </w:tcPr>
          <w:p w14:paraId="4536DF24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25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8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Sourcing</w:t>
              </w:r>
            </w:ins>
          </w:p>
        </w:tc>
        <w:tc>
          <w:tcPr>
            <w:tcW w:w="1740" w:type="dxa"/>
          </w:tcPr>
          <w:p w14:paraId="4536DF26" w14:textId="77777777" w:rsidR="00497D40" w:rsidRDefault="006416D1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  <w:ins w:id="19" w:author="Jeevan Joy Pious" w:date="2025-09-19T14:58:00Z">
              <w:r>
                <w:rPr>
                  <w:rFonts w:ascii="Times New Roman" w:eastAsia="Times New Roman" w:hAnsi="Times New Roman" w:cs="Times New Roman"/>
                </w:rPr>
                <w:t>2</w:t>
              </w:r>
            </w:ins>
          </w:p>
        </w:tc>
        <w:tc>
          <w:tcPr>
            <w:tcW w:w="2367" w:type="dxa"/>
          </w:tcPr>
          <w:p w14:paraId="4536DF27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2D" w14:textId="77777777">
        <w:trPr>
          <w:trHeight w:val="261"/>
        </w:trPr>
        <w:tc>
          <w:tcPr>
            <w:tcW w:w="813" w:type="dxa"/>
          </w:tcPr>
          <w:p w14:paraId="4536DF29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2A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40" w:type="dxa"/>
          </w:tcPr>
          <w:p w14:paraId="4536DF2B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7" w:type="dxa"/>
          </w:tcPr>
          <w:p w14:paraId="4536DF2C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  <w:tr w:rsidR="00497D40" w14:paraId="4536DF32" w14:textId="77777777">
        <w:trPr>
          <w:trHeight w:val="273"/>
        </w:trPr>
        <w:tc>
          <w:tcPr>
            <w:tcW w:w="813" w:type="dxa"/>
          </w:tcPr>
          <w:p w14:paraId="4536DF2E" w14:textId="77777777" w:rsidR="00497D40" w:rsidRDefault="00497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75" w:type="dxa"/>
          </w:tcPr>
          <w:p w14:paraId="4536DF2F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40" w:type="dxa"/>
          </w:tcPr>
          <w:p w14:paraId="4536DF30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7" w:type="dxa"/>
          </w:tcPr>
          <w:p w14:paraId="4536DF31" w14:textId="77777777" w:rsidR="00497D40" w:rsidRDefault="00497D40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536DF33" w14:textId="77777777" w:rsidR="00497D40" w:rsidRDefault="00497D40">
      <w:pPr>
        <w:pStyle w:val="Title"/>
        <w:rPr>
          <w:rFonts w:ascii="Times New Roman" w:eastAsia="Cambria" w:hAnsi="Times New Roman" w:cs="Times New Roman"/>
          <w:caps/>
          <w:color w:val="4F81BD" w:themeColor="accent1"/>
          <w:sz w:val="22"/>
          <w:szCs w:val="22"/>
        </w:rPr>
      </w:pPr>
    </w:p>
    <w:p w14:paraId="4536DF34" w14:textId="77777777" w:rsidR="00497D40" w:rsidRDefault="006416D1">
      <w:pPr>
        <w:shd w:val="clear" w:color="auto" w:fill="007CC4"/>
        <w:rPr>
          <w:rFonts w:ascii="Times New Roman" w:eastAsia="Times New Roman" w:hAnsi="Times New Roman" w:cs="Times New Roman"/>
          <w:b/>
          <w:bCs/>
          <w:color w:val="FFFFFF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 xml:space="preserve">Modules Included as part of Business Requirement Document Version </w:t>
      </w:r>
      <w:r>
        <w:rPr>
          <w:rFonts w:ascii="Times New Roman" w:eastAsia="Times New Roman" w:hAnsi="Times New Roman" w:cs="Times New Roman"/>
          <w:b/>
          <w:bCs/>
          <w:color w:val="FFFFFF"/>
          <w:lang w:val="en-US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2948"/>
        <w:gridCol w:w="1737"/>
        <w:gridCol w:w="1237"/>
        <w:gridCol w:w="1753"/>
      </w:tblGrid>
      <w:tr w:rsidR="00497D40" w14:paraId="4536DF3A" w14:textId="77777777">
        <w:tc>
          <w:tcPr>
            <w:tcW w:w="626" w:type="dxa"/>
          </w:tcPr>
          <w:p w14:paraId="4536DF35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 no</w:t>
            </w:r>
          </w:p>
        </w:tc>
        <w:tc>
          <w:tcPr>
            <w:tcW w:w="2990" w:type="dxa"/>
          </w:tcPr>
          <w:p w14:paraId="4536DF36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Module</w:t>
            </w:r>
          </w:p>
        </w:tc>
        <w:tc>
          <w:tcPr>
            <w:tcW w:w="1751" w:type="dxa"/>
          </w:tcPr>
          <w:p w14:paraId="4536DF37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Approval Status</w:t>
            </w:r>
          </w:p>
        </w:tc>
        <w:tc>
          <w:tcPr>
            <w:tcW w:w="1237" w:type="dxa"/>
          </w:tcPr>
          <w:p w14:paraId="4536DF38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Revised on</w:t>
            </w:r>
          </w:p>
        </w:tc>
        <w:tc>
          <w:tcPr>
            <w:tcW w:w="1778" w:type="dxa"/>
          </w:tcPr>
          <w:p w14:paraId="4536DF39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ins w:id="20" w:author="Jeevan Joy Pious" w:date="2025-09-19T15:03:00Z">
              <w:r>
                <w:rPr>
                  <w:rFonts w:ascii="Times New Roman" w:hAnsi="Times New Roman" w:cs="Times New Roman"/>
                  <w:b/>
                  <w:color w:val="000000"/>
                </w:rPr>
                <w:t>Status</w:t>
              </w:r>
            </w:ins>
          </w:p>
        </w:tc>
      </w:tr>
      <w:tr w:rsidR="00497D40" w14:paraId="4536DF40" w14:textId="77777777">
        <w:tc>
          <w:tcPr>
            <w:tcW w:w="626" w:type="dxa"/>
          </w:tcPr>
          <w:p w14:paraId="4536DF3B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2990" w:type="dxa"/>
          </w:tcPr>
          <w:p w14:paraId="4536DF3C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Account Management</w:t>
            </w:r>
          </w:p>
        </w:tc>
        <w:tc>
          <w:tcPr>
            <w:tcW w:w="1751" w:type="dxa"/>
          </w:tcPr>
          <w:p w14:paraId="4536DF3D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14:paraId="4536DF3E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29/09/2025</w:t>
            </w:r>
          </w:p>
        </w:tc>
        <w:tc>
          <w:tcPr>
            <w:tcW w:w="1778" w:type="dxa"/>
          </w:tcPr>
          <w:p w14:paraId="4536DF3F" w14:textId="77777777" w:rsidR="00497D40" w:rsidRDefault="00497D4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497D40" w14:paraId="4536DF46" w14:textId="77777777">
        <w:tc>
          <w:tcPr>
            <w:tcW w:w="626" w:type="dxa"/>
          </w:tcPr>
          <w:p w14:paraId="4536DF41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2990" w:type="dxa"/>
          </w:tcPr>
          <w:p w14:paraId="4536DF42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Visit Management</w:t>
            </w:r>
          </w:p>
        </w:tc>
        <w:tc>
          <w:tcPr>
            <w:tcW w:w="1751" w:type="dxa"/>
          </w:tcPr>
          <w:p w14:paraId="4536DF43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14:paraId="4536DF44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29/09/2025</w:t>
            </w:r>
          </w:p>
        </w:tc>
        <w:tc>
          <w:tcPr>
            <w:tcW w:w="1778" w:type="dxa"/>
          </w:tcPr>
          <w:p w14:paraId="4536DF45" w14:textId="77777777" w:rsidR="00497D40" w:rsidRDefault="00497D4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497D40" w14:paraId="4536DF4C" w14:textId="77777777">
        <w:tc>
          <w:tcPr>
            <w:tcW w:w="626" w:type="dxa"/>
          </w:tcPr>
          <w:p w14:paraId="4536DF47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2990" w:type="dxa"/>
          </w:tcPr>
          <w:p w14:paraId="4536DF48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Expense Management</w:t>
            </w:r>
          </w:p>
        </w:tc>
        <w:tc>
          <w:tcPr>
            <w:tcW w:w="1751" w:type="dxa"/>
          </w:tcPr>
          <w:p w14:paraId="4536DF49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</w:tc>
        <w:tc>
          <w:tcPr>
            <w:tcW w:w="1237" w:type="dxa"/>
          </w:tcPr>
          <w:p w14:paraId="4536DF4A" w14:textId="77777777" w:rsidR="00497D40" w:rsidRDefault="006416D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en-US"/>
              </w:rPr>
              <w:t>29/09/2025</w:t>
            </w:r>
          </w:p>
        </w:tc>
        <w:tc>
          <w:tcPr>
            <w:tcW w:w="1778" w:type="dxa"/>
          </w:tcPr>
          <w:p w14:paraId="4536DF4B" w14:textId="77777777" w:rsidR="00497D40" w:rsidRDefault="00497D4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4536DF4D" w14:textId="77777777" w:rsidR="00497D40" w:rsidRDefault="00497D40">
      <w:pPr>
        <w:rPr>
          <w:rFonts w:ascii="Times New Roman" w:hAnsi="Times New Roman" w:cs="Times New Roman"/>
          <w:b/>
          <w:color w:val="000000"/>
        </w:rPr>
      </w:pPr>
    </w:p>
    <w:p w14:paraId="4536DF4E" w14:textId="77777777" w:rsidR="00497D40" w:rsidRDefault="006416D1">
      <w:pPr>
        <w:pStyle w:val="ListParagraph"/>
        <w:shd w:val="clear" w:color="auto" w:fill="007CC4"/>
        <w:ind w:hanging="720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b/>
          <w:bCs/>
          <w:color w:val="FFFFFF"/>
        </w:rPr>
        <w:t>Out of Scope</w:t>
      </w:r>
    </w:p>
    <w:p w14:paraId="4536DF4F" w14:textId="77777777" w:rsidR="00497D40" w:rsidRDefault="006416D1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Any requirement not explicitly mentioned in the Business Requirement Document will be marked as out of scope</w:t>
      </w:r>
    </w:p>
    <w:p w14:paraId="4536DF50" w14:textId="77777777" w:rsidR="00497D40" w:rsidRDefault="006416D1">
      <w:pPr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br w:type="page"/>
      </w:r>
    </w:p>
    <w:p w14:paraId="4536DF51" w14:textId="77777777" w:rsidR="00497D40" w:rsidRDefault="006416D1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lastRenderedPageBreak/>
        <w:t>Module 4:</w:t>
      </w:r>
    </w:p>
    <w:p w14:paraId="4536DF52" w14:textId="77777777" w:rsidR="00497D40" w:rsidRDefault="006416D1">
      <w:pPr>
        <w:pStyle w:val="Heading2"/>
        <w:keepNext w:val="0"/>
        <w:keepLines w:val="0"/>
        <w:spacing w:before="360" w:after="80"/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</w:rPr>
      </w:pPr>
      <w:r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</w:rPr>
        <w:t>Module Name: Customer Master (Account Management)</w:t>
      </w:r>
      <w:bookmarkStart w:id="21" w:name="_heading=h.cy6gyncagh7a"/>
      <w:bookmarkEnd w:id="21"/>
      <w:r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</w:rPr>
        <w:t xml:space="preserve"> </w:t>
      </w:r>
    </w:p>
    <w:p w14:paraId="4536DF53" w14:textId="77777777" w:rsidR="00497D40" w:rsidRDefault="006416D1">
      <w:pPr>
        <w:pStyle w:val="Heading2"/>
        <w:keepNext w:val="0"/>
        <w:keepLines w:val="0"/>
        <w:spacing w:before="360" w:after="8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tbl>
      <w:tblPr>
        <w:tblStyle w:val="TableGrid"/>
        <w:tblW w:w="9044" w:type="dxa"/>
        <w:tblInd w:w="-561" w:type="dxa"/>
        <w:tblLayout w:type="fixed"/>
        <w:tblLook w:val="04A0" w:firstRow="1" w:lastRow="0" w:firstColumn="1" w:lastColumn="0" w:noHBand="0" w:noVBand="1"/>
      </w:tblPr>
      <w:tblGrid>
        <w:gridCol w:w="1490"/>
        <w:gridCol w:w="1049"/>
        <w:gridCol w:w="1617"/>
        <w:gridCol w:w="2637"/>
        <w:gridCol w:w="2251"/>
      </w:tblGrid>
      <w:tr w:rsidR="00497D40" w14:paraId="4536DF59" w14:textId="77777777" w:rsidTr="00506D6F">
        <w:trPr>
          <w:trHeight w:val="576"/>
        </w:trPr>
        <w:tc>
          <w:tcPr>
            <w:tcW w:w="1490" w:type="dxa"/>
            <w:shd w:val="clear" w:color="auto" w:fill="DBE5F1" w:themeFill="accent1" w:themeFillTint="33"/>
          </w:tcPr>
          <w:p w14:paraId="4536DF54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049" w:type="dxa"/>
            <w:shd w:val="clear" w:color="auto" w:fill="DBE5F1" w:themeFill="accent1" w:themeFillTint="33"/>
            <w:noWrap/>
          </w:tcPr>
          <w:p w14:paraId="4536DF55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617" w:type="dxa"/>
            <w:shd w:val="clear" w:color="auto" w:fill="DBE5F1" w:themeFill="accent1" w:themeFillTint="33"/>
          </w:tcPr>
          <w:p w14:paraId="4536DF56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2637" w:type="dxa"/>
            <w:shd w:val="clear" w:color="auto" w:fill="DBE5F1" w:themeFill="accent1" w:themeFillTint="33"/>
          </w:tcPr>
          <w:p w14:paraId="4536DF57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2251" w:type="dxa"/>
            <w:shd w:val="clear" w:color="auto" w:fill="DBE5F1" w:themeFill="accent1" w:themeFillTint="33"/>
          </w:tcPr>
          <w:p w14:paraId="4536DF58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497D40" w14:paraId="4536DF60" w14:textId="77777777" w:rsidTr="00506D6F">
        <w:trPr>
          <w:trHeight w:val="864"/>
        </w:trPr>
        <w:tc>
          <w:tcPr>
            <w:tcW w:w="1490" w:type="dxa"/>
          </w:tcPr>
          <w:p w14:paraId="4536DF5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Account Name</w:t>
            </w:r>
          </w:p>
        </w:tc>
        <w:tc>
          <w:tcPr>
            <w:tcW w:w="1049" w:type="dxa"/>
            <w:noWrap/>
          </w:tcPr>
          <w:p w14:paraId="4536DF5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617" w:type="dxa"/>
            <w:noWrap/>
          </w:tcPr>
          <w:p w14:paraId="4536DF5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5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5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Name of the Institute.</w:t>
            </w:r>
          </w:p>
          <w:p w14:paraId="4536DF5F" w14:textId="770B20EA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Separate Dealer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Customer</w:t>
            </w:r>
            <w:ins w:id="22" w:author="User" w:date="2025-11-07T16:25:00Z">
              <w:r w:rsidR="00D57208">
                <w:rPr>
                  <w:rFonts w:ascii="Times New Roman" w:eastAsia="Times New Roman" w:hAnsi="Times New Roman" w:cs="Times New Roman"/>
                  <w:color w:val="000000" w:themeColor="text1"/>
                  <w:lang w:val="en-US"/>
                </w:rPr>
                <w:t>x</w:t>
              </w:r>
            </w:ins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/Direct customer</w:t>
            </w:r>
          </w:p>
        </w:tc>
      </w:tr>
      <w:tr w:rsidR="00497D40" w14:paraId="4536DF68" w14:textId="77777777" w:rsidTr="00506D6F">
        <w:trPr>
          <w:trHeight w:val="864"/>
        </w:trPr>
        <w:tc>
          <w:tcPr>
            <w:tcW w:w="1490" w:type="dxa"/>
          </w:tcPr>
          <w:p w14:paraId="4536DF61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Purchaser/Contact Persons for the deal &amp; by Department</w:t>
            </w:r>
          </w:p>
        </w:tc>
        <w:tc>
          <w:tcPr>
            <w:tcW w:w="1049" w:type="dxa"/>
            <w:noWrap/>
          </w:tcPr>
          <w:p w14:paraId="4536DF62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617" w:type="dxa"/>
            <w:noWrap/>
          </w:tcPr>
          <w:p w14:paraId="4536DF63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64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Initiator</w:t>
            </w:r>
          </w:p>
          <w:p w14:paraId="4536DF65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Influencer/Supporter</w:t>
            </w:r>
          </w:p>
          <w:p w14:paraId="4536DF66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Decision Maker</w:t>
            </w:r>
          </w:p>
        </w:tc>
        <w:tc>
          <w:tcPr>
            <w:tcW w:w="2251" w:type="dxa"/>
          </w:tcPr>
          <w:p w14:paraId="4536DF67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Name of the person, Department, designation who is purchasing</w:t>
            </w:r>
          </w:p>
        </w:tc>
      </w:tr>
      <w:tr w:rsidR="00497D40" w14:paraId="4536DF6E" w14:textId="77777777" w:rsidTr="00506D6F">
        <w:trPr>
          <w:trHeight w:val="576"/>
        </w:trPr>
        <w:tc>
          <w:tcPr>
            <w:tcW w:w="1490" w:type="dxa"/>
          </w:tcPr>
          <w:p w14:paraId="4536DF6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Customer Code</w:t>
            </w:r>
          </w:p>
        </w:tc>
        <w:tc>
          <w:tcPr>
            <w:tcW w:w="1049" w:type="dxa"/>
            <w:noWrap/>
          </w:tcPr>
          <w:p w14:paraId="4536DF6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617" w:type="dxa"/>
            <w:noWrap/>
          </w:tcPr>
          <w:p w14:paraId="4536DF6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6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6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Unique customer code.</w:t>
            </w:r>
          </w:p>
        </w:tc>
      </w:tr>
      <w:tr w:rsidR="00497D40" w14:paraId="4536DF76" w14:textId="77777777" w:rsidTr="00506D6F">
        <w:trPr>
          <w:trHeight w:val="864"/>
        </w:trPr>
        <w:tc>
          <w:tcPr>
            <w:tcW w:w="1490" w:type="dxa"/>
          </w:tcPr>
          <w:p w14:paraId="4536DF6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Customer Category</w:t>
            </w:r>
          </w:p>
        </w:tc>
        <w:tc>
          <w:tcPr>
            <w:tcW w:w="1049" w:type="dxa"/>
            <w:noWrap/>
          </w:tcPr>
          <w:p w14:paraId="4536DF7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617" w:type="dxa"/>
            <w:noWrap/>
          </w:tcPr>
          <w:p w14:paraId="4536DF7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73" w14:textId="56124EA5" w:rsidR="00497D40" w:rsidRDefault="008701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87010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Private Customer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Pr="0087010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Govt. Customer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Pr="0087010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Exporters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Pr="0087010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Overseas Customer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Pr="0087010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Dealer</w:t>
            </w:r>
          </w:p>
        </w:tc>
        <w:tc>
          <w:tcPr>
            <w:tcW w:w="2251" w:type="dxa"/>
          </w:tcPr>
          <w:p w14:paraId="6DE8B945" w14:textId="77777777" w:rsidR="00A45AFF" w:rsidRDefault="00A45AFF">
            <w:pPr>
              <w:spacing w:after="0" w:line="240" w:lineRule="auto"/>
              <w:rPr>
                <w:ins w:id="23" w:author="Jeevan Joy Pious" w:date="2025-11-04T12:00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  <w:p w14:paraId="4536DF74" w14:textId="4B67F32C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Category of the customer.</w:t>
            </w:r>
          </w:p>
          <w:p w14:paraId="4536DF75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</w:tr>
      <w:tr w:rsidR="0087010E" w14:paraId="32AF0E3D" w14:textId="77777777" w:rsidTr="00506D6F">
        <w:trPr>
          <w:trHeight w:val="864"/>
        </w:trPr>
        <w:tc>
          <w:tcPr>
            <w:tcW w:w="1490" w:type="dxa"/>
          </w:tcPr>
          <w:p w14:paraId="6DD7ABB7" w14:textId="5EFB85AD" w:rsidR="0087010E" w:rsidRDefault="00FD7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Business Vertical</w:t>
            </w:r>
          </w:p>
        </w:tc>
        <w:tc>
          <w:tcPr>
            <w:tcW w:w="1049" w:type="dxa"/>
            <w:noWrap/>
          </w:tcPr>
          <w:p w14:paraId="05E36A58" w14:textId="347417D5" w:rsidR="0087010E" w:rsidRDefault="00FD7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617" w:type="dxa"/>
            <w:noWrap/>
          </w:tcPr>
          <w:p w14:paraId="007363F3" w14:textId="29FEAA22" w:rsidR="0087010E" w:rsidRDefault="00FD7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65CE1AAC" w14:textId="00FAA17B" w:rsidR="0087010E" w:rsidRDefault="00B204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 w:rsidRPr="00B2041B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Distribution/ Sales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D73D0" w:rsidRPr="00FD73D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Care 360 CMC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QA/ </w:t>
            </w:r>
            <w:r w:rsidR="006416D1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Calibration</w:t>
            </w:r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Revive Lab</w:t>
            </w:r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Spares</w:t>
            </w:r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Academy</w:t>
            </w:r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Ciyan</w:t>
            </w:r>
            <w:proofErr w:type="spellEnd"/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="00F609E0" w:rsidRP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Aurum</w:t>
            </w:r>
            <w:proofErr w:type="spellEnd"/>
            <w:r w:rsidR="00F609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14BBE" w:rsidRPr="00F14BB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Rental</w:t>
            </w:r>
            <w:r w:rsidR="00F14BB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F14BBE" w:rsidRPr="00F14BBE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Asset Management</w:t>
            </w:r>
            <w:ins w:id="24" w:author="User" w:date="2025-11-07T16:31:00Z">
              <w:r w:rsidR="00D57208"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t xml:space="preserve"> </w:t>
              </w:r>
            </w:ins>
          </w:p>
        </w:tc>
        <w:tc>
          <w:tcPr>
            <w:tcW w:w="2251" w:type="dxa"/>
          </w:tcPr>
          <w:p w14:paraId="2EE21792" w14:textId="77777777" w:rsidR="0087010E" w:rsidRDefault="008701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</w:tr>
      <w:tr w:rsidR="00497D40" w14:paraId="4536DF7F" w14:textId="77777777" w:rsidTr="00506D6F">
        <w:trPr>
          <w:trHeight w:val="864"/>
        </w:trPr>
        <w:tc>
          <w:tcPr>
            <w:tcW w:w="1490" w:type="dxa"/>
          </w:tcPr>
          <w:p w14:paraId="4536DF7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Customer Status</w:t>
            </w:r>
          </w:p>
        </w:tc>
        <w:tc>
          <w:tcPr>
            <w:tcW w:w="1049" w:type="dxa"/>
            <w:noWrap/>
          </w:tcPr>
          <w:p w14:paraId="4536DF7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617" w:type="dxa"/>
            <w:noWrap/>
          </w:tcPr>
          <w:p w14:paraId="4536DF7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7D" w14:textId="06B38C78" w:rsidR="00854B2C" w:rsidRDefault="00854B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854B2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Active Customer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, </w:t>
            </w:r>
            <w:r w:rsidRPr="00854B2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Dormant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, </w:t>
            </w:r>
            <w:r w:rsidR="00C3522E" w:rsidRPr="00C3522E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Inactive</w:t>
            </w:r>
            <w:r w:rsidR="00C3522E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, </w:t>
            </w:r>
            <w:r w:rsidR="00C3522E" w:rsidRPr="00C3522E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Prospects</w:t>
            </w:r>
            <w:ins w:id="25" w:author="User" w:date="2025-11-07T16:31:00Z">
              <w:r w:rsidR="00D57208"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 xml:space="preserve"> </w:t>
              </w:r>
            </w:ins>
          </w:p>
        </w:tc>
        <w:tc>
          <w:tcPr>
            <w:tcW w:w="2251" w:type="dxa"/>
          </w:tcPr>
          <w:p w14:paraId="4536DF7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Current status of the customer.</w:t>
            </w:r>
          </w:p>
        </w:tc>
      </w:tr>
      <w:tr w:rsidR="00497D40" w:rsidDel="006432CC" w14:paraId="4536DF86" w14:textId="6B43E51E" w:rsidTr="00506D6F">
        <w:trPr>
          <w:trHeight w:val="864"/>
          <w:del w:id="26" w:author="User" w:date="2025-11-07T16:37:00Z"/>
        </w:trPr>
        <w:tc>
          <w:tcPr>
            <w:tcW w:w="1490" w:type="dxa"/>
          </w:tcPr>
          <w:p w14:paraId="4536DF80" w14:textId="752AB212" w:rsidR="00497D40" w:rsidDel="006432CC" w:rsidRDefault="006416D1">
            <w:pPr>
              <w:spacing w:line="240" w:lineRule="auto"/>
              <w:rPr>
                <w:del w:id="27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bookmarkStart w:id="28" w:name="_GoBack"/>
            <w:bookmarkEnd w:id="28"/>
            <w:del w:id="29" w:author="User" w:date="2025-11-07T16:37:00Z">
              <w:r w:rsidDel="006432CC"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delText>Is Active</w:delText>
              </w:r>
            </w:del>
          </w:p>
        </w:tc>
        <w:tc>
          <w:tcPr>
            <w:tcW w:w="1049" w:type="dxa"/>
            <w:noWrap/>
          </w:tcPr>
          <w:p w14:paraId="4536DF81" w14:textId="151943B5" w:rsidR="00497D40" w:rsidDel="006432CC" w:rsidRDefault="006416D1">
            <w:pPr>
              <w:spacing w:line="240" w:lineRule="auto"/>
              <w:rPr>
                <w:del w:id="30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del w:id="31" w:author="User" w:date="2025-11-07T16:37:00Z">
              <w:r w:rsidDel="006432CC"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delText>Check box</w:delText>
              </w:r>
            </w:del>
          </w:p>
        </w:tc>
        <w:tc>
          <w:tcPr>
            <w:tcW w:w="1617" w:type="dxa"/>
            <w:noWrap/>
          </w:tcPr>
          <w:p w14:paraId="4536DF82" w14:textId="15AAA7EE" w:rsidR="00497D40" w:rsidDel="006432CC" w:rsidRDefault="006416D1">
            <w:pPr>
              <w:spacing w:line="240" w:lineRule="auto"/>
              <w:rPr>
                <w:del w:id="32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del w:id="33" w:author="User" w:date="2025-11-07T16:37:00Z">
              <w:r w:rsidDel="006432CC"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delText>True/ False</w:delText>
              </w:r>
            </w:del>
          </w:p>
          <w:p w14:paraId="4536DF83" w14:textId="4EF91F6A" w:rsidR="00497D40" w:rsidDel="006432CC" w:rsidRDefault="00497D40">
            <w:pPr>
              <w:spacing w:line="240" w:lineRule="auto"/>
              <w:rPr>
                <w:del w:id="34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DF84" w14:textId="46370A10" w:rsidR="00497D40" w:rsidDel="006432CC" w:rsidRDefault="00497D40">
            <w:pPr>
              <w:spacing w:line="240" w:lineRule="auto"/>
              <w:rPr>
                <w:del w:id="35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251" w:type="dxa"/>
          </w:tcPr>
          <w:p w14:paraId="4536DF85" w14:textId="4889D883" w:rsidR="00497D40" w:rsidDel="006432CC" w:rsidRDefault="00497D40">
            <w:pPr>
              <w:spacing w:line="240" w:lineRule="auto"/>
              <w:rPr>
                <w:del w:id="36" w:author="User" w:date="2025-11-07T16:37:00Z"/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</w:tr>
      <w:tr w:rsidR="00497D40" w14:paraId="4536DF8F" w14:textId="77777777" w:rsidTr="00506D6F">
        <w:trPr>
          <w:trHeight w:val="288"/>
        </w:trPr>
        <w:tc>
          <w:tcPr>
            <w:tcW w:w="1490" w:type="dxa"/>
          </w:tcPr>
          <w:p w14:paraId="4536DF87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  <w:p w14:paraId="4536DF8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Currency</w:t>
            </w:r>
          </w:p>
        </w:tc>
        <w:tc>
          <w:tcPr>
            <w:tcW w:w="1049" w:type="dxa"/>
            <w:noWrap/>
          </w:tcPr>
          <w:p w14:paraId="4536DF8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Currency (multicurrency)</w:t>
            </w:r>
          </w:p>
        </w:tc>
        <w:tc>
          <w:tcPr>
            <w:tcW w:w="1617" w:type="dxa"/>
            <w:noWrap/>
          </w:tcPr>
          <w:p w14:paraId="4536DF8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8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8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Currency used by the customer.</w:t>
            </w:r>
          </w:p>
          <w:p w14:paraId="4536DF8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INR, DOLLAR, Middle east currencies, Euro</w:t>
            </w:r>
          </w:p>
          <w:p w14:paraId="4536DF8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Default Currency will be INR. </w:t>
            </w:r>
          </w:p>
        </w:tc>
      </w:tr>
      <w:tr w:rsidR="00497D40" w14:paraId="4536DF95" w14:textId="77777777" w:rsidTr="00506D6F">
        <w:trPr>
          <w:trHeight w:val="288"/>
        </w:trPr>
        <w:tc>
          <w:tcPr>
            <w:tcW w:w="1490" w:type="dxa"/>
          </w:tcPr>
          <w:p w14:paraId="4536DF9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Website</w:t>
            </w:r>
          </w:p>
        </w:tc>
        <w:tc>
          <w:tcPr>
            <w:tcW w:w="1049" w:type="dxa"/>
            <w:noWrap/>
          </w:tcPr>
          <w:p w14:paraId="4536DF9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URL</w:t>
            </w:r>
          </w:p>
        </w:tc>
        <w:tc>
          <w:tcPr>
            <w:tcW w:w="1617" w:type="dxa"/>
            <w:noWrap/>
          </w:tcPr>
          <w:p w14:paraId="4536DF9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9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9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Customer's website URL. </w:t>
            </w:r>
          </w:p>
        </w:tc>
      </w:tr>
      <w:tr w:rsidR="00497D40" w14:paraId="4536DF9C" w14:textId="77777777" w:rsidTr="00506D6F">
        <w:trPr>
          <w:trHeight w:val="576"/>
        </w:trPr>
        <w:tc>
          <w:tcPr>
            <w:tcW w:w="1490" w:type="dxa"/>
          </w:tcPr>
          <w:p w14:paraId="4536DF9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GST</w:t>
            </w:r>
          </w:p>
        </w:tc>
        <w:tc>
          <w:tcPr>
            <w:tcW w:w="1049" w:type="dxa"/>
            <w:noWrap/>
          </w:tcPr>
          <w:p w14:paraId="4536DF9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617" w:type="dxa"/>
            <w:noWrap/>
          </w:tcPr>
          <w:p w14:paraId="4536DF9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9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9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GST number associated with the customer.</w:t>
            </w:r>
          </w:p>
          <w:p w14:paraId="4536DF9B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</w:tr>
      <w:tr w:rsidR="00497D40" w14:paraId="4536DFA2" w14:textId="77777777" w:rsidTr="00506D6F">
        <w:trPr>
          <w:trHeight w:val="576"/>
        </w:trPr>
        <w:tc>
          <w:tcPr>
            <w:tcW w:w="1490" w:type="dxa"/>
          </w:tcPr>
          <w:p w14:paraId="4536DF9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PAN</w:t>
            </w:r>
          </w:p>
        </w:tc>
        <w:tc>
          <w:tcPr>
            <w:tcW w:w="1049" w:type="dxa"/>
            <w:noWrap/>
          </w:tcPr>
          <w:p w14:paraId="4536DF9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617" w:type="dxa"/>
            <w:noWrap/>
          </w:tcPr>
          <w:p w14:paraId="4536DF9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A0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2251" w:type="dxa"/>
          </w:tcPr>
          <w:p w14:paraId="4536DFA1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</w:tr>
      <w:tr w:rsidR="00497D40" w14:paraId="4536DFA8" w14:textId="77777777" w:rsidTr="00506D6F">
        <w:trPr>
          <w:trHeight w:val="576"/>
        </w:trPr>
        <w:tc>
          <w:tcPr>
            <w:tcW w:w="1490" w:type="dxa"/>
          </w:tcPr>
          <w:p w14:paraId="4536DFA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Region/ Territory</w:t>
            </w:r>
          </w:p>
        </w:tc>
        <w:tc>
          <w:tcPr>
            <w:tcW w:w="1049" w:type="dxa"/>
            <w:noWrap/>
          </w:tcPr>
          <w:p w14:paraId="4536DFA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Lookup</w:t>
            </w:r>
          </w:p>
        </w:tc>
        <w:tc>
          <w:tcPr>
            <w:tcW w:w="1617" w:type="dxa"/>
            <w:noWrap/>
          </w:tcPr>
          <w:p w14:paraId="4536DFA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A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A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region or territory the customer belongs to.</w:t>
            </w:r>
          </w:p>
        </w:tc>
      </w:tr>
      <w:tr w:rsidR="00497D40" w14:paraId="4536DFAE" w14:textId="77777777" w:rsidTr="00506D6F">
        <w:trPr>
          <w:trHeight w:val="576"/>
        </w:trPr>
        <w:tc>
          <w:tcPr>
            <w:tcW w:w="1490" w:type="dxa"/>
          </w:tcPr>
          <w:p w14:paraId="4536DFA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Key Contact Number</w:t>
            </w:r>
          </w:p>
        </w:tc>
        <w:tc>
          <w:tcPr>
            <w:tcW w:w="1049" w:type="dxa"/>
            <w:noWrap/>
          </w:tcPr>
          <w:p w14:paraId="4536DFA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Phone</w:t>
            </w:r>
          </w:p>
        </w:tc>
        <w:tc>
          <w:tcPr>
            <w:tcW w:w="1617" w:type="dxa"/>
            <w:noWrap/>
          </w:tcPr>
          <w:p w14:paraId="4536DFA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A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A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Phone number of the key contact at the customer.</w:t>
            </w:r>
          </w:p>
        </w:tc>
      </w:tr>
      <w:tr w:rsidR="00497D40" w14:paraId="4536DFB4" w14:textId="77777777" w:rsidTr="00506D6F">
        <w:trPr>
          <w:trHeight w:val="576"/>
        </w:trPr>
        <w:tc>
          <w:tcPr>
            <w:tcW w:w="1490" w:type="dxa"/>
          </w:tcPr>
          <w:p w14:paraId="4536DFA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Key Email ID</w:t>
            </w:r>
          </w:p>
        </w:tc>
        <w:tc>
          <w:tcPr>
            <w:tcW w:w="1049" w:type="dxa"/>
            <w:noWrap/>
          </w:tcPr>
          <w:p w14:paraId="4536DFB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</w:t>
            </w:r>
          </w:p>
        </w:tc>
        <w:tc>
          <w:tcPr>
            <w:tcW w:w="1617" w:type="dxa"/>
            <w:noWrap/>
          </w:tcPr>
          <w:p w14:paraId="4536DFB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B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B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 ID of the key contact at the customer.</w:t>
            </w:r>
          </w:p>
        </w:tc>
      </w:tr>
      <w:tr w:rsidR="00497D40" w14:paraId="4536DFBA" w14:textId="77777777" w:rsidTr="00506D6F">
        <w:trPr>
          <w:trHeight w:val="576"/>
        </w:trPr>
        <w:tc>
          <w:tcPr>
            <w:tcW w:w="1490" w:type="dxa"/>
          </w:tcPr>
          <w:p w14:paraId="4536DFB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Annual Revenue</w:t>
            </w:r>
          </w:p>
        </w:tc>
        <w:tc>
          <w:tcPr>
            <w:tcW w:w="1049" w:type="dxa"/>
            <w:noWrap/>
          </w:tcPr>
          <w:p w14:paraId="4536DFB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Currency</w:t>
            </w:r>
          </w:p>
        </w:tc>
        <w:tc>
          <w:tcPr>
            <w:tcW w:w="1617" w:type="dxa"/>
            <w:noWrap/>
          </w:tcPr>
          <w:p w14:paraId="4536DFB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B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B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Customer's annual revenue.</w:t>
            </w:r>
          </w:p>
        </w:tc>
      </w:tr>
      <w:tr w:rsidR="00497D40" w14:paraId="4536DFC0" w14:textId="77777777" w:rsidTr="00506D6F">
        <w:trPr>
          <w:trHeight w:val="288"/>
        </w:trPr>
        <w:tc>
          <w:tcPr>
            <w:tcW w:w="1490" w:type="dxa"/>
          </w:tcPr>
          <w:p w14:paraId="4536DFB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Billing Address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incl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pincode</w:t>
            </w:r>
            <w:proofErr w:type="spellEnd"/>
          </w:p>
        </w:tc>
        <w:tc>
          <w:tcPr>
            <w:tcW w:w="1049" w:type="dxa"/>
            <w:noWrap/>
          </w:tcPr>
          <w:p w14:paraId="4536DFB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617" w:type="dxa"/>
            <w:noWrap/>
          </w:tcPr>
          <w:p w14:paraId="4536DFB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DFB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B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Billing address of the customer.</w:t>
            </w:r>
          </w:p>
        </w:tc>
      </w:tr>
      <w:tr w:rsidR="00497D40" w14:paraId="4536DFC6" w14:textId="77777777" w:rsidTr="00506D6F">
        <w:trPr>
          <w:trHeight w:val="864"/>
        </w:trPr>
        <w:tc>
          <w:tcPr>
            <w:tcW w:w="1490" w:type="dxa"/>
          </w:tcPr>
          <w:p w14:paraId="4536DFC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Shipping Address(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incl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pincode</w:t>
            </w:r>
            <w:proofErr w:type="spellEnd"/>
          </w:p>
        </w:tc>
        <w:tc>
          <w:tcPr>
            <w:tcW w:w="1049" w:type="dxa"/>
            <w:noWrap/>
          </w:tcPr>
          <w:p w14:paraId="4536DFC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617" w:type="dxa"/>
            <w:noWrap/>
          </w:tcPr>
          <w:p w14:paraId="4536DFC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Mandatory </w:t>
            </w:r>
          </w:p>
        </w:tc>
        <w:tc>
          <w:tcPr>
            <w:tcW w:w="2637" w:type="dxa"/>
          </w:tcPr>
          <w:p w14:paraId="4536DFC4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251" w:type="dxa"/>
          </w:tcPr>
          <w:p w14:paraId="4536DFC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Shipping addresses (may have Parent-Child relationship with customer).</w:t>
            </w:r>
          </w:p>
        </w:tc>
      </w:tr>
      <w:tr w:rsidR="00497D40" w14:paraId="4536DFCC" w14:textId="77777777" w:rsidTr="00506D6F">
        <w:trPr>
          <w:trHeight w:val="576"/>
        </w:trPr>
        <w:tc>
          <w:tcPr>
            <w:tcW w:w="1490" w:type="dxa"/>
          </w:tcPr>
          <w:p w14:paraId="4536DFC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Description</w:t>
            </w:r>
          </w:p>
        </w:tc>
        <w:tc>
          <w:tcPr>
            <w:tcW w:w="1049" w:type="dxa"/>
            <w:noWrap/>
          </w:tcPr>
          <w:p w14:paraId="4536DFC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Long Text Area</w:t>
            </w:r>
          </w:p>
        </w:tc>
        <w:tc>
          <w:tcPr>
            <w:tcW w:w="1617" w:type="dxa"/>
            <w:noWrap/>
          </w:tcPr>
          <w:p w14:paraId="4536DFC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C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C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Additional description about the customer.</w:t>
            </w:r>
          </w:p>
        </w:tc>
      </w:tr>
      <w:tr w:rsidR="00497D40" w14:paraId="4536DFD2" w14:textId="77777777" w:rsidTr="00506D6F">
        <w:trPr>
          <w:trHeight w:val="864"/>
        </w:trPr>
        <w:tc>
          <w:tcPr>
            <w:tcW w:w="1490" w:type="dxa"/>
          </w:tcPr>
          <w:p w14:paraId="4536DFC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Customer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Rating</w:t>
            </w:r>
          </w:p>
        </w:tc>
        <w:tc>
          <w:tcPr>
            <w:tcW w:w="1049" w:type="dxa"/>
            <w:noWrap/>
          </w:tcPr>
          <w:p w14:paraId="4536DFC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617" w:type="dxa"/>
            <w:noWrap/>
          </w:tcPr>
          <w:p w14:paraId="4536DFC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D0" w14:textId="1302671B" w:rsidR="00497D40" w:rsidRDefault="009A1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37" w:author="User" w:date="2025-11-06T16:27:00Z">
              <w:r>
                <w:rPr>
                  <w:rFonts w:ascii="Times New Roman" w:eastAsia="Times New Roman" w:hAnsi="Times New Roman" w:cs="Times New Roman"/>
                  <w:color w:val="FF0000"/>
                  <w:lang w:val="en-IN"/>
                </w:rPr>
                <w:t>Promotor,</w:t>
              </w:r>
              <w:r w:rsidRPr="00203589">
                <w:rPr>
                  <w:rFonts w:ascii="Times New Roman" w:eastAsia="Times New Roman" w:hAnsi="Times New Roman" w:cs="Times New Roman"/>
                  <w:color w:val="FF0000"/>
                  <w:lang w:val="en-IN"/>
                </w:rPr>
                <w:t xml:space="preserve"> Passive</w:t>
              </w:r>
            </w:ins>
            <w:ins w:id="38" w:author="Jeevan Joy Pious" w:date="2025-11-04T12:07:00Z">
              <w:r w:rsidR="00203589">
                <w:rPr>
                  <w:rFonts w:ascii="Times New Roman" w:eastAsia="Times New Roman" w:hAnsi="Times New Roman" w:cs="Times New Roman"/>
                  <w:color w:val="FF0000"/>
                  <w:lang w:val="en-IN"/>
                </w:rPr>
                <w:t xml:space="preserve">, </w:t>
              </w:r>
              <w:r w:rsidR="00203589" w:rsidRPr="00203589">
                <w:rPr>
                  <w:rFonts w:ascii="Times New Roman" w:eastAsia="Times New Roman" w:hAnsi="Times New Roman" w:cs="Times New Roman"/>
                  <w:color w:val="FF0000"/>
                  <w:lang w:val="en-IN"/>
                </w:rPr>
                <w:t>Detractor</w:t>
              </w:r>
            </w:ins>
          </w:p>
        </w:tc>
        <w:tc>
          <w:tcPr>
            <w:tcW w:w="2251" w:type="dxa"/>
          </w:tcPr>
          <w:p w14:paraId="4536DFD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Customer rating based on performance or engagement.</w:t>
            </w:r>
          </w:p>
        </w:tc>
      </w:tr>
      <w:tr w:rsidR="00497D40" w14:paraId="4536DFD8" w14:textId="77777777" w:rsidTr="00506D6F">
        <w:trPr>
          <w:trHeight w:val="576"/>
        </w:trPr>
        <w:tc>
          <w:tcPr>
            <w:tcW w:w="1490" w:type="dxa"/>
          </w:tcPr>
          <w:p w14:paraId="4536DFD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Contacts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049" w:type="dxa"/>
            <w:noWrap/>
          </w:tcPr>
          <w:p w14:paraId="4536DFD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D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D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D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List of contacts associated with the customer.</w:t>
            </w:r>
          </w:p>
        </w:tc>
      </w:tr>
      <w:tr w:rsidR="00497D40" w14:paraId="4536DFDE" w14:textId="77777777" w:rsidTr="00506D6F">
        <w:trPr>
          <w:trHeight w:val="576"/>
        </w:trPr>
        <w:tc>
          <w:tcPr>
            <w:tcW w:w="1490" w:type="dxa"/>
          </w:tcPr>
          <w:p w14:paraId="4536DFD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Price books</w:t>
            </w:r>
          </w:p>
        </w:tc>
        <w:tc>
          <w:tcPr>
            <w:tcW w:w="1049" w:type="dxa"/>
            <w:noWrap/>
          </w:tcPr>
          <w:p w14:paraId="4536DFD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D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D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D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Price books associated with the customer.</w:t>
            </w:r>
          </w:p>
        </w:tc>
      </w:tr>
      <w:tr w:rsidR="00497D40" w14:paraId="4536DFE4" w14:textId="77777777" w:rsidTr="00506D6F">
        <w:trPr>
          <w:trHeight w:val="288"/>
        </w:trPr>
        <w:tc>
          <w:tcPr>
            <w:tcW w:w="1490" w:type="dxa"/>
          </w:tcPr>
          <w:p w14:paraId="4536DFD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Visits</w:t>
            </w:r>
          </w:p>
        </w:tc>
        <w:tc>
          <w:tcPr>
            <w:tcW w:w="1049" w:type="dxa"/>
            <w:noWrap/>
          </w:tcPr>
          <w:p w14:paraId="4536DFE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E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E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E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Customer visits data.</w:t>
            </w:r>
          </w:p>
        </w:tc>
      </w:tr>
      <w:tr w:rsidR="00497D40" w14:paraId="4536DFEA" w14:textId="77777777" w:rsidTr="00506D6F">
        <w:trPr>
          <w:trHeight w:val="576"/>
        </w:trPr>
        <w:tc>
          <w:tcPr>
            <w:tcW w:w="1490" w:type="dxa"/>
          </w:tcPr>
          <w:p w14:paraId="4536DFE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Orders</w:t>
            </w:r>
          </w:p>
        </w:tc>
        <w:tc>
          <w:tcPr>
            <w:tcW w:w="1049" w:type="dxa"/>
            <w:noWrap/>
          </w:tcPr>
          <w:p w14:paraId="4536DFE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E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E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E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Orders related to customer. Order Status will be enabled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(won &amp; lost)</w:t>
            </w:r>
          </w:p>
        </w:tc>
      </w:tr>
      <w:tr w:rsidR="00497D40" w14:paraId="4536DFF0" w14:textId="77777777" w:rsidTr="00506D6F">
        <w:trPr>
          <w:trHeight w:val="576"/>
        </w:trPr>
        <w:tc>
          <w:tcPr>
            <w:tcW w:w="1490" w:type="dxa"/>
          </w:tcPr>
          <w:p w14:paraId="4536DFE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Invoices (from ERP)</w:t>
            </w:r>
          </w:p>
        </w:tc>
        <w:tc>
          <w:tcPr>
            <w:tcW w:w="1049" w:type="dxa"/>
            <w:noWrap/>
          </w:tcPr>
          <w:p w14:paraId="4536DFE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E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E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E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Invoices related to the customer from ERP.</w:t>
            </w:r>
          </w:p>
        </w:tc>
      </w:tr>
      <w:tr w:rsidR="00497D40" w14:paraId="4536DFF6" w14:textId="77777777" w:rsidTr="00506D6F">
        <w:trPr>
          <w:trHeight w:val="864"/>
        </w:trPr>
        <w:tc>
          <w:tcPr>
            <w:tcW w:w="1490" w:type="dxa"/>
          </w:tcPr>
          <w:p w14:paraId="4536DFF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Receipts/Payments (from ERP)</w:t>
            </w:r>
          </w:p>
        </w:tc>
        <w:tc>
          <w:tcPr>
            <w:tcW w:w="1049" w:type="dxa"/>
            <w:noWrap/>
          </w:tcPr>
          <w:p w14:paraId="4536DFF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Related Records</w:t>
            </w:r>
          </w:p>
        </w:tc>
        <w:tc>
          <w:tcPr>
            <w:tcW w:w="1617" w:type="dxa"/>
            <w:noWrap/>
          </w:tcPr>
          <w:p w14:paraId="4536DFF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F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F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Receipts and payments data from ERP.</w:t>
            </w:r>
          </w:p>
        </w:tc>
      </w:tr>
      <w:tr w:rsidR="00497D40" w14:paraId="4536DFFC" w14:textId="77777777" w:rsidTr="00506D6F">
        <w:trPr>
          <w:trHeight w:val="576"/>
        </w:trPr>
        <w:tc>
          <w:tcPr>
            <w:tcW w:w="1490" w:type="dxa"/>
          </w:tcPr>
          <w:p w14:paraId="4536DFF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Outstanding (from ERP)</w:t>
            </w:r>
          </w:p>
        </w:tc>
        <w:tc>
          <w:tcPr>
            <w:tcW w:w="1049" w:type="dxa"/>
            <w:noWrap/>
          </w:tcPr>
          <w:p w14:paraId="4536DFF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Currency</w:t>
            </w:r>
          </w:p>
        </w:tc>
        <w:tc>
          <w:tcPr>
            <w:tcW w:w="1617" w:type="dxa"/>
            <w:noWrap/>
          </w:tcPr>
          <w:p w14:paraId="4536DFF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2637" w:type="dxa"/>
          </w:tcPr>
          <w:p w14:paraId="4536DFF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2251" w:type="dxa"/>
          </w:tcPr>
          <w:p w14:paraId="4536DFF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Outstanding balance from ERP.</w:t>
            </w:r>
          </w:p>
        </w:tc>
      </w:tr>
      <w:tr w:rsidR="00497D40" w14:paraId="4536E005" w14:textId="77777777" w:rsidTr="00506D6F">
        <w:trPr>
          <w:trHeight w:val="576"/>
        </w:trPr>
        <w:tc>
          <w:tcPr>
            <w:tcW w:w="1490" w:type="dxa"/>
          </w:tcPr>
          <w:p w14:paraId="4536DFFD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Complete Asset List – Long list of options</w:t>
            </w:r>
          </w:p>
        </w:tc>
        <w:tc>
          <w:tcPr>
            <w:tcW w:w="1049" w:type="dxa"/>
            <w:noWrap/>
          </w:tcPr>
          <w:p w14:paraId="4536DFFE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Lookup</w:t>
            </w:r>
          </w:p>
        </w:tc>
        <w:tc>
          <w:tcPr>
            <w:tcW w:w="1617" w:type="dxa"/>
            <w:noWrap/>
          </w:tcPr>
          <w:p w14:paraId="4536DFFF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E000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Radiology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Cardiology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Laboratory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Surgery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Oncology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Orthopaedics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OB/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Gyn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/</w:t>
            </w:r>
            <w: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Opthalmology</w:t>
            </w:r>
            <w:proofErr w:type="spellEnd"/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Therapeutics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Monitoring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Paediatrics/NICU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Emergency/ICU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Urology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lastRenderedPageBreak/>
              <w:t>Gastroenterology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etc.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Spares</w:t>
            </w:r>
          </w:p>
        </w:tc>
        <w:tc>
          <w:tcPr>
            <w:tcW w:w="2251" w:type="dxa"/>
          </w:tcPr>
          <w:p w14:paraId="4536E001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lastRenderedPageBreak/>
              <w:t>Asset List: List of asset the customer is dealing with for their organization.</w:t>
            </w:r>
          </w:p>
          <w:p w14:paraId="4536E002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</w:p>
          <w:p w14:paraId="4536E003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Should speak to ERP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Kaspon</w:t>
            </w:r>
            <w:proofErr w:type="spellEnd"/>
          </w:p>
          <w:p w14:paraId="4536E004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Should mark if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under our contract/OEM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lastRenderedPageBreak/>
              <w:t>contract/Competition contract/no contract</w:t>
            </w:r>
            <w:commentRangeStart w:id="39"/>
            <w:commentRangeEnd w:id="39"/>
            <w:r>
              <w:commentReference w:id="39"/>
            </w:r>
          </w:p>
        </w:tc>
      </w:tr>
      <w:tr w:rsidR="00497D40" w14:paraId="4536E00B" w14:textId="77777777" w:rsidTr="00506D6F">
        <w:trPr>
          <w:trHeight w:val="576"/>
        </w:trPr>
        <w:tc>
          <w:tcPr>
            <w:tcW w:w="1490" w:type="dxa"/>
          </w:tcPr>
          <w:p w14:paraId="4536E006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lastRenderedPageBreak/>
              <w:t>Previous history</w:t>
            </w:r>
          </w:p>
        </w:tc>
        <w:tc>
          <w:tcPr>
            <w:tcW w:w="1049" w:type="dxa"/>
            <w:noWrap/>
          </w:tcPr>
          <w:p w14:paraId="4536E007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Picklist</w:t>
            </w:r>
          </w:p>
        </w:tc>
        <w:tc>
          <w:tcPr>
            <w:tcW w:w="1617" w:type="dxa"/>
            <w:noWrap/>
          </w:tcPr>
          <w:p w14:paraId="4536E008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E009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Previous customer, New Customer</w:t>
            </w:r>
          </w:p>
        </w:tc>
        <w:tc>
          <w:tcPr>
            <w:tcW w:w="2251" w:type="dxa"/>
          </w:tcPr>
          <w:p w14:paraId="4536E00A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</w:tr>
      <w:tr w:rsidR="00497D40" w14:paraId="4536E011" w14:textId="77777777" w:rsidTr="00506D6F">
        <w:trPr>
          <w:trHeight w:val="576"/>
        </w:trPr>
        <w:tc>
          <w:tcPr>
            <w:tcW w:w="1490" w:type="dxa"/>
          </w:tcPr>
          <w:p w14:paraId="4536E00C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Customer purchase value lifetime</w:t>
            </w:r>
          </w:p>
        </w:tc>
        <w:tc>
          <w:tcPr>
            <w:tcW w:w="1049" w:type="dxa"/>
            <w:noWrap/>
          </w:tcPr>
          <w:p w14:paraId="4536E00D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umber</w:t>
            </w:r>
          </w:p>
        </w:tc>
        <w:tc>
          <w:tcPr>
            <w:tcW w:w="1617" w:type="dxa"/>
            <w:noWrap/>
          </w:tcPr>
          <w:p w14:paraId="4536E00E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E00F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251" w:type="dxa"/>
          </w:tcPr>
          <w:p w14:paraId="4536E010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</w:tr>
      <w:tr w:rsidR="00497D40" w14:paraId="4536E017" w14:textId="77777777" w:rsidTr="00506D6F">
        <w:trPr>
          <w:trHeight w:val="576"/>
        </w:trPr>
        <w:tc>
          <w:tcPr>
            <w:tcW w:w="1490" w:type="dxa"/>
          </w:tcPr>
          <w:p w14:paraId="4536E012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Customer type</w:t>
            </w:r>
          </w:p>
        </w:tc>
        <w:tc>
          <w:tcPr>
            <w:tcW w:w="1049" w:type="dxa"/>
            <w:noWrap/>
          </w:tcPr>
          <w:p w14:paraId="4536E013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1617" w:type="dxa"/>
            <w:noWrap/>
          </w:tcPr>
          <w:p w14:paraId="4536E014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E015" w14:textId="6942C2AA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Direct Customer, Dealer Customer, Dealer, Student</w:t>
            </w:r>
          </w:p>
        </w:tc>
        <w:tc>
          <w:tcPr>
            <w:tcW w:w="2251" w:type="dxa"/>
          </w:tcPr>
          <w:p w14:paraId="4536E016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Based on the Customer type selected fields will be displayed</w:t>
            </w:r>
          </w:p>
        </w:tc>
      </w:tr>
      <w:tr w:rsidR="00497D40" w14:paraId="4536E01D" w14:textId="77777777" w:rsidTr="00506D6F">
        <w:trPr>
          <w:trHeight w:val="576"/>
        </w:trPr>
        <w:tc>
          <w:tcPr>
            <w:tcW w:w="1490" w:type="dxa"/>
          </w:tcPr>
          <w:p w14:paraId="4536E018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Bank Information</w:t>
            </w:r>
          </w:p>
        </w:tc>
        <w:tc>
          <w:tcPr>
            <w:tcW w:w="1049" w:type="dxa"/>
            <w:noWrap/>
          </w:tcPr>
          <w:p w14:paraId="4536E019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Text</w:t>
            </w:r>
          </w:p>
        </w:tc>
        <w:tc>
          <w:tcPr>
            <w:tcW w:w="1617" w:type="dxa"/>
            <w:noWrap/>
          </w:tcPr>
          <w:p w14:paraId="4536E01A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637" w:type="dxa"/>
          </w:tcPr>
          <w:p w14:paraId="4536E01B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251" w:type="dxa"/>
          </w:tcPr>
          <w:p w14:paraId="4536E01C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Verified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through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cancelled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cheque</w:t>
            </w:r>
          </w:p>
        </w:tc>
      </w:tr>
      <w:tr w:rsidR="00497D40" w14:paraId="4536E023" w14:textId="77777777" w:rsidTr="00506D6F">
        <w:trPr>
          <w:trHeight w:val="576"/>
        </w:trPr>
        <w:tc>
          <w:tcPr>
            <w:tcW w:w="1490" w:type="dxa"/>
          </w:tcPr>
          <w:p w14:paraId="4536E01E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Payment terms</w:t>
            </w:r>
          </w:p>
        </w:tc>
        <w:tc>
          <w:tcPr>
            <w:tcW w:w="1049" w:type="dxa"/>
            <w:noWrap/>
          </w:tcPr>
          <w:p w14:paraId="4536E01F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1617" w:type="dxa"/>
            <w:noWrap/>
          </w:tcPr>
          <w:p w14:paraId="4536E020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Mandatory</w:t>
            </w:r>
          </w:p>
        </w:tc>
        <w:tc>
          <w:tcPr>
            <w:tcW w:w="2637" w:type="dxa"/>
          </w:tcPr>
          <w:p w14:paraId="4536E021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2251" w:type="dxa"/>
          </w:tcPr>
          <w:p w14:paraId="4536E022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Pick list field will be created</w:t>
            </w:r>
          </w:p>
        </w:tc>
      </w:tr>
      <w:tr w:rsidR="00497D40" w14:paraId="4536E029" w14:textId="77777777" w:rsidTr="00506D6F">
        <w:trPr>
          <w:trHeight w:val="576"/>
        </w:trPr>
        <w:tc>
          <w:tcPr>
            <w:tcW w:w="1490" w:type="dxa"/>
          </w:tcPr>
          <w:p w14:paraId="4536E024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commentRangeStart w:id="40"/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Bank/Delivery Order</w:t>
            </w:r>
          </w:p>
        </w:tc>
        <w:tc>
          <w:tcPr>
            <w:tcW w:w="1049" w:type="dxa"/>
            <w:noWrap/>
          </w:tcPr>
          <w:p w14:paraId="4536E025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tc>
          <w:tcPr>
            <w:tcW w:w="1617" w:type="dxa"/>
            <w:noWrap/>
          </w:tcPr>
          <w:p w14:paraId="4536E026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Mandatory for high value equipment</w:t>
            </w:r>
          </w:p>
        </w:tc>
        <w:tc>
          <w:tcPr>
            <w:tcW w:w="2637" w:type="dxa"/>
          </w:tcPr>
          <w:p w14:paraId="4536E027" w14:textId="77777777" w:rsidR="00497D40" w:rsidRDefault="00497D4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</w:p>
        </w:tc>
        <w:commentRangeEnd w:id="40"/>
        <w:tc>
          <w:tcPr>
            <w:tcW w:w="2251" w:type="dxa"/>
          </w:tcPr>
          <w:p w14:paraId="4536E028" w14:textId="77777777" w:rsidR="00497D40" w:rsidRDefault="006416D1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commentReference w:id="40"/>
            </w:r>
          </w:p>
        </w:tc>
      </w:tr>
    </w:tbl>
    <w:p w14:paraId="4536E02A" w14:textId="77777777" w:rsidR="00497D40" w:rsidRDefault="006416D1">
      <w:pPr>
        <w:pStyle w:val="Heading2"/>
        <w:keepNext w:val="0"/>
        <w:keepLines w:val="0"/>
        <w:spacing w:before="360" w:after="80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41" w:name="_heading=h.1thuivln61yj" w:colFirst="0" w:colLast="0"/>
      <w:bookmarkEnd w:id="4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14:paraId="4536E02B" w14:textId="77777777" w:rsidR="00497D40" w:rsidRDefault="006416D1">
      <w:pPr>
        <w:numPr>
          <w:ilvl w:val="0"/>
          <w:numId w:val="10"/>
        </w:numPr>
        <w:spacing w:before="240"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Customer Creation </w:t>
      </w:r>
    </w:p>
    <w:p w14:paraId="4536E02C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Auto-created when a Lead is converted to an Opportunity + Account</w:t>
      </w:r>
    </w:p>
    <w:p w14:paraId="4536E02D" w14:textId="53D9A9B9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type field to be selected : D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irect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custome</w:t>
      </w:r>
      <w:proofErr w:type="spellEnd"/>
      <w:r>
        <w:rPr>
          <w:rFonts w:ascii="Times New Roman" w:eastAsia="Calibri" w:hAnsi="Times New Roman" w:cs="Times New Roman"/>
          <w:color w:val="000000" w:themeColor="text1"/>
          <w:lang w:val="en-US"/>
        </w:rPr>
        <w:t>r, D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ealer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customer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, Dealer</w:t>
      </w:r>
      <w:ins w:id="42" w:author="Jeevan Joy Pious" w:date="2025-11-04T12:20:00Z">
        <w:r w:rsidR="00FB4EAE"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(Vendor?)</w:t>
        </w:r>
      </w:ins>
      <w:r>
        <w:rPr>
          <w:rFonts w:ascii="Times New Roman" w:eastAsia="Calibri" w:hAnsi="Times New Roman" w:cs="Times New Roman"/>
          <w:color w:val="000000" w:themeColor="text1"/>
          <w:lang w:val="en-US"/>
        </w:rPr>
        <w:t>, Student</w:t>
      </w:r>
    </w:p>
    <w:p w14:paraId="4536E02E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Based on the Customer Type, fields to be shown in Customer Detail Page.</w:t>
      </w:r>
    </w:p>
    <w:p w14:paraId="4536E02F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Can also be created directly by Sales Team or Back Office Team.</w:t>
      </w:r>
    </w:p>
    <w:p w14:paraId="4536E030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ERP provides Customer Code.</w:t>
      </w:r>
    </w:p>
    <w:p w14:paraId="4536E031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File upload option will be provided to upload GST Certificates, PAN, Cancelled </w:t>
      </w:r>
      <w:proofErr w:type="spellStart"/>
      <w:r>
        <w:rPr>
          <w:rFonts w:ascii="Times New Roman" w:eastAsia="Calibri" w:hAnsi="Times New Roman" w:cs="Times New Roman"/>
          <w:color w:val="000000" w:themeColor="text1"/>
          <w:lang w:val="en-US"/>
        </w:rPr>
        <w:t>Cheque</w:t>
      </w:r>
      <w:proofErr w:type="spellEnd"/>
      <w:r>
        <w:rPr>
          <w:rFonts w:ascii="Times New Roman" w:eastAsia="Calibri" w:hAnsi="Times New Roman" w:cs="Times New Roman"/>
          <w:color w:val="000000" w:themeColor="text1"/>
          <w:lang w:val="en-US"/>
        </w:rPr>
        <w:t>, and other related documents for each customer individually, it has to be manually uploaded by sales executives.</w:t>
      </w:r>
    </w:p>
    <w:p w14:paraId="4536E032" w14:textId="77777777" w:rsidR="00497D40" w:rsidRDefault="006416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Updates &amp; Synchronization</w:t>
      </w:r>
    </w:p>
    <w:p w14:paraId="4536E033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Salesforce is the system of record for Customer details</w:t>
      </w:r>
      <w:ins w:id="43" w:author="Manoj V Menon" w:date="2025-09-23T11:02:00Z"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&amp; asset mapping (potential link to </w:t>
        </w:r>
        <w:proofErr w:type="spellStart"/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>Kaspon</w:t>
        </w:r>
        <w:proofErr w:type="spellEnd"/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+ ERP)</w:t>
        </w:r>
      </w:ins>
      <w:ins w:id="44" w:author="Manoj V Menon" w:date="2025-09-23T11:03:00Z"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+ </w:t>
        </w:r>
        <w:commentRangeStart w:id="45"/>
        <w:commentRangeStart w:id="46"/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>orders</w:t>
        </w:r>
      </w:ins>
      <w:commentRangeEnd w:id="45"/>
      <w:r>
        <w:rPr>
          <w:rStyle w:val="CommentReference"/>
          <w:rFonts w:ascii="Times New Roman" w:hAnsi="Times New Roman" w:cs="Times New Roman"/>
        </w:rPr>
        <w:commentReference w:id="45"/>
      </w:r>
      <w:commentRangeEnd w:id="46"/>
      <w:r>
        <w:rPr>
          <w:rFonts w:ascii="Times New Roman" w:hAnsi="Times New Roman" w:cs="Times New Roman"/>
        </w:rPr>
        <w:commentReference w:id="46"/>
      </w:r>
      <w:ins w:id="47" w:author="Manoj V Menon" w:date="2025-09-23T11:03:00Z"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</w:t>
        </w:r>
      </w:ins>
    </w:p>
    <w:p w14:paraId="4536E034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ERP syncs financial/transactional data (Orders, Invoices, Payments, customer bank details, Outstanding, and Price book).</w:t>
      </w:r>
    </w:p>
    <w:p w14:paraId="4536E035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Provision will be given to manager to reassign the customers to another executives</w:t>
      </w:r>
    </w:p>
    <w:p w14:paraId="4536E036" w14:textId="77777777" w:rsidR="00497D40" w:rsidRDefault="006416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Relationships</w:t>
      </w:r>
    </w:p>
    <w:p w14:paraId="4536E037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can have multiple Contacts (Department field will be field on contact object).</w:t>
      </w:r>
    </w:p>
    <w:p w14:paraId="4536E038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can have multiple Shipping Addresses.</w:t>
      </w:r>
    </w:p>
    <w:p w14:paraId="4536E039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Same Customer can be managed by multiple Executives across verticals.</w:t>
      </w:r>
    </w:p>
    <w:p w14:paraId="4536E03A" w14:textId="77777777" w:rsidR="00497D40" w:rsidRDefault="006416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Access Control</w:t>
      </w:r>
    </w:p>
    <w:p w14:paraId="4536E03B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lastRenderedPageBreak/>
        <w:t xml:space="preserve">View Access: All Sales users. </w:t>
      </w:r>
    </w:p>
    <w:p w14:paraId="4536E03C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Edit Master Record: Associated users only will have the access to edit the  Customer demographics &amp; asset mapping only</w:t>
      </w:r>
    </w:p>
    <w:p w14:paraId="4536E03D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Rest of the edits - Only Back Office team and assigned Account Owner (primary executive) (approval by super admin) </w:t>
      </w:r>
    </w:p>
    <w:p w14:paraId="4536E03E" w14:textId="77777777" w:rsidR="00497D40" w:rsidRDefault="006416D1">
      <w:pPr>
        <w:numPr>
          <w:ilvl w:val="1"/>
          <w:numId w:val="1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Edit History to be recorded.</w:t>
      </w:r>
    </w:p>
    <w:p w14:paraId="4536E03F" w14:textId="77777777" w:rsidR="00497D40" w:rsidRDefault="006416D1">
      <w:pPr>
        <w:numPr>
          <w:ilvl w:val="1"/>
          <w:numId w:val="10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Additional executives for different verticals will be managed via Account Teams with restricted access (can work on Opportunities, Orders, </w:t>
      </w:r>
      <w:proofErr w:type="gramStart"/>
      <w:r>
        <w:rPr>
          <w:rFonts w:ascii="Times New Roman" w:eastAsia="Calibri" w:hAnsi="Times New Roman" w:cs="Times New Roman"/>
          <w:color w:val="000000" w:themeColor="text1"/>
          <w:lang w:val="en-US"/>
        </w:rPr>
        <w:t>Visits</w:t>
      </w:r>
      <w:proofErr w:type="gramEnd"/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but not change Master data).</w:t>
      </w:r>
    </w:p>
    <w:p w14:paraId="4536E040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48" w:name="_heading=h.2hzgo83oj8em" w:colFirst="0" w:colLast="0"/>
      <w:bookmarkEnd w:id="48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14:paraId="4536E041" w14:textId="77777777" w:rsidR="00497D40" w:rsidRDefault="006416D1">
      <w:pPr>
        <w:numPr>
          <w:ilvl w:val="0"/>
          <w:numId w:val="11"/>
        </w:numPr>
        <w:spacing w:before="240"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color w:val="000000" w:themeColor="text1"/>
        </w:rPr>
        <w:t>No auto Price book linking in Salesforce. Price books come from ERP, mapped via Customer Code.</w:t>
      </w:r>
    </w:p>
    <w:p w14:paraId="4536E042" w14:textId="77777777" w:rsidR="00497D40" w:rsidRDefault="006416D1">
      <w:pPr>
        <w:numPr>
          <w:ilvl w:val="0"/>
          <w:numId w:val="11"/>
        </w:numPr>
        <w:spacing w:after="24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No automatic tagging of Contacts. Multiple contacts can be added manually under the Customer.</w:t>
      </w:r>
    </w:p>
    <w:p w14:paraId="4536E043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49" w:name="_heading=h.6x3nddac2kkk" w:colFirst="0" w:colLast="0"/>
      <w:bookmarkEnd w:id="4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14:paraId="4536E044" w14:textId="77777777" w:rsidR="00497D40" w:rsidRDefault="006416D1">
      <w:pPr>
        <w:numPr>
          <w:ilvl w:val="0"/>
          <w:numId w:val="12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Duplicate check based on:</w:t>
      </w:r>
    </w:p>
    <w:p w14:paraId="4536E045" w14:textId="77777777" w:rsidR="00497D40" w:rsidRDefault="006416D1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Customer Code (ERP sync)</w:t>
      </w:r>
      <w:r>
        <w:rPr>
          <w:rFonts w:ascii="Times New Roman" w:eastAsia="Calibri" w:hAnsi="Times New Roman" w:cs="Times New Roman"/>
          <w:bCs/>
          <w:color w:val="000000"/>
          <w:lang w:val="en-US"/>
        </w:rPr>
        <w:t xml:space="preserve"> - If its existing customer, system will check the customer with phone, email, </w:t>
      </w:r>
      <w:proofErr w:type="spellStart"/>
      <w:r>
        <w:rPr>
          <w:rFonts w:ascii="Times New Roman" w:eastAsia="Calibri" w:hAnsi="Times New Roman" w:cs="Times New Roman"/>
          <w:bCs/>
          <w:color w:val="000000"/>
          <w:lang w:val="en-US"/>
        </w:rPr>
        <w:t>gst</w:t>
      </w:r>
      <w:proofErr w:type="spellEnd"/>
      <w:r>
        <w:rPr>
          <w:rFonts w:ascii="Times New Roman" w:eastAsia="Calibri" w:hAnsi="Times New Roman" w:cs="Times New Roman"/>
          <w:bCs/>
          <w:color w:val="000000"/>
          <w:lang w:val="en-US"/>
        </w:rPr>
        <w:t xml:space="preserve"> and institution name, and it will show the existing customer details with customer code on the screen.</w:t>
      </w:r>
    </w:p>
    <w:p w14:paraId="4536E046" w14:textId="77777777" w:rsidR="00497D40" w:rsidRDefault="006416D1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  <w:lang w:val="en-US"/>
        </w:rPr>
        <w:t>If it’s a new customer, Customer will be created with all details, customer details will be sent to ERP and ERP will send the new Customer Code to Salesforce.</w:t>
      </w:r>
    </w:p>
    <w:p w14:paraId="4536E047" w14:textId="77777777" w:rsidR="00497D40" w:rsidRDefault="006416D1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color w:val="000000" w:themeColor="text1"/>
        </w:rPr>
        <w:t>Contact Number (Primary) and Email</w:t>
      </w:r>
    </w:p>
    <w:p w14:paraId="4536E048" w14:textId="77777777" w:rsidR="00497D40" w:rsidRDefault="006416D1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GSTIN: If the GST is available duplicate will to be checked </w:t>
      </w:r>
    </w:p>
    <w:p w14:paraId="4536E049" w14:textId="77777777" w:rsidR="00497D40" w:rsidRDefault="006416D1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>Institution Name</w:t>
      </w:r>
    </w:p>
    <w:p w14:paraId="4536E04A" w14:textId="77777777" w:rsidR="00497D40" w:rsidRDefault="006416D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Multiple shipping addresses allowed (one default).</w:t>
      </w:r>
    </w:p>
    <w:p w14:paraId="4536E04B" w14:textId="77777777" w:rsidR="00497D40" w:rsidRDefault="006416D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Multiple contacts allowed (one primary contact).</w:t>
      </w:r>
    </w:p>
    <w:p w14:paraId="4536E04C" w14:textId="77777777" w:rsidR="00497D40" w:rsidRDefault="006416D1">
      <w:pPr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Outstanding, Invoices, Payments always pulled directly from ERP (no calculation in Salesforce)</w:t>
      </w:r>
    </w:p>
    <w:p w14:paraId="4536E04D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50" w:name="_heading=h.2nxqqaj8py6" w:colFirst="0" w:colLast="0"/>
      <w:bookmarkEnd w:id="5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14:paraId="4536E04E" w14:textId="77777777" w:rsidR="00497D40" w:rsidRDefault="006416D1">
      <w:pPr>
        <w:numPr>
          <w:ilvl w:val="0"/>
          <w:numId w:val="13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Category mandatory.</w:t>
      </w:r>
    </w:p>
    <w:p w14:paraId="4536E04F" w14:textId="77777777" w:rsidR="00497D40" w:rsidRDefault="006416D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Type Mandatory.</w:t>
      </w:r>
    </w:p>
    <w:p w14:paraId="4536E050" w14:textId="77777777" w:rsidR="00497D40" w:rsidRDefault="006416D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P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rimary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Contact Number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, S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econdary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contact number and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P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rimary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and secondary Email mandatory.</w:t>
      </w:r>
    </w:p>
    <w:p w14:paraId="4536E051" w14:textId="77777777" w:rsidR="00497D40" w:rsidRDefault="006416D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Currency mandatory.</w:t>
      </w:r>
    </w:p>
    <w:p w14:paraId="4536E052" w14:textId="77777777" w:rsidR="00497D40" w:rsidRDefault="006416D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At least one Billing Address required.</w:t>
      </w:r>
    </w:p>
    <w:p w14:paraId="4536E053" w14:textId="77777777" w:rsidR="00497D40" w:rsidRDefault="006416D1">
      <w:pPr>
        <w:numPr>
          <w:ilvl w:val="0"/>
          <w:numId w:val="13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Duplicate check on Customer Code and Contact Number.</w:t>
      </w:r>
    </w:p>
    <w:p w14:paraId="4536E054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51" w:name="_heading=h.88ib7gtyldvb" w:colFirst="0" w:colLast="0"/>
      <w:bookmarkEnd w:id="5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14:paraId="4536E055" w14:textId="77777777" w:rsidR="00497D40" w:rsidRDefault="006416D1">
      <w:pPr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lastRenderedPageBreak/>
        <w:t xml:space="preserve">Notify Sales Executive/Manager when new Customer is created or assigned in their vertical. </w:t>
      </w:r>
    </w:p>
    <w:p w14:paraId="4536E056" w14:textId="77777777" w:rsidR="00497D40" w:rsidRDefault="00497D40">
      <w:pPr>
        <w:spacing w:before="240" w:after="0"/>
        <w:ind w:left="720"/>
        <w:jc w:val="both"/>
        <w:rPr>
          <w:rFonts w:ascii="Times New Roman" w:hAnsi="Times New Roman" w:cs="Times New Roman"/>
        </w:rPr>
      </w:pPr>
    </w:p>
    <w:p w14:paraId="4536E057" w14:textId="77777777" w:rsidR="00497D40" w:rsidRDefault="006416D1">
      <w:pPr>
        <w:spacing w:after="24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52" w:name="_heading=h.ksgwb9o5aznb" w:colFirst="0" w:colLast="0"/>
      <w:bookmarkEnd w:id="52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Approvals</w:t>
      </w:r>
    </w:p>
    <w:p w14:paraId="4536E058" w14:textId="77777777" w:rsidR="00497D40" w:rsidRDefault="006416D1">
      <w:pPr>
        <w:numPr>
          <w:ilvl w:val="0"/>
          <w:numId w:val="15"/>
        </w:num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>Approval required for Customer Inactivation</w:t>
      </w:r>
    </w:p>
    <w:p w14:paraId="4536E059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53" w:name="_heading=h.3jmo5drjamba" w:colFirst="0" w:colLast="0"/>
      <w:bookmarkEnd w:id="53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14:paraId="4536E05A" w14:textId="77777777" w:rsidR="00497D40" w:rsidRDefault="006416D1">
      <w:pPr>
        <w:numPr>
          <w:ilvl w:val="0"/>
          <w:numId w:val="16"/>
        </w:numPr>
        <w:spacing w:before="240"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  <w:t>ERP → Salesforce: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Price books, Invoices, Receipts, Payments, Outstanding, Customer Code.</w:t>
      </w:r>
    </w:p>
    <w:p w14:paraId="4536E05B" w14:textId="77777777" w:rsidR="00497D40" w:rsidRDefault="006416D1">
      <w:pPr>
        <w:numPr>
          <w:ilvl w:val="0"/>
          <w:numId w:val="16"/>
        </w:numPr>
        <w:spacing w:after="240"/>
        <w:jc w:val="both"/>
        <w:rPr>
          <w:ins w:id="54" w:author="Manoj V Menon" w:date="2025-09-23T11:10:00Z"/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Salesforce → ERP:</w:t>
      </w:r>
      <w:r>
        <w:rPr>
          <w:rFonts w:ascii="Times New Roman" w:eastAsia="Calibri" w:hAnsi="Times New Roman" w:cs="Times New Roman"/>
          <w:color w:val="000000" w:themeColor="text1"/>
        </w:rPr>
        <w:t xml:space="preserve"> New or updated Customer records </w:t>
      </w:r>
    </w:p>
    <w:p w14:paraId="4536E05C" w14:textId="77777777" w:rsidR="00497D40" w:rsidRDefault="00497D40">
      <w:pPr>
        <w:spacing w:after="240"/>
        <w:ind w:left="360"/>
        <w:jc w:val="both"/>
        <w:rPr>
          <w:rFonts w:ascii="Times New Roman" w:hAnsi="Times New Roman" w:cs="Times New Roman"/>
        </w:rPr>
      </w:pPr>
    </w:p>
    <w:p w14:paraId="4536E05D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55" w:name="_heading=h.wqqy7teci73f" w:colFirst="0" w:colLast="0"/>
      <w:bookmarkEnd w:id="55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14:paraId="4536E05E" w14:textId="77777777" w:rsidR="00497D40" w:rsidRDefault="006416D1">
      <w:pPr>
        <w:numPr>
          <w:ilvl w:val="0"/>
          <w:numId w:val="17"/>
        </w:numPr>
        <w:spacing w:before="240"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 xml:space="preserve">Create/Edit Master: </w:t>
      </w:r>
      <w:r>
        <w:rPr>
          <w:rFonts w:ascii="Times New Roman" w:eastAsia="Calibri" w:hAnsi="Times New Roman" w:cs="Times New Roman"/>
          <w:bCs/>
          <w:color w:val="000000"/>
          <w:lang w:val="en-US"/>
        </w:rPr>
        <w:t xml:space="preserve">Admin </w:t>
      </w:r>
      <w:r>
        <w:rPr>
          <w:rFonts w:ascii="Times New Roman" w:eastAsia="Calibri" w:hAnsi="Times New Roman" w:cs="Times New Roman"/>
          <w:bCs/>
          <w:color w:val="000000"/>
        </w:rPr>
        <w:t>+ Account Owner (primary assigned executive)</w:t>
      </w:r>
      <w:r>
        <w:rPr>
          <w:rFonts w:ascii="Times New Roman" w:eastAsia="Calibri" w:hAnsi="Times New Roman" w:cs="Times New Roman"/>
          <w:bCs/>
          <w:color w:val="000000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(approval by super admin</w:t>
      </w:r>
      <w:proofErr w:type="gramStart"/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) </w:t>
      </w:r>
      <w:r>
        <w:rPr>
          <w:rFonts w:ascii="Times New Roman" w:eastAsia="Calibri" w:hAnsi="Times New Roman" w:cs="Times New Roman"/>
          <w:bCs/>
          <w:color w:val="000000"/>
        </w:rPr>
        <w:t>.</w:t>
      </w:r>
      <w:proofErr w:type="gramEnd"/>
    </w:p>
    <w:p w14:paraId="4536E05F" w14:textId="77777777" w:rsidR="00497D40" w:rsidRDefault="006416D1">
      <w:pPr>
        <w:numPr>
          <w:ilvl w:val="0"/>
          <w:numId w:val="17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Edit </w:t>
      </w:r>
      <w:r>
        <w:rPr>
          <w:rFonts w:ascii="Times New Roman" w:eastAsia="Calibri" w:hAnsi="Times New Roman" w:cs="Times New Roman"/>
          <w:color w:val="000000" w:themeColor="text1"/>
        </w:rPr>
        <w:t xml:space="preserve">Access: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Associated </w:t>
      </w:r>
      <w:r>
        <w:rPr>
          <w:rFonts w:ascii="Times New Roman" w:eastAsia="Calibri" w:hAnsi="Times New Roman" w:cs="Times New Roman"/>
          <w:color w:val="000000" w:themeColor="text1"/>
        </w:rPr>
        <w:t>Sales users can edit customer demographics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&amp; asset mapping only</w:t>
      </w:r>
    </w:p>
    <w:p w14:paraId="4536E060" w14:textId="77777777" w:rsidR="00497D40" w:rsidRDefault="006416D1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 xml:space="preserve">Edit Related Records (Opportunities, Orders, Visits, </w:t>
      </w:r>
      <w:proofErr w:type="gramStart"/>
      <w:r>
        <w:rPr>
          <w:rFonts w:ascii="Times New Roman" w:eastAsia="Calibri" w:hAnsi="Times New Roman" w:cs="Times New Roman"/>
          <w:bCs/>
          <w:color w:val="000000"/>
        </w:rPr>
        <w:t>Quotes</w:t>
      </w:r>
      <w:proofErr w:type="gramEnd"/>
      <w:r>
        <w:rPr>
          <w:rFonts w:ascii="Times New Roman" w:eastAsia="Calibri" w:hAnsi="Times New Roman" w:cs="Times New Roman"/>
          <w:bCs/>
          <w:color w:val="000000"/>
        </w:rPr>
        <w:t>): Account Team members.</w:t>
      </w:r>
    </w:p>
    <w:p w14:paraId="4536E061" w14:textId="77777777" w:rsidR="00497D40" w:rsidRDefault="006416D1">
      <w:pPr>
        <w:numPr>
          <w:ilvl w:val="0"/>
          <w:numId w:val="17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>Finance Team: Read access for payments, outstanding.</w:t>
      </w:r>
      <w:ins w:id="56" w:author="Microsoft account" w:date="2025-10-16T17:42:00Z">
        <w:r>
          <w:rPr>
            <w:rFonts w:ascii="Times New Roman" w:eastAsia="Calibri" w:hAnsi="Times New Roman" w:cs="Times New Roman"/>
            <w:color w:val="000000" w:themeColor="text1"/>
          </w:rPr>
          <w:t xml:space="preserve"> </w:t>
        </w:r>
      </w:ins>
    </w:p>
    <w:p w14:paraId="4536E062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57" w:name="_heading=h.836tr4qzgjv6" w:colFirst="0" w:colLast="0"/>
      <w:bookmarkStart w:id="58" w:name="_heading=h.gux2t04nwknr" w:colFirst="0" w:colLast="0"/>
      <w:bookmarkEnd w:id="57"/>
      <w:bookmarkEnd w:id="58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14:paraId="4536E063" w14:textId="77777777" w:rsidR="00497D40" w:rsidRDefault="006416D1">
      <w:pPr>
        <w:numPr>
          <w:ilvl w:val="0"/>
          <w:numId w:val="18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Customer created from Lead Conversion OR manually.</w:t>
      </w:r>
    </w:p>
    <w:p w14:paraId="4536E064" w14:textId="77777777" w:rsidR="00497D40" w:rsidRDefault="006416D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Customer Code always ERP-synced.</w:t>
      </w:r>
    </w:p>
    <w:p w14:paraId="4536E065" w14:textId="77777777" w:rsidR="00497D40" w:rsidRDefault="006416D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Multiple addresses and contacts supported.</w:t>
      </w:r>
    </w:p>
    <w:p w14:paraId="4536E066" w14:textId="77777777" w:rsidR="00497D40" w:rsidRDefault="006416D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ERP Price books visible under Customer.</w:t>
      </w:r>
    </w:p>
    <w:p w14:paraId="4536E067" w14:textId="77777777" w:rsidR="00497D40" w:rsidRDefault="006416D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ERP data (Outstanding, Orders, Invoices, Receipts) visible in real-time.</w:t>
      </w:r>
    </w:p>
    <w:p w14:paraId="4536E068" w14:textId="77777777" w:rsidR="00497D40" w:rsidRDefault="006416D1">
      <w:pPr>
        <w:numPr>
          <w:ilvl w:val="0"/>
          <w:numId w:val="18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Account Teams allow multiple executives per Customer without duplicate records.</w:t>
      </w:r>
    </w:p>
    <w:p w14:paraId="4536E069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59" w:name="_heading=h.k0ncwbrq3lkv" w:colFirst="0" w:colLast="0"/>
      <w:bookmarkEnd w:id="59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Data Upload</w:t>
      </w:r>
    </w:p>
    <w:p w14:paraId="4536E06A" w14:textId="77777777" w:rsidR="00497D40" w:rsidRDefault="006416D1">
      <w:pPr>
        <w:numPr>
          <w:ilvl w:val="0"/>
          <w:numId w:val="19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Bulk upload via Salesforce Import Wizard</w:t>
      </w:r>
      <w:r>
        <w:rPr>
          <w:rFonts w:ascii="Times New Roman" w:eastAsia="Calibri" w:hAnsi="Times New Roman" w:cs="Times New Roman"/>
          <w:color w:val="000000"/>
          <w:lang w:val="en-US"/>
        </w:rPr>
        <w:t xml:space="preserve"> where </w:t>
      </w:r>
      <w:r>
        <w:rPr>
          <w:rFonts w:ascii="Times New Roman" w:eastAsia="Calibri" w:hAnsi="Times New Roman" w:cs="Times New Roman"/>
          <w:color w:val="000000" w:themeColor="text1"/>
        </w:rPr>
        <w:t xml:space="preserve">Customer Code, Name, Category,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Customer Type </w:t>
      </w:r>
      <w:r>
        <w:rPr>
          <w:rFonts w:ascii="Times New Roman" w:eastAsia="Calibri" w:hAnsi="Times New Roman" w:cs="Times New Roman"/>
          <w:color w:val="000000" w:themeColor="text1"/>
        </w:rPr>
        <w:t xml:space="preserve">and Billing Address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will be mandatory fields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14:paraId="4536E06B" w14:textId="77777777" w:rsidR="00497D40" w:rsidRDefault="00497D40">
      <w:pPr>
        <w:pStyle w:val="Heading2"/>
        <w:keepNext w:val="0"/>
        <w:keepLines w:val="0"/>
        <w:spacing w:before="36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60" w:name="_heading=h.tg7qxlswgnfk" w:colFirst="0" w:colLast="0"/>
      <w:bookmarkEnd w:id="60"/>
    </w:p>
    <w:p w14:paraId="4536E06C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14:paraId="4536E06D" w14:textId="77777777" w:rsidR="00497D40" w:rsidRDefault="006416D1">
      <w:pPr>
        <w:numPr>
          <w:ilvl w:val="0"/>
          <w:numId w:val="2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Customers by Category &amp; Product/Service/territory/manager/executive</w:t>
      </w:r>
    </w:p>
    <w:p w14:paraId="4536E06E" w14:textId="77777777" w:rsidR="00497D40" w:rsidRDefault="006416D1">
      <w:pPr>
        <w:numPr>
          <w:ilvl w:val="0"/>
          <w:numId w:val="2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</w:rPr>
        <w:t>Revenue by Customer.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executive, manager, region, territory, product, category</w:t>
      </w:r>
    </w:p>
    <w:p w14:paraId="4536E06F" w14:textId="77777777" w:rsidR="00497D40" w:rsidRDefault="006416D1">
      <w:pPr>
        <w:numPr>
          <w:ilvl w:val="0"/>
          <w:numId w:val="2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commentRangeStart w:id="61"/>
      <w:r>
        <w:rPr>
          <w:rFonts w:ascii="Times New Roman" w:eastAsia="Calibri" w:hAnsi="Times New Roman" w:cs="Times New Roman"/>
          <w:color w:val="000000" w:themeColor="text1"/>
          <w:lang w:val="en-US"/>
        </w:rPr>
        <w:t>Outstanding by Customer.</w:t>
      </w:r>
      <w:ins w:id="62" w:author="Manoj V Menon" w:date="2025-09-23T11:15:00Z">
        <w:r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 By executive, manager, region, territory</w:t>
        </w:r>
      </w:ins>
      <w:commentRangeEnd w:id="61"/>
      <w:r>
        <w:rPr>
          <w:rFonts w:ascii="Times New Roman" w:hAnsi="Times New Roman" w:cs="Times New Roman"/>
        </w:rPr>
        <w:commentReference w:id="61"/>
      </w:r>
    </w:p>
    <w:p w14:paraId="4536E070" w14:textId="77777777" w:rsidR="00497D40" w:rsidRDefault="006416D1">
      <w:pPr>
        <w:numPr>
          <w:ilvl w:val="0"/>
          <w:numId w:val="20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Customer by region, by manager, sales executive,</w:t>
      </w:r>
      <w:ins w:id="63" w:author="Microsoft account" w:date="2025-10-16T17:49:00Z">
        <w:r>
          <w:rPr>
            <w:rFonts w:ascii="Times New Roman" w:eastAsia="Calibri" w:hAnsi="Times New Roman" w:cs="Times New Roman"/>
            <w:color w:val="000000" w:themeColor="text1"/>
          </w:rPr>
          <w:t xml:space="preserve"> </w:t>
        </w:r>
      </w:ins>
    </w:p>
    <w:p w14:paraId="4536E071" w14:textId="77777777" w:rsidR="00497D40" w:rsidRDefault="006416D1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lastRenderedPageBreak/>
        <w:t>Multi-vertical Customers (with multiple Account Team members).</w:t>
      </w:r>
    </w:p>
    <w:p w14:paraId="4536E072" w14:textId="77777777" w:rsidR="00497D40" w:rsidRDefault="006416D1">
      <w:pPr>
        <w:numPr>
          <w:ilvl w:val="0"/>
          <w:numId w:val="20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>Customer Master Growth (new vs existing).</w:t>
      </w:r>
    </w:p>
    <w:p w14:paraId="4536E073" w14:textId="77777777" w:rsidR="00497D40" w:rsidRDefault="006416D1">
      <w:pPr>
        <w:numPr>
          <w:ilvl w:val="0"/>
          <w:numId w:val="20"/>
        </w:numPr>
        <w:spacing w:after="240"/>
        <w:jc w:val="both"/>
        <w:rPr>
          <w:ins w:id="64" w:author="Microsoft account" w:date="2025-10-16T17:50:00Z"/>
          <w:rFonts w:ascii="Times New Roman" w:hAnsi="Times New Roman" w:cs="Times New Roman"/>
        </w:rPr>
      </w:pPr>
      <w:bookmarkStart w:id="65" w:name="_heading=h.9lve0v57dz7s" w:colFirst="0" w:colLast="0"/>
      <w:bookmarkEnd w:id="65"/>
      <w:r>
        <w:rPr>
          <w:rFonts w:ascii="Times New Roman" w:eastAsia="Calibri" w:hAnsi="Times New Roman" w:cs="Times New Roman"/>
          <w:color w:val="000000" w:themeColor="text1"/>
        </w:rPr>
        <w:t>Multi-product customer</w:t>
      </w:r>
    </w:p>
    <w:p w14:paraId="4536E074" w14:textId="77777777" w:rsidR="00497D40" w:rsidRDefault="006416D1">
      <w:pPr>
        <w:spacing w:after="240"/>
        <w:jc w:val="both"/>
        <w:rPr>
          <w:rFonts w:ascii="Times New Roman" w:hAnsi="Times New Roman" w:cs="Times New Roman"/>
        </w:rPr>
      </w:pPr>
      <w:ins w:id="66" w:author="Microsoft account" w:date="2025-10-16T17:50:00Z">
        <w:r>
          <w:rPr>
            <w:rFonts w:ascii="Times New Roman" w:eastAsia="Calibri" w:hAnsi="Times New Roman" w:cs="Times New Roman"/>
            <w:color w:val="000000" w:themeColor="text1"/>
          </w:rPr>
          <w:t xml:space="preserve">Note: All reports will be created based on the salesforce standard </w:t>
        </w:r>
      </w:ins>
      <w:ins w:id="67" w:author="Microsoft account" w:date="2025-10-16T17:51:00Z">
        <w:r>
          <w:rPr>
            <w:rFonts w:ascii="Times New Roman" w:eastAsia="Calibri" w:hAnsi="Times New Roman" w:cs="Times New Roman"/>
            <w:color w:val="000000" w:themeColor="text1"/>
          </w:rPr>
          <w:t>capability</w:t>
        </w:r>
      </w:ins>
      <w:ins w:id="68" w:author="Microsoft account" w:date="2025-10-16T17:50:00Z">
        <w:r>
          <w:rPr>
            <w:rFonts w:ascii="Times New Roman" w:eastAsia="Calibri" w:hAnsi="Times New Roman" w:cs="Times New Roman"/>
            <w:color w:val="000000" w:themeColor="text1"/>
          </w:rPr>
          <w:t xml:space="preserve"> </w:t>
        </w:r>
      </w:ins>
    </w:p>
    <w:p w14:paraId="4536E075" w14:textId="77777777" w:rsidR="00497D40" w:rsidRDefault="006416D1">
      <w:pPr>
        <w:pStyle w:val="Heading2"/>
        <w:keepNext w:val="0"/>
        <w:keepLines w:val="0"/>
        <w:spacing w:before="36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from Customer (Cyrix)</w:t>
      </w:r>
    </w:p>
    <w:p w14:paraId="4536E076" w14:textId="77777777" w:rsidR="00497D40" w:rsidRDefault="006416D1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Final list of Customer Categories.</w:t>
      </w:r>
    </w:p>
    <w:p w14:paraId="4536E077" w14:textId="77777777" w:rsidR="00497D40" w:rsidRDefault="006416D1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bCs/>
          <w:color w:val="000000" w:themeColor="text1"/>
          <w:lang w:val="en-US"/>
        </w:rPr>
        <w:t xml:space="preserve">Final definition of Rating field (manual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entry or auto-based on ERP values?).</w:t>
      </w:r>
    </w:p>
    <w:p w14:paraId="4536E078" w14:textId="77777777" w:rsidR="00497D40" w:rsidRDefault="006416D1">
      <w:pPr>
        <w:numPr>
          <w:ilvl w:val="0"/>
          <w:numId w:val="21"/>
        </w:numPr>
        <w:spacing w:after="240"/>
        <w:jc w:val="both"/>
        <w:rPr>
          <w:ins w:id="69" w:author="Jeevan Joy Pious" w:date="2025-09-25T16:30:00Z"/>
          <w:rFonts w:ascii="Times New Roman" w:hAnsi="Times New Roman" w:cs="Times New Roman"/>
          <w:color w:val="000000"/>
          <w:sz w:val="34"/>
          <w:szCs w:val="34"/>
        </w:rPr>
      </w:pPr>
      <w:commentRangeStart w:id="70"/>
      <w:r>
        <w:rPr>
          <w:rFonts w:ascii="Times New Roman" w:eastAsia="Calibri" w:hAnsi="Times New Roman" w:cs="Times New Roman"/>
          <w:color w:val="000000" w:themeColor="text1"/>
        </w:rPr>
        <w:t>ERP → Salesforce sync frequency (real-time, batch, daily)?</w:t>
      </w:r>
      <w:ins w:id="71" w:author="Manoj V Menon" w:date="2025-09-23T11:16:00Z">
        <w:r>
          <w:rPr>
            <w:rFonts w:ascii="Times New Roman" w:eastAsia="Calibri" w:hAnsi="Times New Roman" w:cs="Times New Roman"/>
            <w:color w:val="000000" w:themeColor="text1"/>
          </w:rPr>
          <w:t xml:space="preserve"> Real time</w:t>
        </w:r>
      </w:ins>
      <w:commentRangeEnd w:id="70"/>
      <w:r>
        <w:rPr>
          <w:rFonts w:ascii="Times New Roman" w:hAnsi="Times New Roman" w:cs="Times New Roman"/>
        </w:rPr>
        <w:commentReference w:id="70"/>
      </w:r>
    </w:p>
    <w:p w14:paraId="4536E079" w14:textId="77777777" w:rsidR="00497D40" w:rsidRDefault="00497D40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34"/>
          <w:szCs w:val="34"/>
        </w:rPr>
      </w:pPr>
    </w:p>
    <w:p w14:paraId="4536E07A" w14:textId="77777777" w:rsidR="00497D40" w:rsidRDefault="006416D1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Module: 9</w:t>
      </w:r>
    </w:p>
    <w:p w14:paraId="4536E07B" w14:textId="77777777" w:rsidR="00497D40" w:rsidRDefault="006416D1">
      <w:pPr>
        <w:pStyle w:val="Heading2"/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</w:rPr>
      </w:pPr>
      <w:r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</w:rPr>
        <w:t>Module Name: Visit Management</w:t>
      </w:r>
    </w:p>
    <w:p w14:paraId="4536E07C" w14:textId="77777777" w:rsidR="00497D40" w:rsidRDefault="006416D1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id="72" w:name="_heading=h.4ewm358oacx" w:colFirst="0" w:colLast="0"/>
      <w:bookmarkStart w:id="73" w:name="_heading=h.njw7f5tn7gac" w:colFirst="0" w:colLast="0"/>
      <w:bookmarkEnd w:id="72"/>
      <w:bookmarkEnd w:id="73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Fields</w:t>
      </w:r>
    </w:p>
    <w:tbl>
      <w:tblPr>
        <w:tblW w:w="837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78"/>
        <w:gridCol w:w="1592"/>
        <w:gridCol w:w="1529"/>
        <w:gridCol w:w="1799"/>
        <w:gridCol w:w="1876"/>
        <w:tblGridChange w:id="74">
          <w:tblGrid>
            <w:gridCol w:w="1578"/>
            <w:gridCol w:w="1592"/>
            <w:gridCol w:w="1529"/>
            <w:gridCol w:w="1799"/>
            <w:gridCol w:w="1876"/>
          </w:tblGrid>
        </w:tblGridChange>
      </w:tblGrid>
      <w:tr w:rsidR="00497D40" w14:paraId="4536E082" w14:textId="77777777">
        <w:trPr>
          <w:trHeight w:val="29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</w:tcPr>
          <w:p w14:paraId="4536E07D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</w:tcPr>
          <w:p w14:paraId="4536E07E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</w:tcPr>
          <w:p w14:paraId="4536E07F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80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81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497D40" w14:paraId="4536E088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ID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Auto-generated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5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8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8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Unique identifier for each visit, generated automatically.</w:t>
            </w:r>
          </w:p>
        </w:tc>
      </w:tr>
      <w:tr w:rsidR="00497D40" w14:paraId="4536E08E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Date &amp; Time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 &amp; Time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8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8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 when the visit is planned for</w:t>
            </w:r>
          </w:p>
        </w:tc>
      </w:tr>
      <w:tr w:rsidR="00497D40" w14:paraId="4536E094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8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Customer/Lead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Lookup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9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9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Link to the customer or lead associated with the visit.</w:t>
            </w:r>
          </w:p>
        </w:tc>
      </w:tr>
      <w:tr w:rsidR="00497D40" w14:paraId="4536E09B" w14:textId="77777777">
        <w:trPr>
          <w:trHeight w:val="87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Purpose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99" w14:textId="473CBAA3" w:rsidR="00497D40" w:rsidRDefault="00BC0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BC0DB2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Courtesy Visit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New Customer Visit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Product Promotion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Product Demo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Follow Up Call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Quotation Submission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Payment Collection</w:t>
            </w:r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="00D45807" w:rsidRP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Neogoation</w:t>
            </w:r>
            <w:proofErr w:type="spellEnd"/>
            <w:r w:rsidR="00D45807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8F37E0" w:rsidRPr="008F37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Feedback/ Testimonial</w:t>
            </w:r>
            <w:r w:rsidR="008F37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, </w:t>
            </w:r>
            <w:r w:rsidR="008F37E0" w:rsidRPr="008F37E0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Payment Follow Ups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9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Type of visit that helps categorize the purpose of the visit.</w:t>
            </w:r>
          </w:p>
        </w:tc>
      </w:tr>
      <w:tr w:rsidR="00497D40" w14:paraId="4536E0A1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Status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9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9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Scheduled, Missed,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lastRenderedPageBreak/>
              <w:t>Checked-in, Completed;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A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Current status of the visit updated by system.</w:t>
            </w:r>
          </w:p>
        </w:tc>
      </w:tr>
      <w:tr w:rsidR="00497D40" w14:paraId="4536E0A7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Type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3" w14:textId="1015BDD0" w:rsidR="00497D40" w:rsidRDefault="00480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75" w:author="Jeevan Joy Pious" w:date="2025-11-04T12:33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Picklist?</w:t>
              </w:r>
            </w:ins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4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A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Planned, Assigned, Unplanned, Customer Demanded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A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be selected by user manually while creating visit</w:t>
            </w:r>
          </w:p>
        </w:tc>
      </w:tr>
      <w:tr w:rsidR="000F0FE2" w14:paraId="4A846587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D4314" w14:textId="604BA897" w:rsidR="000F0FE2" w:rsidRDefault="002703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Feedback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32FA8" w14:textId="539140AF" w:rsidR="000F0FE2" w:rsidRDefault="002703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80E42" w14:textId="77777777" w:rsidR="000F0FE2" w:rsidRDefault="000F0F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77C5BB" w14:textId="645EFBF2" w:rsidR="000F0FE2" w:rsidRDefault="002703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Cold, Warm, Hot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E962EA" w14:textId="77777777" w:rsidR="000F0FE2" w:rsidRDefault="000F0F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</w:tr>
      <w:tr w:rsidR="00497D40" w14:paraId="4536E0AD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Visit Start Time / End Time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Date/Time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A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A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Time indicating the visit start and end times.</w:t>
            </w:r>
          </w:p>
        </w:tc>
      </w:tr>
      <w:tr w:rsidR="00497D40" w14:paraId="4536E0B3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Check-in Location, Check-out Location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A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0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Locations where the visit starts and ends.</w:t>
            </w:r>
          </w:p>
        </w:tc>
      </w:tr>
      <w:tr w:rsidR="00497D40" w14:paraId="4536E0B9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Comments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Any additional notes regarding the visit.</w:t>
            </w:r>
          </w:p>
        </w:tc>
      </w:tr>
      <w:tr w:rsidR="00497D40" w14:paraId="4536E0BF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Files/Photos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Attachments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B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B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Files or photos related to the visit.</w:t>
            </w:r>
          </w:p>
        </w:tc>
      </w:tr>
      <w:tr w:rsidR="00497D40" w14:paraId="4536E0C5" w14:textId="77777777">
        <w:trPr>
          <w:trHeight w:val="87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Odometer Reading Start/End</w:t>
            </w:r>
            <w:ins w:id="76" w:author="Manoj V Menon" w:date="2025-09-25T09:13:00Z">
              <w:r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t xml:space="preserve"> </w:t>
              </w:r>
              <w:commentRangeStart w:id="77"/>
              <w:r>
                <w:rPr>
                  <w:rFonts w:ascii="Times New Roman" w:eastAsia="Times New Roman" w:hAnsi="Times New Roman" w:cs="Times New Roman"/>
                  <w:color w:val="000000" w:themeColor="text1"/>
                  <w:lang w:val="en-IN"/>
                </w:rPr>
                <w:t>(google map)</w:t>
              </w:r>
            </w:ins>
            <w:commentRangeEnd w:id="77"/>
            <w:r>
              <w:commentReference w:id="77"/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C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C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Start and end odometer readings from the daily log for tracking distance.</w:t>
            </w:r>
          </w:p>
        </w:tc>
      </w:tr>
      <w:tr w:rsidR="00497D40" w14:paraId="4536E0CB" w14:textId="77777777">
        <w:trPr>
          <w:trHeight w:val="580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Mode of Transport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C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C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Car, Bike, Auto, Taxi, Bus, Train, Flight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C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Transport mode used during the visit.</w:t>
            </w:r>
          </w:p>
        </w:tc>
      </w:tr>
      <w:tr w:rsidR="00497D40" w14:paraId="4536E0D1" w14:textId="77777777" w:rsidTr="001C692B">
        <w:tblPrEx>
          <w:tblW w:w="8374" w:type="dxa"/>
          <w:tblInd w:w="-5" w:type="dxa"/>
          <w:tblLayout w:type="fixed"/>
          <w:tblPrExChange w:id="78" w:author="Jeevan Joy Pious" w:date="2025-11-04T13:02:00Z">
            <w:tblPrEx>
              <w:tblW w:w="8374" w:type="dxa"/>
              <w:tblInd w:w="-5" w:type="dxa"/>
              <w:tblLayout w:type="fixed"/>
            </w:tblPrEx>
          </w:tblPrExChange>
        </w:tblPrEx>
        <w:trPr>
          <w:trHeight w:val="580"/>
          <w:trPrChange w:id="79" w:author="Jeevan Joy Pious" w:date="2025-11-04T13:02:00Z">
            <w:trPr>
              <w:trHeight w:val="580"/>
            </w:trPr>
          </w:trPrChange>
        </w:trPr>
        <w:tc>
          <w:tcPr>
            <w:tcW w:w="15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tcPrChange w:id="80" w:author="Jeevan Joy Pious" w:date="2025-11-04T13:02:00Z">
              <w:tcPr>
                <w:tcW w:w="157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4536E0C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Companion Name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tcPrChange w:id="81" w:author="Jeevan Joy Pious" w:date="2025-11-04T13:02:00Z">
              <w:tcPr>
                <w:tcW w:w="15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4536E0C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tcPrChange w:id="82" w:author="Jeevan Joy Pious" w:date="2025-11-04T13:02:00Z">
              <w:tcPr>
                <w:tcW w:w="152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bottom"/>
              </w:tcPr>
            </w:tcPrChange>
          </w:tcPr>
          <w:p w14:paraId="4536E0C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tcPrChange w:id="83" w:author="Jeevan Joy Pious" w:date="2025-11-04T13:02:00Z">
              <w:tcPr>
                <w:tcW w:w="179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</w:tcPr>
            </w:tcPrChange>
          </w:tcPr>
          <w:p w14:paraId="4536E0C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tcPrChange w:id="84" w:author="Jeevan Joy Pious" w:date="2025-11-04T13:02:00Z">
              <w:tcPr>
                <w:tcW w:w="18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</w:tcPr>
            </w:tcPrChange>
          </w:tcPr>
          <w:p w14:paraId="4536E0D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Name of any companion accompanying the visit.</w:t>
            </w:r>
          </w:p>
        </w:tc>
      </w:tr>
      <w:tr w:rsidR="001C692B" w14:paraId="6EDD1F2A" w14:textId="77777777">
        <w:trPr>
          <w:trHeight w:val="580"/>
          <w:ins w:id="85" w:author="Jeevan Joy Pious" w:date="2025-11-04T13:02:00Z"/>
        </w:trPr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78A31" w14:textId="6F43C632" w:rsidR="001C692B" w:rsidRDefault="001C692B">
            <w:pPr>
              <w:spacing w:after="0" w:line="240" w:lineRule="auto"/>
              <w:rPr>
                <w:ins w:id="86" w:author="Jeevan Joy Pious" w:date="2025-11-04T13:02:00Z"/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87" w:author="Jeevan Joy Pious" w:date="2025-11-04T13:02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Next Visit Date</w:t>
              </w:r>
            </w:ins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D6EC4" w14:textId="457330C4" w:rsidR="001C692B" w:rsidRDefault="001C692B">
            <w:pPr>
              <w:spacing w:after="0" w:line="240" w:lineRule="auto"/>
              <w:rPr>
                <w:ins w:id="88" w:author="Jeevan Joy Pious" w:date="2025-11-04T13:02:00Z"/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89" w:author="Jeevan Joy Pious" w:date="2025-11-04T13:02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Date Format</w:t>
              </w:r>
            </w:ins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F1D70" w14:textId="2ABC1094" w:rsidR="001C692B" w:rsidRDefault="001C692B">
            <w:pPr>
              <w:spacing w:after="0" w:line="240" w:lineRule="auto"/>
              <w:rPr>
                <w:ins w:id="90" w:author="Jeevan Joy Pious" w:date="2025-11-04T13:02:00Z"/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91" w:author="Jeevan Joy Pious" w:date="2025-11-04T13:02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Optional</w:t>
              </w:r>
            </w:ins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89090F" w14:textId="78AEAC6C" w:rsidR="001C692B" w:rsidRDefault="000E4BDA">
            <w:pPr>
              <w:spacing w:after="0" w:line="240" w:lineRule="auto"/>
              <w:rPr>
                <w:ins w:id="92" w:author="Jeevan Joy Pious" w:date="2025-11-04T13:02:00Z"/>
                <w:rFonts w:ascii="Times New Roman" w:eastAsia="Times New Roman" w:hAnsi="Times New Roman" w:cs="Times New Roman"/>
                <w:color w:val="000000"/>
                <w:lang w:val="en-IN"/>
              </w:rPr>
            </w:pPr>
            <w:ins w:id="93" w:author="Jeevan Joy Pious" w:date="2025-11-04T13:02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&lt;</w:t>
              </w:r>
              <w:commentRangeStart w:id="94"/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Date</w:t>
              </w:r>
            </w:ins>
            <w:commentRangeEnd w:id="94"/>
            <w:r w:rsidR="006416D1">
              <w:rPr>
                <w:rStyle w:val="CommentReference"/>
                <w:rFonts w:cs="Times New Roman"/>
                <w:lang w:val="en-US" w:eastAsia="zh-CN"/>
              </w:rPr>
              <w:commentReference w:id="94"/>
            </w:r>
            <w:ins w:id="95" w:author="Jeevan Joy Pious" w:date="2025-11-04T13:02:00Z">
              <w:r>
                <w:rPr>
                  <w:rFonts w:ascii="Times New Roman" w:eastAsia="Times New Roman" w:hAnsi="Times New Roman" w:cs="Times New Roman"/>
                  <w:color w:val="000000"/>
                  <w:lang w:val="en-IN"/>
                </w:rPr>
                <w:t>&gt;</w:t>
              </w:r>
            </w:ins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2D6735" w14:textId="77777777" w:rsidR="001C692B" w:rsidRDefault="001C692B">
            <w:pPr>
              <w:spacing w:after="0" w:line="240" w:lineRule="auto"/>
              <w:rPr>
                <w:ins w:id="96" w:author="Jeevan Joy Pious" w:date="2025-11-04T13:02:00Z"/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</w:tr>
    </w:tbl>
    <w:p w14:paraId="4536E0D2" w14:textId="77777777" w:rsidR="00497D40" w:rsidRDefault="00497D40">
      <w:pPr>
        <w:rPr>
          <w:rFonts w:ascii="Times New Roman" w:hAnsi="Times New Roman" w:cs="Times New Roman"/>
        </w:rPr>
      </w:pPr>
    </w:p>
    <w:p w14:paraId="4536E0D3" w14:textId="77777777" w:rsidR="00497D40" w:rsidRDefault="006416D1">
      <w:pPr>
        <w:spacing w:before="240" w:after="240"/>
        <w:rPr>
          <w:rFonts w:ascii="Times New Roman" w:eastAsia="Calibri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Calibri" w:hAnsi="Times New Roman" w:cs="Times New Roman"/>
          <w:b/>
          <w:color w:val="000000"/>
          <w:sz w:val="27"/>
          <w:szCs w:val="27"/>
          <w:lang w:val="en-US"/>
        </w:rPr>
        <w:t>2</w:t>
      </w:r>
      <w:r>
        <w:rPr>
          <w:rFonts w:ascii="Times New Roman" w:eastAsia="Calibri" w:hAnsi="Times New Roman" w:cs="Times New Roman"/>
          <w:b/>
          <w:color w:val="000000"/>
          <w:sz w:val="27"/>
          <w:szCs w:val="27"/>
        </w:rPr>
        <w:t>. Daily Log (Attendance Object)</w:t>
      </w:r>
    </w:p>
    <w:tbl>
      <w:tblPr>
        <w:tblW w:w="8362" w:type="dxa"/>
        <w:tblInd w:w="-5" w:type="dxa"/>
        <w:tblLook w:val="04A0" w:firstRow="1" w:lastRow="0" w:firstColumn="1" w:lastColumn="0" w:noHBand="0" w:noVBand="1"/>
      </w:tblPr>
      <w:tblGrid>
        <w:gridCol w:w="1500"/>
        <w:gridCol w:w="1096"/>
        <w:gridCol w:w="1507"/>
        <w:gridCol w:w="1178"/>
        <w:gridCol w:w="3081"/>
      </w:tblGrid>
      <w:tr w:rsidR="00497D40" w14:paraId="4536E0D9" w14:textId="77777777">
        <w:trPr>
          <w:trHeight w:val="576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D4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Field Name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</w:tcPr>
          <w:p w14:paraId="4536E0D5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Type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D6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Optional/ Mandatory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D7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Picklist Values</w:t>
            </w:r>
          </w:p>
        </w:tc>
        <w:tc>
          <w:tcPr>
            <w:tcW w:w="3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36E0D8" w14:textId="77777777" w:rsidR="00497D40" w:rsidRDefault="0064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Comments</w:t>
            </w:r>
          </w:p>
        </w:tc>
      </w:tr>
      <w:tr w:rsidR="00497D40" w14:paraId="4536E0DF" w14:textId="77777777">
        <w:trPr>
          <w:trHeight w:val="864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D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Daily Log 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D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Auto-generated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D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D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D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Unique identifier for each daily log, generated automatically.</w:t>
            </w:r>
          </w:p>
        </w:tc>
      </w:tr>
      <w:tr w:rsidR="00497D40" w14:paraId="4536E0E5" w14:textId="77777777">
        <w:trPr>
          <w:trHeight w:val="57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E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Executive 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Text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2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E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Name of the executive for the daily log captured automatically</w:t>
            </w:r>
          </w:p>
        </w:tc>
      </w:tr>
      <w:tr w:rsidR="00497D40" w14:paraId="4536E0EB" w14:textId="77777777">
        <w:trPr>
          <w:trHeight w:val="57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E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8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E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 when the daily log is created captured automatically</w:t>
            </w:r>
          </w:p>
        </w:tc>
      </w:tr>
      <w:tr w:rsidR="00497D40" w14:paraId="4536E0F1" w14:textId="77777777">
        <w:trPr>
          <w:trHeight w:val="1441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E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Start of Day Time, Location,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 &amp; Time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E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E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F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Information about the start time, location captured automatically. Location as in separate field</w:t>
            </w:r>
          </w:p>
        </w:tc>
      </w:tr>
      <w:tr w:rsidR="00497D40" w14:paraId="4536E0F7" w14:textId="77777777">
        <w:trPr>
          <w:trHeight w:val="1441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F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Odometer Starting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Kms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5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F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Odometer reading recorded during the start day.</w:t>
            </w:r>
          </w:p>
        </w:tc>
      </w:tr>
      <w:tr w:rsidR="00497D40" w14:paraId="4536E0FD" w14:textId="77777777">
        <w:trPr>
          <w:trHeight w:val="1441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F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End of Day Time, Location,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Date &amp; Time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0F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Information about the end time, location. Location as in separate field</w:t>
            </w:r>
          </w:p>
        </w:tc>
      </w:tr>
      <w:tr w:rsidR="00497D40" w14:paraId="4536E103" w14:textId="77777777">
        <w:trPr>
          <w:trHeight w:val="1441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0F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Odometer Ending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Kms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0F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1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0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Odometer readings recorded during the end day.</w:t>
            </w:r>
          </w:p>
        </w:tc>
      </w:tr>
      <w:tr w:rsidR="00497D40" w14:paraId="4536E109" w14:textId="77777777">
        <w:trPr>
          <w:trHeight w:val="11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10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Total Distance calculated by system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5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6" w14:textId="77777777" w:rsidR="00497D40" w:rsidRDefault="00497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0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Total distance calculated by the system using Google Distance Matrix API.</w:t>
            </w:r>
          </w:p>
        </w:tc>
      </w:tr>
      <w:tr w:rsidR="00497D40" w14:paraId="4536E10F" w14:textId="77777777">
        <w:trPr>
          <w:trHeight w:val="1441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10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Total distance calculated using odometer readings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B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0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0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Total distance calculated based on start and end odometer readings </w:t>
            </w:r>
          </w:p>
        </w:tc>
      </w:tr>
      <w:tr w:rsidR="00497D40" w14:paraId="4536E115" w14:textId="77777777">
        <w:trPr>
          <w:trHeight w:val="57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11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Work 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1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2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3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Office, Field Home District, Field Other State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14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Type of work performed on that day.</w:t>
            </w:r>
          </w:p>
        </w:tc>
      </w:tr>
      <w:tr w:rsidR="00497D40" w14:paraId="4536E11B" w14:textId="77777777">
        <w:trPr>
          <w:trHeight w:val="57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116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System End Flag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7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Picklist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8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Mandatory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9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Yes, No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1A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Indicates if the system end flag was triggered.</w:t>
            </w:r>
          </w:p>
        </w:tc>
      </w:tr>
      <w:tr w:rsidR="00497D40" w14:paraId="4536E121" w14:textId="77777777">
        <w:trPr>
          <w:trHeight w:val="864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6E11C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Odometer Reading Start/End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D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Number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E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Optional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E11F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 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6E120" w14:textId="77777777" w:rsidR="00497D40" w:rsidRDefault="006416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Start and end odometer readings recorded during the day.</w:t>
            </w:r>
          </w:p>
        </w:tc>
      </w:tr>
    </w:tbl>
    <w:p w14:paraId="4536E122" w14:textId="77777777" w:rsidR="00497D40" w:rsidRDefault="00497D40">
      <w:pPr>
        <w:spacing w:after="240"/>
        <w:rPr>
          <w:rFonts w:ascii="Times New Roman" w:hAnsi="Times New Roman" w:cs="Times New Roman"/>
          <w:b/>
          <w:u w:val="single"/>
        </w:rPr>
      </w:pPr>
    </w:p>
    <w:p w14:paraId="4536E123" w14:textId="77777777" w:rsidR="00497D40" w:rsidRDefault="006416D1">
      <w:pPr>
        <w:spacing w:after="2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lang w:val="en-US"/>
        </w:rPr>
        <w:t>Note: Google Distance matrix API needs to be purchased by client to calculate the total distance travelled by user (Client Scope)</w:t>
      </w:r>
    </w:p>
    <w:p w14:paraId="4536E124" w14:textId="77777777" w:rsidR="00497D40" w:rsidRDefault="006416D1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27"/>
          <w:szCs w:val="27"/>
        </w:rPr>
      </w:pPr>
      <w:bookmarkStart w:id="97" w:name="_heading=h.hwasjmxyx9a" w:colFirst="0" w:colLast="0"/>
      <w:bookmarkEnd w:id="97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3</w:t>
      </w:r>
      <w:r>
        <w:rPr>
          <w:rFonts w:ascii="Times New Roman" w:hAnsi="Times New Roman" w:cs="Times New Roman"/>
          <w:color w:val="000000"/>
          <w:sz w:val="27"/>
          <w:szCs w:val="27"/>
        </w:rPr>
        <w:t>. Functional Flow</w:t>
      </w:r>
    </w:p>
    <w:p w14:paraId="4536E125" w14:textId="77777777" w:rsidR="00497D40" w:rsidRDefault="006416D1">
      <w:pPr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Cs/>
          <w:color w:val="000000"/>
        </w:rPr>
        <w:lastRenderedPageBreak/>
        <w:t xml:space="preserve">Start Day </w:t>
      </w:r>
      <w:r>
        <w:rPr>
          <w:rFonts w:ascii="Times New Roman" w:eastAsia="Calibri" w:hAnsi="Times New Roman" w:cs="Times New Roman"/>
          <w:color w:val="000000"/>
        </w:rPr>
        <w:t>→ Capture: Location, Work Type, Transport, Odometer Start, Companion Name.</w:t>
      </w:r>
    </w:p>
    <w:p w14:paraId="4536E126" w14:textId="77777777" w:rsidR="00497D40" w:rsidRDefault="006416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/>
        </w:rPr>
        <w:t>User can create visit by selecting visit for (Lead, Customer) and Date &amp; Time</w:t>
      </w:r>
      <w:r>
        <w:rPr>
          <w:rFonts w:ascii="Times New Roman" w:eastAsia="Calibri" w:hAnsi="Times New Roman" w:cs="Times New Roman"/>
          <w:color w:val="000000"/>
          <w:lang w:val="en-US"/>
        </w:rPr>
        <w:t>, Visit Purpose, Visit Type and Mode of transport.</w:t>
      </w:r>
    </w:p>
    <w:p w14:paraId="4536E127" w14:textId="77777777" w:rsidR="00497D40" w:rsidRDefault="006416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 can create the visit and tag executive from the visits tab</w:t>
      </w:r>
      <w:r>
        <w:rPr>
          <w:rFonts w:ascii="Times New Roman" w:hAnsi="Times New Roman" w:cs="Times New Roman"/>
          <w:lang w:val="en-US"/>
        </w:rPr>
        <w:t xml:space="preserve"> by selecting visit type and visit purpose mandatory.</w:t>
      </w:r>
    </w:p>
    <w:p w14:paraId="4536E128" w14:textId="77777777" w:rsidR="00497D40" w:rsidRDefault="006416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For each Visit:</w:t>
      </w:r>
    </w:p>
    <w:p w14:paraId="4536E129" w14:textId="362C9E1D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Missed → must provide reason.</w:t>
      </w:r>
      <w:ins w:id="98" w:author="Jeevan Joy Pious" w:date="2025-11-04T12:39:00Z">
        <w:r w:rsidR="00BC492D">
          <w:rPr>
            <w:rFonts w:ascii="Times New Roman" w:eastAsia="Calibri" w:hAnsi="Times New Roman" w:cs="Times New Roman"/>
            <w:bCs/>
            <w:color w:val="000000"/>
          </w:rPr>
          <w:t xml:space="preserve"> – Option to reschedule t</w:t>
        </w:r>
      </w:ins>
      <w:ins w:id="99" w:author="Jeevan Joy Pious" w:date="2025-11-04T12:40:00Z">
        <w:r w:rsidR="00BC492D">
          <w:rPr>
            <w:rFonts w:ascii="Times New Roman" w:eastAsia="Calibri" w:hAnsi="Times New Roman" w:cs="Times New Roman"/>
            <w:bCs/>
            <w:color w:val="000000"/>
          </w:rPr>
          <w:t>he visit</w:t>
        </w:r>
      </w:ins>
    </w:p>
    <w:p w14:paraId="4536E12A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Check-in → capture location/time.</w:t>
      </w:r>
    </w:p>
    <w:p w14:paraId="4536E12B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Enter Comments → about discussion.</w:t>
      </w:r>
    </w:p>
    <w:p w14:paraId="4536E12C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Actions Available: Create Quote, Create Order (only for existing customers), Upload File/Photo, and Capture Equipment/Machine details.</w:t>
      </w:r>
    </w:p>
    <w:p w14:paraId="4536E12D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User can open the camera and capture the photo before check-out.</w:t>
      </w:r>
    </w:p>
    <w:p w14:paraId="4536E12E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/>
          <w:lang w:val="en-US"/>
        </w:rPr>
        <w:t>Check-out → capture location/time; mark visit as Completed.</w:t>
      </w:r>
      <w:r>
        <w:rPr>
          <w:rFonts w:ascii="Times New Roman" w:eastAsia="Calibri" w:hAnsi="Times New Roman" w:cs="Times New Roman"/>
          <w:bCs/>
          <w:color w:val="000000"/>
        </w:rPr>
        <w:br/>
      </w:r>
    </w:p>
    <w:p w14:paraId="4536E12F" w14:textId="77777777" w:rsidR="00497D40" w:rsidRDefault="006416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User continues visits for the day.</w:t>
      </w:r>
    </w:p>
    <w:p w14:paraId="4536E130" w14:textId="77777777" w:rsidR="00497D40" w:rsidRDefault="006416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  <w:bCs/>
          <w:color w:val="000000"/>
        </w:rPr>
        <w:t>End Day → capture odometer reading.</w:t>
      </w:r>
    </w:p>
    <w:p w14:paraId="4536E131" w14:textId="77777777" w:rsidR="00497D40" w:rsidRDefault="006416D1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eastAsia="Calibri" w:hAnsi="Times New Roman" w:cs="Times New Roman"/>
          <w:bCs/>
          <w:color w:val="000000" w:themeColor="text1"/>
          <w:lang w:val="en-US"/>
        </w:rPr>
        <w:t>If user missed to End day → system auto-closes with “System Ended flag”.</w:t>
      </w:r>
    </w:p>
    <w:p w14:paraId="4536E132" w14:textId="77777777" w:rsidR="00497D40" w:rsidRDefault="006416D1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Daily Log record will be created by system automatically. </w:t>
      </w:r>
    </w:p>
    <w:p w14:paraId="4536E133" w14:textId="77777777" w:rsidR="00497D40" w:rsidRDefault="006416D1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Provision for the Manager to create the visit and assign to his sub ordinate.</w:t>
      </w:r>
    </w:p>
    <w:p w14:paraId="4536E134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100" w:name="_heading=h.hs0q9vy0srnb" w:colFirst="0" w:colLast="0"/>
      <w:bookmarkEnd w:id="100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Automation</w:t>
      </w:r>
    </w:p>
    <w:p w14:paraId="4536E135" w14:textId="77777777" w:rsidR="00497D40" w:rsidRDefault="006416D1">
      <w:pPr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Auto-create Daily Log on Start Day.</w:t>
      </w:r>
    </w:p>
    <w:p w14:paraId="4536E136" w14:textId="77777777" w:rsidR="00497D40" w:rsidRDefault="006416D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Auto-calculate distance (Google API).</w:t>
      </w:r>
    </w:p>
    <w:p w14:paraId="4536E137" w14:textId="77777777" w:rsidR="00497D40" w:rsidRDefault="006416D1">
      <w:pPr>
        <w:numPr>
          <w:ilvl w:val="0"/>
          <w:numId w:val="22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Auto-close log at midnight if user does not end the day.</w:t>
      </w:r>
    </w:p>
    <w:p w14:paraId="4536E138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101" w:name="_heading=h.vyoaudgb2by6" w:colFirst="0" w:colLast="0"/>
      <w:bookmarkEnd w:id="101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5</w:t>
      </w:r>
      <w:r>
        <w:rPr>
          <w:rFonts w:ascii="Times New Roman" w:hAnsi="Times New Roman" w:cs="Times New Roman"/>
          <w:color w:val="000000"/>
          <w:sz w:val="27"/>
          <w:szCs w:val="27"/>
        </w:rPr>
        <w:t>. Logics</w:t>
      </w:r>
    </w:p>
    <w:p w14:paraId="4536E139" w14:textId="77777777" w:rsidR="00497D40" w:rsidRDefault="006416D1">
      <w:pPr>
        <w:numPr>
          <w:ilvl w:val="0"/>
          <w:numId w:val="23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 xml:space="preserve">Quote/Order creation allowed only for </w:t>
      </w:r>
      <w:r>
        <w:rPr>
          <w:rFonts w:ascii="Times New Roman" w:eastAsia="Calibri" w:hAnsi="Times New Roman" w:cs="Times New Roman"/>
          <w:b/>
          <w:color w:val="000000"/>
        </w:rPr>
        <w:t>existing Customers</w:t>
      </w:r>
      <w:r>
        <w:rPr>
          <w:rFonts w:ascii="Times New Roman" w:eastAsia="Calibri" w:hAnsi="Times New Roman" w:cs="Times New Roman"/>
          <w:color w:val="000000"/>
        </w:rPr>
        <w:t>.</w:t>
      </w:r>
    </w:p>
    <w:p w14:paraId="4536E13A" w14:textId="77777777" w:rsidR="00497D40" w:rsidRDefault="006416D1">
      <w:pPr>
        <w:numPr>
          <w:ilvl w:val="0"/>
          <w:numId w:val="23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Missed visits require reason.</w:t>
      </w:r>
    </w:p>
    <w:p w14:paraId="4536E13B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102" w:name="_heading=h.u69vvez20q08" w:colFirst="0" w:colLast="0"/>
      <w:bookmarkEnd w:id="102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6</w:t>
      </w:r>
      <w:r>
        <w:rPr>
          <w:rFonts w:ascii="Times New Roman" w:hAnsi="Times New Roman" w:cs="Times New Roman"/>
          <w:color w:val="000000"/>
          <w:sz w:val="27"/>
          <w:szCs w:val="27"/>
        </w:rPr>
        <w:t>. Validations</w:t>
      </w:r>
    </w:p>
    <w:p w14:paraId="4536E13C" w14:textId="77777777" w:rsidR="00497D40" w:rsidRDefault="006416D1">
      <w:pPr>
        <w:numPr>
          <w:ilvl w:val="0"/>
          <w:numId w:val="24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Cannot Check-in without location capture.</w:t>
      </w:r>
    </w:p>
    <w:p w14:paraId="4536E13D" w14:textId="77777777" w:rsidR="00497D40" w:rsidRDefault="006416D1">
      <w:pPr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Cannot End Day without Odometer reading (system will force entry or auto-close with System End).</w:t>
      </w:r>
    </w:p>
    <w:p w14:paraId="4536E13E" w14:textId="6A7F5103" w:rsidR="00497D40" w:rsidRDefault="006416D1">
      <w:pPr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They can end the day with submission of receipts for the day if </w:t>
      </w:r>
      <w:proofErr w:type="spellStart"/>
      <w:proofErr w:type="gramStart"/>
      <w:r>
        <w:rPr>
          <w:rFonts w:ascii="Times New Roman" w:eastAsia="Calibri" w:hAnsi="Times New Roman" w:cs="Times New Roman"/>
          <w:color w:val="000000" w:themeColor="text1"/>
          <w:lang w:val="en-US"/>
        </w:rPr>
        <w:t>its</w:t>
      </w:r>
      <w:proofErr w:type="spellEnd"/>
      <w:proofErr w:type="gramEnd"/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 not </w:t>
      </w:r>
      <w:proofErr w:type="spellStart"/>
      <w:r>
        <w:rPr>
          <w:rFonts w:ascii="Times New Roman" w:eastAsia="Calibri" w:hAnsi="Times New Roman" w:cs="Times New Roman"/>
          <w:color w:val="000000" w:themeColor="text1"/>
          <w:lang w:val="en-US"/>
        </w:rPr>
        <w:t>self vehicle</w:t>
      </w:r>
      <w:proofErr w:type="spellEnd"/>
      <w:r>
        <w:rPr>
          <w:rFonts w:ascii="Times New Roman" w:eastAsia="Calibri" w:hAnsi="Times New Roman" w:cs="Times New Roman"/>
          <w:color w:val="000000" w:themeColor="text1"/>
          <w:lang w:val="en-US"/>
        </w:rPr>
        <w:t xml:space="preserve">. </w:t>
      </w:r>
      <w:ins w:id="103" w:author="Jeevan Joy Pious" w:date="2025-11-04T12:47:00Z">
        <w:r w:rsidR="00CC6D2F">
          <w:rPr>
            <w:rFonts w:ascii="Times New Roman" w:eastAsia="Calibri" w:hAnsi="Times New Roman" w:cs="Times New Roman"/>
            <w:color w:val="000000" w:themeColor="text1"/>
            <w:lang w:val="en-US"/>
          </w:rPr>
          <w:t xml:space="preserve">– Submission possible for next day or future </w:t>
        </w:r>
        <w:commentRangeStart w:id="104"/>
        <w:r w:rsidR="00CC6D2F">
          <w:rPr>
            <w:rFonts w:ascii="Times New Roman" w:eastAsia="Calibri" w:hAnsi="Times New Roman" w:cs="Times New Roman"/>
            <w:color w:val="000000" w:themeColor="text1"/>
            <w:lang w:val="en-US"/>
          </w:rPr>
          <w:t>days</w:t>
        </w:r>
      </w:ins>
      <w:commentRangeEnd w:id="104"/>
      <w:r w:rsidR="009A1E49">
        <w:rPr>
          <w:rStyle w:val="CommentReference"/>
          <w:rFonts w:cs="Times New Roman"/>
          <w:lang w:val="en-US" w:eastAsia="zh-CN"/>
        </w:rPr>
        <w:commentReference w:id="104"/>
      </w:r>
      <w:ins w:id="105" w:author="Jeevan Joy Pious" w:date="2025-11-04T12:47:00Z">
        <w:r w:rsidR="00CC6D2F">
          <w:rPr>
            <w:rFonts w:ascii="Times New Roman" w:eastAsia="Calibri" w:hAnsi="Times New Roman" w:cs="Times New Roman"/>
            <w:color w:val="000000" w:themeColor="text1"/>
            <w:lang w:val="en-US"/>
          </w:rPr>
          <w:t>?</w:t>
        </w:r>
      </w:ins>
    </w:p>
    <w:p w14:paraId="4536E13F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106" w:name="_heading=h.jsghn8sgogn3" w:colFirst="0" w:colLast="0"/>
      <w:bookmarkEnd w:id="106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7</w:t>
      </w:r>
      <w:r>
        <w:rPr>
          <w:rFonts w:ascii="Times New Roman" w:hAnsi="Times New Roman" w:cs="Times New Roman"/>
          <w:color w:val="000000"/>
          <w:sz w:val="27"/>
          <w:szCs w:val="27"/>
        </w:rPr>
        <w:t>. Notifications</w:t>
      </w:r>
    </w:p>
    <w:p w14:paraId="4536E140" w14:textId="77777777" w:rsidR="00497D40" w:rsidRDefault="006416D1">
      <w:pPr>
        <w:numPr>
          <w:ilvl w:val="0"/>
          <w:numId w:val="25"/>
        </w:numPr>
        <w:spacing w:after="24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</w:rPr>
        <w:t>No notifications as part of this module</w:t>
      </w:r>
      <w:bookmarkStart w:id="107" w:name="_heading=h.h8lc8cjdedz5" w:colFirst="0" w:colLast="0"/>
      <w:bookmarkEnd w:id="107"/>
    </w:p>
    <w:p w14:paraId="4536E141" w14:textId="77777777" w:rsidR="00497D40" w:rsidRDefault="00497D40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  <w:lang w:val="en-US"/>
        </w:rPr>
      </w:pPr>
      <w:bookmarkStart w:id="108" w:name="_heading=h.iprmvbmmd7jr" w:colFirst="0" w:colLast="0"/>
      <w:bookmarkEnd w:id="108"/>
    </w:p>
    <w:p w14:paraId="4536E142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lastRenderedPageBreak/>
        <w:t>8</w:t>
      </w:r>
      <w:r>
        <w:rPr>
          <w:rFonts w:ascii="Times New Roman" w:hAnsi="Times New Roman" w:cs="Times New Roman"/>
          <w:color w:val="000000"/>
          <w:sz w:val="27"/>
          <w:szCs w:val="27"/>
        </w:rPr>
        <w:t>. Integration</w:t>
      </w:r>
    </w:p>
    <w:p w14:paraId="4536E143" w14:textId="77777777" w:rsidR="00497D40" w:rsidRDefault="006416D1">
      <w:pPr>
        <w:numPr>
          <w:ilvl w:val="0"/>
          <w:numId w:val="26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Google Distance Matrix API (for distance calculation).</w:t>
      </w:r>
    </w:p>
    <w:p w14:paraId="4536E144" w14:textId="77777777" w:rsidR="00497D40" w:rsidRDefault="006416D1">
      <w:pPr>
        <w:numPr>
          <w:ilvl w:val="0"/>
          <w:numId w:val="26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No ERP integration.</w:t>
      </w:r>
    </w:p>
    <w:p w14:paraId="4536E145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eastAsia="Cambria" w:hAnsi="Times New Roman" w:cs="Times New Roman"/>
          <w:color w:val="000000"/>
          <w:u w:val="single"/>
        </w:rPr>
      </w:pPr>
      <w:bookmarkStart w:id="109" w:name="_heading=h.qsfao3nzrfsw" w:colFirst="0" w:colLast="0"/>
      <w:bookmarkEnd w:id="109"/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9</w:t>
      </w:r>
      <w:r>
        <w:rPr>
          <w:rFonts w:ascii="Times New Roman" w:hAnsi="Times New Roman" w:cs="Times New Roman"/>
          <w:color w:val="000000"/>
          <w:sz w:val="27"/>
          <w:szCs w:val="27"/>
        </w:rPr>
        <w:t>. Who will Access</w:t>
      </w:r>
    </w:p>
    <w:p w14:paraId="4536E146" w14:textId="77777777" w:rsidR="00497D40" w:rsidRDefault="006416D1">
      <w:pPr>
        <w:numPr>
          <w:ilvl w:val="0"/>
          <w:numId w:val="27"/>
        </w:numPr>
        <w:spacing w:before="240"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Sales Executives: Create/Edit their visits.</w:t>
      </w:r>
    </w:p>
    <w:p w14:paraId="4536E147" w14:textId="77777777" w:rsidR="00497D40" w:rsidRDefault="006416D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Managers: </w:t>
      </w:r>
      <w:r>
        <w:rPr>
          <w:rFonts w:ascii="Times New Roman" w:eastAsia="Calibri" w:hAnsi="Times New Roman" w:cs="Times New Roman"/>
          <w:color w:val="000000" w:themeColor="text1"/>
          <w:lang w:val="en-US"/>
        </w:rPr>
        <w:t>Create/</w:t>
      </w:r>
      <w:r>
        <w:rPr>
          <w:rFonts w:ascii="Times New Roman" w:eastAsia="Calibri" w:hAnsi="Times New Roman" w:cs="Times New Roman"/>
          <w:color w:val="000000" w:themeColor="text1"/>
        </w:rPr>
        <w:t>Read/Monitor (no edits).</w:t>
      </w:r>
    </w:p>
    <w:p w14:paraId="4536E148" w14:textId="77777777" w:rsidR="00497D40" w:rsidRDefault="006416D1">
      <w:pPr>
        <w:numPr>
          <w:ilvl w:val="0"/>
          <w:numId w:val="27"/>
        </w:numPr>
        <w:spacing w:after="24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Admins: Reporting access.</w:t>
      </w:r>
      <w:bookmarkStart w:id="110" w:name="_heading=h.1rqodtnjijng" w:colFirst="0" w:colLast="0"/>
      <w:bookmarkStart w:id="111" w:name="_heading=h.d0zccleilb81" w:colFirst="0" w:colLast="0"/>
      <w:bookmarkEnd w:id="110"/>
      <w:bookmarkEnd w:id="111"/>
    </w:p>
    <w:p w14:paraId="4536E149" w14:textId="77777777" w:rsidR="00497D40" w:rsidRDefault="006416D1">
      <w:pPr>
        <w:numPr>
          <w:ilvl w:val="0"/>
          <w:numId w:val="27"/>
        </w:numPr>
        <w:spacing w:after="24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HR &amp; Fi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nance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– for reporting, payments, KPIs. </w:t>
      </w:r>
    </w:p>
    <w:p w14:paraId="4536E14A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10</w:t>
      </w:r>
      <w:r>
        <w:rPr>
          <w:rFonts w:ascii="Times New Roman" w:hAnsi="Times New Roman" w:cs="Times New Roman"/>
          <w:color w:val="000000"/>
          <w:sz w:val="27"/>
          <w:szCs w:val="27"/>
        </w:rPr>
        <w:t>. Acceptance Criteria</w:t>
      </w:r>
    </w:p>
    <w:p w14:paraId="4536E14B" w14:textId="77777777" w:rsidR="00497D40" w:rsidRDefault="006416D1">
      <w:pPr>
        <w:numPr>
          <w:ilvl w:val="0"/>
          <w:numId w:val="28"/>
        </w:numPr>
        <w:spacing w:before="240"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Executives can start/end day with validations.</w:t>
      </w:r>
    </w:p>
    <w:p w14:paraId="4536E14C" w14:textId="77777777" w:rsidR="00497D40" w:rsidRDefault="006416D1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Visits logged with full details (check-in/out, comments, and attachments).</w:t>
      </w:r>
    </w:p>
    <w:p w14:paraId="4536E14D" w14:textId="77777777" w:rsidR="00497D40" w:rsidRDefault="006416D1">
      <w:pPr>
        <w:numPr>
          <w:ilvl w:val="0"/>
          <w:numId w:val="28"/>
        </w:numPr>
        <w:spacing w:after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Distance calculated correctly in Daily Log.</w:t>
      </w:r>
    </w:p>
    <w:p w14:paraId="4536E14E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eastAsia="Cambria" w:hAnsi="Times New Roman" w:cs="Times New Roman"/>
          <w:color w:val="000000"/>
          <w:sz w:val="27"/>
          <w:szCs w:val="27"/>
        </w:rPr>
      </w:pPr>
      <w:bookmarkStart w:id="112" w:name="_heading=h.t0rxb02imrxi" w:colFirst="0" w:colLast="0"/>
      <w:bookmarkEnd w:id="112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</w:rPr>
        <w:t>. Bulk Data Upload</w:t>
      </w:r>
    </w:p>
    <w:p w14:paraId="4536E14F" w14:textId="77777777" w:rsidR="00497D40" w:rsidRDefault="006416D1">
      <w:pPr>
        <w:numPr>
          <w:ilvl w:val="0"/>
          <w:numId w:val="29"/>
        </w:numPr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Not applicable. Visits are always real-time user entries.</w:t>
      </w:r>
      <w:bookmarkStart w:id="113" w:name="_heading=h.d4ydcoq9b276" w:colFirst="0" w:colLast="0"/>
      <w:bookmarkEnd w:id="113"/>
    </w:p>
    <w:p w14:paraId="4536E150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. Reports</w:t>
      </w:r>
    </w:p>
    <w:p w14:paraId="4536E151" w14:textId="77777777" w:rsidR="00497D40" w:rsidRDefault="006416D1">
      <w:pPr>
        <w:numPr>
          <w:ilvl w:val="0"/>
          <w:numId w:val="30"/>
        </w:numPr>
        <w:spacing w:before="240"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Planned vs Completed visits. - Sales vs non-sales or Purpose of visit.</w:t>
      </w:r>
    </w:p>
    <w:p w14:paraId="4536E152" w14:textId="77777777" w:rsidR="00497D40" w:rsidRDefault="006416D1">
      <w:pPr>
        <w:numPr>
          <w:ilvl w:val="0"/>
          <w:numId w:val="30"/>
        </w:numPr>
        <w:spacing w:before="240" w:after="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Average time / customer. Vs results</w:t>
      </w:r>
      <w:ins w:id="114" w:author="Manoj V Menon" w:date="2025-09-26T05:27:00Z">
        <w:r>
          <w:rPr>
            <w:rFonts w:ascii="Times New Roman" w:eastAsia="Calibri" w:hAnsi="Times New Roman" w:cs="Times New Roman"/>
            <w:color w:val="000000" w:themeColor="text1"/>
          </w:rPr>
          <w:t>,</w:t>
        </w:r>
      </w:ins>
      <w:commentRangeStart w:id="115"/>
      <w:commentRangeEnd w:id="115"/>
      <w:r>
        <w:rPr>
          <w:rFonts w:ascii="Times New Roman" w:hAnsi="Times New Roman" w:cs="Times New Roman"/>
        </w:rPr>
        <w:commentReference w:id="115"/>
      </w: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536E153" w14:textId="77777777" w:rsidR="00497D40" w:rsidRDefault="006416D1">
      <w:pPr>
        <w:numPr>
          <w:ilvl w:val="0"/>
          <w:numId w:val="30"/>
        </w:numPr>
        <w:spacing w:before="240" w:after="0"/>
        <w:jc w:val="both"/>
        <w:rPr>
          <w:rFonts w:ascii="Times New Roman" w:eastAsia="Calibri" w:hAnsi="Times New Roman" w:cs="Times New Roman"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No. Of visits/day/week/</w:t>
      </w:r>
      <w:r>
        <w:rPr>
          <w:rFonts w:ascii="Times New Roman" w:eastAsia="Calibri" w:hAnsi="Times New Roman" w:cs="Times New Roman"/>
          <w:color w:val="000000" w:themeColor="text1"/>
        </w:rPr>
        <w:t>month/quarter</w:t>
      </w:r>
    </w:p>
    <w:p w14:paraId="4536E154" w14:textId="77777777" w:rsidR="00497D40" w:rsidRDefault="006416D1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lang w:val="en-US"/>
        </w:rPr>
        <w:t>Missed visits with reasons.</w:t>
      </w:r>
    </w:p>
    <w:p w14:paraId="4536E155" w14:textId="77777777" w:rsidR="00497D40" w:rsidRDefault="006416D1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 w:themeColor="text1"/>
        </w:rPr>
        <w:t>Daily distance logs per executive.</w:t>
      </w:r>
      <w:ins w:id="116" w:author="Manoj V Menon" w:date="2025-09-25T09:21:00Z">
        <w:r>
          <w:rPr>
            <w:rFonts w:ascii="Times New Roman" w:eastAsia="Calibri" w:hAnsi="Times New Roman" w:cs="Times New Roman"/>
            <w:color w:val="000000" w:themeColor="text1"/>
          </w:rPr>
          <w:t xml:space="preserve"> </w:t>
        </w:r>
      </w:ins>
    </w:p>
    <w:p w14:paraId="4536E156" w14:textId="77777777" w:rsidR="00497D40" w:rsidRDefault="006416D1">
      <w:pPr>
        <w:numPr>
          <w:ilvl w:val="0"/>
          <w:numId w:val="30"/>
        </w:num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Customer-wise visit history.</w:t>
      </w:r>
      <w:bookmarkStart w:id="117" w:name="_heading=h.eowrlpk436ut" w:colFirst="0" w:colLast="0"/>
      <w:bookmarkEnd w:id="117"/>
    </w:p>
    <w:p w14:paraId="4536E157" w14:textId="77777777" w:rsidR="00497D40" w:rsidRDefault="006416D1">
      <w:pPr>
        <w:pStyle w:val="Heading3"/>
        <w:keepNext w:val="0"/>
        <w:keepLines w:val="0"/>
        <w:spacing w:before="280" w:after="8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118" w:name="_heading=h.hofoo3qz6kam" w:colFirst="0" w:colLast="0"/>
      <w:bookmarkEnd w:id="118"/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>
        <w:rPr>
          <w:rFonts w:ascii="Times New Roman" w:hAnsi="Times New Roman" w:cs="Times New Roman"/>
          <w:color w:val="000000"/>
          <w:sz w:val="27"/>
          <w:szCs w:val="27"/>
          <w:lang w:val="en-US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. Inputs from Customer</w:t>
      </w:r>
    </w:p>
    <w:p w14:paraId="4536E158" w14:textId="77777777" w:rsidR="00497D40" w:rsidRDefault="006416D1">
      <w:pPr>
        <w:numPr>
          <w:ilvl w:val="0"/>
          <w:numId w:val="31"/>
        </w:numPr>
        <w:spacing w:before="240"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Final Visit Types.</w:t>
      </w:r>
    </w:p>
    <w:p w14:paraId="4536E159" w14:textId="77777777" w:rsidR="00497D40" w:rsidRDefault="006416D1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>Reason list for Missed Visits.</w:t>
      </w:r>
    </w:p>
    <w:p w14:paraId="4536E15A" w14:textId="77777777" w:rsidR="00497D40" w:rsidRDefault="006416D1">
      <w:pPr>
        <w:numPr>
          <w:ilvl w:val="0"/>
          <w:numId w:val="31"/>
        </w:numPr>
        <w:spacing w:before="240" w:after="0"/>
        <w:jc w:val="both"/>
        <w:rPr>
          <w:rFonts w:ascii="Times New Roman" w:eastAsia="Calibri" w:hAnsi="Times New Roman" w:cs="Times New Roman"/>
          <w:color w:val="000000"/>
          <w:lang w:val="en-US"/>
        </w:rPr>
      </w:pPr>
      <w:r>
        <w:rPr>
          <w:rFonts w:ascii="Times New Roman" w:eastAsia="Calibri" w:hAnsi="Times New Roman" w:cs="Times New Roman"/>
          <w:color w:val="000000"/>
        </w:rPr>
        <w:t>Transport modes list.</w:t>
      </w:r>
    </w:p>
    <w:p w14:paraId="4536E15B" w14:textId="77777777" w:rsidR="00497D40" w:rsidRDefault="006416D1">
      <w:pPr>
        <w:numPr>
          <w:ilvl w:val="0"/>
          <w:numId w:val="31"/>
        </w:numPr>
        <w:spacing w:before="240" w:after="0"/>
        <w:jc w:val="both"/>
        <w:rPr>
          <w:rFonts w:ascii="Times New Roman" w:eastAsia="Calibri" w:hAnsi="Times New Roman" w:cs="Times New Roman"/>
          <w:color w:val="000000"/>
          <w:lang w:val="en-US"/>
        </w:rPr>
      </w:pPr>
      <w:r>
        <w:rPr>
          <w:rFonts w:ascii="Times New Roman" w:eastAsia="Calibri" w:hAnsi="Times New Roman" w:cs="Times New Roman"/>
          <w:color w:val="000000"/>
          <w:lang w:val="en-US"/>
        </w:rPr>
        <w:t>Format for Daily Log report</w:t>
      </w:r>
    </w:p>
    <w:p w14:paraId="4536E15C" w14:textId="77777777" w:rsidR="00497D40" w:rsidRDefault="006416D1">
      <w:pPr>
        <w:numPr>
          <w:ilvl w:val="0"/>
          <w:numId w:val="31"/>
        </w:numPr>
        <w:spacing w:before="240" w:after="0"/>
        <w:jc w:val="both"/>
        <w:rPr>
          <w:rFonts w:ascii="Times New Roman" w:eastAsia="Calibri" w:hAnsi="Times New Roman" w:cs="Times New Roman"/>
          <w:color w:val="000000"/>
          <w:lang w:val="en-US"/>
        </w:rPr>
      </w:pPr>
      <w:r>
        <w:rPr>
          <w:rFonts w:ascii="Times New Roman" w:eastAsia="Calibri" w:hAnsi="Times New Roman" w:cs="Times New Roman"/>
          <w:color w:val="000000"/>
          <w:lang w:val="en-US"/>
        </w:rPr>
        <w:t xml:space="preserve">To provide the checklist to identify whether visit was productive or </w:t>
      </w:r>
      <w:proofErr w:type="spellStart"/>
      <w:r>
        <w:rPr>
          <w:rFonts w:ascii="Times New Roman" w:eastAsia="Calibri" w:hAnsi="Times New Roman" w:cs="Times New Roman"/>
          <w:color w:val="000000"/>
          <w:lang w:val="en-US"/>
        </w:rPr>
        <w:t>non productive</w:t>
      </w:r>
      <w:proofErr w:type="spellEnd"/>
      <w:r>
        <w:rPr>
          <w:rFonts w:ascii="Times New Roman" w:eastAsia="Calibri" w:hAnsi="Times New Roman" w:cs="Times New Roman"/>
          <w:color w:val="000000"/>
          <w:lang w:val="en-US"/>
        </w:rPr>
        <w:t>.</w:t>
      </w:r>
    </w:p>
    <w:p w14:paraId="4536E15D" w14:textId="77777777" w:rsidR="00497D40" w:rsidRDefault="00497D40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34"/>
          <w:szCs w:val="34"/>
        </w:rPr>
      </w:pPr>
    </w:p>
    <w:p w14:paraId="4536E15E" w14:textId="77777777" w:rsidR="00497D40" w:rsidRDefault="006416D1">
      <w:pPr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br w:type="page"/>
      </w:r>
    </w:p>
    <w:p w14:paraId="4536E15F" w14:textId="77777777" w:rsidR="00497D40" w:rsidRDefault="006416D1">
      <w:pPr>
        <w:pStyle w:val="Heading3"/>
        <w:keepNext w:val="0"/>
        <w:keepLines w:val="0"/>
        <w:spacing w:before="280" w:after="80"/>
        <w:rPr>
          <w:rFonts w:ascii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lastRenderedPageBreak/>
        <w:t xml:space="preserve">Module: </w:t>
      </w:r>
      <w:r>
        <w:rPr>
          <w:rFonts w:ascii="Times New Roman" w:hAnsi="Times New Roman" w:cs="Times New Roman"/>
          <w:color w:val="000000"/>
          <w:sz w:val="34"/>
          <w:szCs w:val="34"/>
          <w:lang w:val="en-US"/>
        </w:rPr>
        <w:t>10</w:t>
      </w:r>
    </w:p>
    <w:p w14:paraId="4536E160" w14:textId="77777777" w:rsidR="00497D40" w:rsidRDefault="006416D1">
      <w:pPr>
        <w:pStyle w:val="Heading2"/>
        <w:rPr>
          <w:ins w:id="119" w:author="Manoj V Menon" w:date="2025-09-25T09:24:00Z"/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  <w:lang w:val="en-US"/>
        </w:rPr>
      </w:pPr>
      <w:r>
        <w:rPr>
          <w:rFonts w:ascii="Times New Roman" w:eastAsia="Cambria" w:hAnsi="Times New Roman" w:cs="Times New Roman"/>
          <w:b w:val="0"/>
          <w:caps/>
          <w:color w:val="4F81BD" w:themeColor="accent1"/>
          <w:sz w:val="22"/>
          <w:szCs w:val="22"/>
          <w:lang w:val="en-US"/>
        </w:rPr>
        <w:t>Module Name: EXPENSE MANAGEMENT</w:t>
      </w:r>
      <w:ins w:id="120" w:author="Manoj V Menon" w:date="2025-09-27T05:12:00Z">
        <w:r>
          <w:rPr>
            <w:rFonts w:ascii="Times New Roman" w:eastAsia="Cambria" w:hAnsi="Times New Roman" w:cs="Times New Roman"/>
            <w:b w:val="0"/>
            <w:caps/>
            <w:color w:val="4F81BD" w:themeColor="accent1"/>
            <w:sz w:val="22"/>
            <w:szCs w:val="22"/>
            <w:lang w:val="en-US"/>
          </w:rPr>
          <w:t xml:space="preserve"> (emP Code)</w:t>
        </w:r>
      </w:ins>
      <w:r>
        <w:br/>
      </w:r>
    </w:p>
    <w:p w14:paraId="4536E161" w14:textId="77777777" w:rsidR="00497D40" w:rsidRPr="00497D40" w:rsidRDefault="006416D1">
      <w:pPr>
        <w:rPr>
          <w:rFonts w:ascii="Times New Roman" w:hAnsi="Times New Roman" w:cs="Times New Roman"/>
          <w:b/>
          <w:bCs/>
          <w:caps/>
          <w:color w:val="4F81BD" w:themeColor="accent1"/>
          <w:lang w:val="en-US"/>
          <w:rPrChange w:id="121" w:author="Manoj V Menon" w:date="2025-09-25T09:24:00Z">
            <w:rPr>
              <w:rFonts w:ascii="Times New Roman" w:eastAsia="Cambria" w:hAnsi="Times New Roman" w:cs="Times New Roman"/>
              <w:b w:val="0"/>
              <w:caps/>
              <w:color w:val="4F81BD" w:themeColor="accent1"/>
              <w:sz w:val="22"/>
              <w:szCs w:val="22"/>
              <w:lang w:val="en-US"/>
            </w:rPr>
          </w:rPrChange>
        </w:rPr>
        <w:pPrChange w:id="122" w:author="Manoj V Menon" w:date="2025-09-25T09:24:00Z">
          <w:pPr>
            <w:pStyle w:val="Heading2"/>
          </w:pPr>
        </w:pPrChange>
      </w:pPr>
      <w:ins w:id="123" w:author="Manoj V Menon" w:date="2025-09-25T09:24:00Z">
        <w:r>
          <w:rPr>
            <w:lang w:val="en-US"/>
          </w:rPr>
          <w:t>Expense Master – by mode</w:t>
        </w:r>
      </w:ins>
      <w:ins w:id="124" w:author="Manoj V Menon" w:date="2025-09-25T09:25:00Z">
        <w:r>
          <w:rPr>
            <w:lang w:val="en-US"/>
          </w:rPr>
          <w:t xml:space="preserve"> –</w:t>
        </w:r>
      </w:ins>
      <w:ins w:id="125" w:author="Manoj V Menon" w:date="2025-09-27T05:13:00Z">
        <w:r>
          <w:rPr>
            <w:lang w:val="en-US"/>
          </w:rPr>
          <w:t xml:space="preserve">designation, </w:t>
        </w:r>
      </w:ins>
      <w:ins w:id="126" w:author="Manoj V Menon" w:date="2025-09-25T09:25:00Z">
        <w:r>
          <w:rPr>
            <w:lang w:val="en-US"/>
          </w:rPr>
          <w:t>Travel, DA, incentive structure,)</w:t>
        </w:r>
      </w:ins>
    </w:p>
    <w:p w14:paraId="4536E162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Fields</w:t>
      </w:r>
    </w:p>
    <w:p w14:paraId="4536E163" w14:textId="77777777" w:rsidR="00497D40" w:rsidRDefault="006416D1">
      <w:pPr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lang w:val="en-US" w:eastAsia="zh-CN" w:bidi="ar"/>
        </w:rPr>
        <w:t>Expense Header</w:t>
      </w:r>
    </w:p>
    <w:tbl>
      <w:tblPr>
        <w:tblStyle w:val="TableGrid"/>
        <w:tblW w:w="0" w:type="auto"/>
        <w:tblInd w:w="-220" w:type="dxa"/>
        <w:tblLook w:val="04A0" w:firstRow="1" w:lastRow="0" w:firstColumn="1" w:lastColumn="0" w:noHBand="0" w:noVBand="1"/>
      </w:tblPr>
      <w:tblGrid>
        <w:gridCol w:w="1706"/>
        <w:gridCol w:w="1172"/>
        <w:gridCol w:w="1560"/>
        <w:gridCol w:w="1743"/>
        <w:gridCol w:w="2335"/>
      </w:tblGrid>
      <w:tr w:rsidR="00497D40" w14:paraId="4536E169" w14:textId="77777777">
        <w:tc>
          <w:tcPr>
            <w:tcW w:w="1718" w:type="dxa"/>
          </w:tcPr>
          <w:p w14:paraId="4536E164" w14:textId="77777777" w:rsidR="00497D40" w:rsidRDefault="006416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Field Name</w:t>
            </w:r>
          </w:p>
        </w:tc>
        <w:tc>
          <w:tcPr>
            <w:tcW w:w="1174" w:type="dxa"/>
          </w:tcPr>
          <w:p w14:paraId="4536E165" w14:textId="77777777" w:rsidR="00497D40" w:rsidRDefault="006416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Type</w:t>
            </w:r>
          </w:p>
        </w:tc>
        <w:tc>
          <w:tcPr>
            <w:tcW w:w="1567" w:type="dxa"/>
          </w:tcPr>
          <w:p w14:paraId="4536E166" w14:textId="77777777" w:rsidR="00497D40" w:rsidRDefault="006416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Optional/ Mandatory</w:t>
            </w:r>
          </w:p>
        </w:tc>
        <w:tc>
          <w:tcPr>
            <w:tcW w:w="1756" w:type="dxa"/>
          </w:tcPr>
          <w:p w14:paraId="4536E167" w14:textId="77777777" w:rsidR="00497D40" w:rsidRDefault="006416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Picklist Values</w:t>
            </w:r>
          </w:p>
        </w:tc>
        <w:tc>
          <w:tcPr>
            <w:tcW w:w="2349" w:type="dxa"/>
          </w:tcPr>
          <w:p w14:paraId="4536E168" w14:textId="77777777" w:rsidR="00497D40" w:rsidRDefault="006416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Comments</w:t>
            </w:r>
          </w:p>
        </w:tc>
      </w:tr>
      <w:tr w:rsidR="00497D40" w14:paraId="4536E16F" w14:textId="77777777">
        <w:tc>
          <w:tcPr>
            <w:tcW w:w="1718" w:type="dxa"/>
          </w:tcPr>
          <w:p w14:paraId="4536E16A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Expense ID</w:t>
            </w:r>
          </w:p>
        </w:tc>
        <w:tc>
          <w:tcPr>
            <w:tcW w:w="1174" w:type="dxa"/>
          </w:tcPr>
          <w:p w14:paraId="4536E16B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Auto-generated</w:t>
            </w:r>
          </w:p>
        </w:tc>
        <w:tc>
          <w:tcPr>
            <w:tcW w:w="1567" w:type="dxa"/>
          </w:tcPr>
          <w:p w14:paraId="4536E16C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6D" w14:textId="77777777" w:rsidR="00497D40" w:rsidRDefault="00497D40">
            <w:pPr>
              <w:ind w:firstLineChars="350" w:firstLine="7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6E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System-generated unique identifier for the expense.</w:t>
            </w:r>
          </w:p>
        </w:tc>
      </w:tr>
      <w:tr w:rsidR="00497D40" w14:paraId="4536E175" w14:textId="77777777">
        <w:tc>
          <w:tcPr>
            <w:tcW w:w="1718" w:type="dxa"/>
          </w:tcPr>
          <w:p w14:paraId="4536E170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Expense Date</w:t>
            </w:r>
          </w:p>
        </w:tc>
        <w:tc>
          <w:tcPr>
            <w:tcW w:w="1174" w:type="dxa"/>
          </w:tcPr>
          <w:p w14:paraId="4536E171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Date</w:t>
            </w:r>
          </w:p>
        </w:tc>
        <w:tc>
          <w:tcPr>
            <w:tcW w:w="1567" w:type="dxa"/>
          </w:tcPr>
          <w:p w14:paraId="4536E172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73" w14:textId="77777777" w:rsidR="00497D40" w:rsidRDefault="00497D40">
            <w:pPr>
              <w:ind w:firstLineChars="350" w:firstLine="7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74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Date when the expense was created/recorded.</w:t>
            </w:r>
          </w:p>
        </w:tc>
      </w:tr>
      <w:tr w:rsidR="00497D40" w14:paraId="4536E17B" w14:textId="77777777">
        <w:tc>
          <w:tcPr>
            <w:tcW w:w="1718" w:type="dxa"/>
          </w:tcPr>
          <w:p w14:paraId="4536E176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User</w:t>
            </w:r>
          </w:p>
        </w:tc>
        <w:tc>
          <w:tcPr>
            <w:tcW w:w="1174" w:type="dxa"/>
          </w:tcPr>
          <w:p w14:paraId="4536E177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Lookup</w:t>
            </w:r>
          </w:p>
        </w:tc>
        <w:tc>
          <w:tcPr>
            <w:tcW w:w="1567" w:type="dxa"/>
          </w:tcPr>
          <w:p w14:paraId="4536E178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79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Sales Executive, Manager</w:t>
            </w:r>
          </w:p>
        </w:tc>
        <w:tc>
          <w:tcPr>
            <w:tcW w:w="2349" w:type="dxa"/>
          </w:tcPr>
          <w:p w14:paraId="4536E17A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User who is submitting the expense.</w:t>
            </w:r>
          </w:p>
        </w:tc>
      </w:tr>
      <w:tr w:rsidR="00497D40" w14:paraId="4536E181" w14:textId="77777777">
        <w:tc>
          <w:tcPr>
            <w:tcW w:w="1718" w:type="dxa"/>
          </w:tcPr>
          <w:p w14:paraId="4536E17C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Region / Territory</w:t>
            </w:r>
          </w:p>
        </w:tc>
        <w:tc>
          <w:tcPr>
            <w:tcW w:w="1174" w:type="dxa"/>
          </w:tcPr>
          <w:p w14:paraId="4536E17D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Look up</w:t>
            </w:r>
          </w:p>
        </w:tc>
        <w:tc>
          <w:tcPr>
            <w:tcW w:w="1567" w:type="dxa"/>
          </w:tcPr>
          <w:p w14:paraId="4536E17E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7F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Cyrix to provide values</w:t>
            </w:r>
          </w:p>
        </w:tc>
        <w:tc>
          <w:tcPr>
            <w:tcW w:w="2349" w:type="dxa"/>
          </w:tcPr>
          <w:p w14:paraId="4536E180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Region/ territory associated with the user.</w:t>
            </w:r>
          </w:p>
        </w:tc>
      </w:tr>
      <w:tr w:rsidR="00497D40" w14:paraId="4536E188" w14:textId="77777777">
        <w:tc>
          <w:tcPr>
            <w:tcW w:w="1718" w:type="dxa"/>
          </w:tcPr>
          <w:p w14:paraId="4536E182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Status</w:t>
            </w:r>
          </w:p>
        </w:tc>
        <w:tc>
          <w:tcPr>
            <w:tcW w:w="1174" w:type="dxa"/>
          </w:tcPr>
          <w:p w14:paraId="4536E183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Picklist</w:t>
            </w:r>
          </w:p>
        </w:tc>
        <w:tc>
          <w:tcPr>
            <w:tcW w:w="1567" w:type="dxa"/>
          </w:tcPr>
          <w:p w14:paraId="4536E184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85" w14:textId="77777777" w:rsidR="00497D40" w:rsidRDefault="006416D1">
            <w:pPr>
              <w:jc w:val="center"/>
              <w:rPr>
                <w:ins w:id="127" w:author="Manoj V Menon" w:date="2025-09-27T05:14:00Z"/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Draft, Submitted, Approved, Rejected</w:t>
            </w:r>
          </w:p>
          <w:p w14:paraId="4536E186" w14:textId="77777777" w:rsidR="00497D40" w:rsidRDefault="006416D1">
            <w:pPr>
              <w:jc w:val="center"/>
              <w:rPr>
                <w:rFonts w:ascii="Times New Roman" w:eastAsia="SimSun" w:hAnsi="Times New Roman" w:cs="Times New Roman"/>
                <w:lang w:val="en-US" w:eastAsia="zh-CN" w:bidi="ar"/>
              </w:rPr>
            </w:pPr>
            <w:ins w:id="128" w:author="Manoj V Menon" w:date="2025-09-27T05:14:00Z">
              <w:r>
                <w:rPr>
                  <w:rFonts w:ascii="Times New Roman" w:eastAsia="SimSun" w:hAnsi="Times New Roman" w:cs="Times New Roman"/>
                  <w:lang w:val="en-US" w:eastAsia="zh-CN" w:bidi="ar"/>
                </w:rPr>
                <w:t xml:space="preserve">Dates – for submission </w:t>
              </w:r>
            </w:ins>
          </w:p>
        </w:tc>
        <w:tc>
          <w:tcPr>
            <w:tcW w:w="2349" w:type="dxa"/>
          </w:tcPr>
          <w:p w14:paraId="4536E187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Current approval status of the expense.</w:t>
            </w:r>
          </w:p>
        </w:tc>
      </w:tr>
      <w:tr w:rsidR="00497D40" w14:paraId="4536E18E" w14:textId="77777777">
        <w:tc>
          <w:tcPr>
            <w:tcW w:w="1718" w:type="dxa"/>
          </w:tcPr>
          <w:p w14:paraId="4536E189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Submitted By / Submitted On</w:t>
            </w:r>
          </w:p>
        </w:tc>
        <w:tc>
          <w:tcPr>
            <w:tcW w:w="1174" w:type="dxa"/>
          </w:tcPr>
          <w:p w14:paraId="4536E18A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 fields</w:t>
            </w:r>
          </w:p>
        </w:tc>
        <w:tc>
          <w:tcPr>
            <w:tcW w:w="1567" w:type="dxa"/>
          </w:tcPr>
          <w:p w14:paraId="4536E18B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 generated</w:t>
            </w:r>
          </w:p>
        </w:tc>
        <w:tc>
          <w:tcPr>
            <w:tcW w:w="1756" w:type="dxa"/>
          </w:tcPr>
          <w:p w14:paraId="4536E18C" w14:textId="77777777" w:rsidR="00497D40" w:rsidRDefault="00497D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8D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Captures who submitted and when.</w:t>
            </w:r>
          </w:p>
        </w:tc>
      </w:tr>
      <w:tr w:rsidR="00497D40" w14:paraId="4536E194" w14:textId="77777777">
        <w:tc>
          <w:tcPr>
            <w:tcW w:w="1718" w:type="dxa"/>
          </w:tcPr>
          <w:p w14:paraId="4536E18F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Approved By / Approved On</w:t>
            </w:r>
          </w:p>
        </w:tc>
        <w:tc>
          <w:tcPr>
            <w:tcW w:w="1174" w:type="dxa"/>
          </w:tcPr>
          <w:p w14:paraId="4536E190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 fields</w:t>
            </w:r>
          </w:p>
        </w:tc>
        <w:tc>
          <w:tcPr>
            <w:tcW w:w="1567" w:type="dxa"/>
          </w:tcPr>
          <w:p w14:paraId="4536E191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 generated</w:t>
            </w:r>
          </w:p>
        </w:tc>
        <w:tc>
          <w:tcPr>
            <w:tcW w:w="1756" w:type="dxa"/>
          </w:tcPr>
          <w:p w14:paraId="4536E192" w14:textId="77777777" w:rsidR="00497D40" w:rsidRDefault="00497D40">
            <w:pPr>
              <w:ind w:firstLineChars="350" w:firstLine="7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93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Captures approver and approval date.</w:t>
            </w:r>
          </w:p>
        </w:tc>
      </w:tr>
      <w:tr w:rsidR="00497D40" w14:paraId="4536E19A" w14:textId="77777777">
        <w:tc>
          <w:tcPr>
            <w:tcW w:w="1718" w:type="dxa"/>
          </w:tcPr>
          <w:p w14:paraId="4536E195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Total Claimed Amount</w:t>
            </w:r>
          </w:p>
        </w:tc>
        <w:tc>
          <w:tcPr>
            <w:tcW w:w="1174" w:type="dxa"/>
          </w:tcPr>
          <w:p w14:paraId="4536E196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Currency</w:t>
            </w:r>
          </w:p>
        </w:tc>
        <w:tc>
          <w:tcPr>
            <w:tcW w:w="1567" w:type="dxa"/>
          </w:tcPr>
          <w:p w14:paraId="4536E197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98" w14:textId="77777777" w:rsidR="00497D40" w:rsidRDefault="00497D40">
            <w:pPr>
              <w:ind w:firstLineChars="350" w:firstLine="7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99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Sum of all expense line items claimed by user.</w:t>
            </w:r>
          </w:p>
        </w:tc>
      </w:tr>
      <w:tr w:rsidR="00497D40" w14:paraId="4536E1A0" w14:textId="77777777">
        <w:tc>
          <w:tcPr>
            <w:tcW w:w="1718" w:type="dxa"/>
          </w:tcPr>
          <w:p w14:paraId="4536E19B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Total Allowed Amount</w:t>
            </w:r>
          </w:p>
        </w:tc>
        <w:tc>
          <w:tcPr>
            <w:tcW w:w="1174" w:type="dxa"/>
          </w:tcPr>
          <w:p w14:paraId="4536E19C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Currency</w:t>
            </w:r>
          </w:p>
        </w:tc>
        <w:tc>
          <w:tcPr>
            <w:tcW w:w="1567" w:type="dxa"/>
          </w:tcPr>
          <w:p w14:paraId="4536E19D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1756" w:type="dxa"/>
          </w:tcPr>
          <w:p w14:paraId="4536E19E" w14:textId="77777777" w:rsidR="00497D40" w:rsidRDefault="00497D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9F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Allowed amount based on role/region settings.</w:t>
            </w:r>
          </w:p>
        </w:tc>
      </w:tr>
      <w:tr w:rsidR="00497D40" w14:paraId="4536E1A6" w14:textId="77777777">
        <w:tc>
          <w:tcPr>
            <w:tcW w:w="1718" w:type="dxa"/>
          </w:tcPr>
          <w:p w14:paraId="4536E1A1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Comments (Approver)</w:t>
            </w:r>
          </w:p>
        </w:tc>
        <w:tc>
          <w:tcPr>
            <w:tcW w:w="1174" w:type="dxa"/>
          </w:tcPr>
          <w:p w14:paraId="4536E1A2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Text Area</w:t>
            </w:r>
          </w:p>
        </w:tc>
        <w:tc>
          <w:tcPr>
            <w:tcW w:w="1567" w:type="dxa"/>
          </w:tcPr>
          <w:p w14:paraId="4536E1A3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Optional</w:t>
            </w:r>
          </w:p>
        </w:tc>
        <w:tc>
          <w:tcPr>
            <w:tcW w:w="1756" w:type="dxa"/>
          </w:tcPr>
          <w:p w14:paraId="4536E1A4" w14:textId="77777777" w:rsidR="00497D40" w:rsidRDefault="00497D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9" w:type="dxa"/>
          </w:tcPr>
          <w:p w14:paraId="4536E1A5" w14:textId="77777777" w:rsidR="00497D40" w:rsidRDefault="006416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Approver can add notes or remarks while reviewing.</w:t>
            </w:r>
          </w:p>
        </w:tc>
      </w:tr>
    </w:tbl>
    <w:p w14:paraId="4536E1A7" w14:textId="77777777" w:rsidR="00497D40" w:rsidRDefault="00497D40">
      <w:pPr>
        <w:rPr>
          <w:rFonts w:ascii="Times New Roman" w:hAnsi="Times New Roman" w:cs="Times New Roman"/>
        </w:rPr>
      </w:pPr>
    </w:p>
    <w:p w14:paraId="4536E1A8" w14:textId="77777777" w:rsidR="00497D40" w:rsidRDefault="006416D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Expense Line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931"/>
        <w:gridCol w:w="3075"/>
        <w:gridCol w:w="2128"/>
        <w:gridCol w:w="1113"/>
      </w:tblGrid>
      <w:tr w:rsidR="00497D40" w14:paraId="4536E1AE" w14:textId="77777777">
        <w:tc>
          <w:tcPr>
            <w:tcW w:w="0" w:type="auto"/>
          </w:tcPr>
          <w:p w14:paraId="4536E1A9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Expense Type</w:t>
            </w:r>
          </w:p>
        </w:tc>
        <w:tc>
          <w:tcPr>
            <w:tcW w:w="0" w:type="auto"/>
          </w:tcPr>
          <w:p w14:paraId="4536E1AA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Picklist</w:t>
            </w:r>
          </w:p>
        </w:tc>
        <w:tc>
          <w:tcPr>
            <w:tcW w:w="0" w:type="auto"/>
          </w:tcPr>
          <w:p w14:paraId="4536E1AB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</w:tcPr>
          <w:p w14:paraId="4536E1AC" w14:textId="53177E99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Travel, Accommodation, Daily Allowance, Food Allowance,</w:t>
            </w:r>
            <w:ins w:id="129" w:author="User" w:date="2025-11-06T16:39:00Z">
              <w:r w:rsidR="009836C8">
                <w:rPr>
                  <w:rFonts w:ascii="Times New Roman" w:eastAsia="SimSun" w:hAnsi="Times New Roman" w:cs="Times New Roman"/>
                  <w:lang w:val="en-US" w:eastAsia="zh-CN" w:bidi="ar"/>
                </w:rPr>
                <w:t xml:space="preserve"> Printing charges, Stationary charges, Courier chargers and</w:t>
              </w:r>
            </w:ins>
            <w:r>
              <w:rPr>
                <w:rFonts w:ascii="Times New Roman" w:eastAsia="SimSun" w:hAnsi="Times New Roman" w:cs="Times New Roman"/>
                <w:lang w:val="en-US" w:eastAsia="zh-CN" w:bidi="ar"/>
              </w:rPr>
              <w:t xml:space="preserve"> </w:t>
            </w:r>
            <w:commentRangeStart w:id="130"/>
            <w:commentRangeStart w:id="131"/>
            <w:commentRangeStart w:id="132"/>
            <w:r>
              <w:rPr>
                <w:rFonts w:ascii="Times New Roman" w:eastAsia="SimSun" w:hAnsi="Times New Roman" w:cs="Times New Roman"/>
                <w:lang w:val="en-US" w:eastAsia="zh-CN" w:bidi="ar"/>
              </w:rPr>
              <w:t>Other</w:t>
            </w:r>
            <w:commentRangeEnd w:id="130"/>
            <w:r>
              <w:rPr>
                <w:rStyle w:val="CommentReference"/>
                <w:rFonts w:ascii="Times New Roman" w:hAnsi="Times New Roman" w:cs="Times New Roman"/>
                <w:sz w:val="22"/>
                <w:szCs w:val="22"/>
              </w:rPr>
              <w:commentReference w:id="130"/>
            </w:r>
            <w:commentRangeEnd w:id="131"/>
            <w:r>
              <w:rPr>
                <w:rStyle w:val="CommentReference"/>
                <w:rFonts w:ascii="Times New Roman" w:hAnsi="Times New Roman" w:cs="Times New Roman"/>
                <w:sz w:val="22"/>
                <w:szCs w:val="22"/>
              </w:rPr>
              <w:commentReference w:id="131"/>
            </w:r>
            <w:commentRangeEnd w:id="132"/>
            <w:r w:rsidR="009836C8">
              <w:rPr>
                <w:rStyle w:val="CommentReference"/>
                <w:rFonts w:cs="Times New Roman"/>
                <w:lang w:val="en-US" w:eastAsia="zh-CN"/>
              </w:rPr>
              <w:commentReference w:id="132"/>
            </w:r>
          </w:p>
        </w:tc>
        <w:tc>
          <w:tcPr>
            <w:tcW w:w="0" w:type="auto"/>
          </w:tcPr>
          <w:p w14:paraId="4536E1AD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Type of expenses being claimed.</w:t>
            </w:r>
          </w:p>
        </w:tc>
      </w:tr>
      <w:tr w:rsidR="00497D40" w14:paraId="4536E1B4" w14:textId="77777777">
        <w:tc>
          <w:tcPr>
            <w:tcW w:w="0" w:type="auto"/>
          </w:tcPr>
          <w:p w14:paraId="4536E1AF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Amount Claimed</w:t>
            </w:r>
          </w:p>
        </w:tc>
        <w:tc>
          <w:tcPr>
            <w:tcW w:w="0" w:type="auto"/>
          </w:tcPr>
          <w:p w14:paraId="4536E1B0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Currency</w:t>
            </w:r>
          </w:p>
        </w:tc>
        <w:tc>
          <w:tcPr>
            <w:tcW w:w="0" w:type="auto"/>
          </w:tcPr>
          <w:p w14:paraId="4536E1B1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</w:tcPr>
          <w:p w14:paraId="4536E1B2" w14:textId="77777777" w:rsidR="00497D40" w:rsidRDefault="00497D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6E1B3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Amount entered by user or overridden.</w:t>
            </w:r>
          </w:p>
        </w:tc>
      </w:tr>
      <w:tr w:rsidR="00497D40" w14:paraId="4536E1BA" w14:textId="77777777">
        <w:tc>
          <w:tcPr>
            <w:tcW w:w="0" w:type="auto"/>
          </w:tcPr>
          <w:p w14:paraId="4536E1B5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System Calculated Amount</w:t>
            </w:r>
          </w:p>
        </w:tc>
        <w:tc>
          <w:tcPr>
            <w:tcW w:w="0" w:type="auto"/>
          </w:tcPr>
          <w:p w14:paraId="4536E1B6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Currency</w:t>
            </w:r>
          </w:p>
        </w:tc>
        <w:tc>
          <w:tcPr>
            <w:tcW w:w="0" w:type="auto"/>
          </w:tcPr>
          <w:p w14:paraId="4536E1B7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Conditional</w:t>
            </w:r>
          </w:p>
        </w:tc>
        <w:tc>
          <w:tcPr>
            <w:tcW w:w="0" w:type="auto"/>
          </w:tcPr>
          <w:p w14:paraId="4536E1B8" w14:textId="77777777" w:rsidR="00497D40" w:rsidRDefault="00497D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6E1B9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For Travel: distance × per KM rate (from Google API).</w:t>
            </w:r>
          </w:p>
        </w:tc>
      </w:tr>
      <w:tr w:rsidR="00497D40" w14:paraId="4536E1C0" w14:textId="77777777">
        <w:tc>
          <w:tcPr>
            <w:tcW w:w="0" w:type="auto"/>
          </w:tcPr>
          <w:p w14:paraId="4536E1BB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Allowed Limit</w:t>
            </w:r>
          </w:p>
        </w:tc>
        <w:tc>
          <w:tcPr>
            <w:tcW w:w="0" w:type="auto"/>
          </w:tcPr>
          <w:p w14:paraId="4536E1BC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Currency</w:t>
            </w:r>
          </w:p>
        </w:tc>
        <w:tc>
          <w:tcPr>
            <w:tcW w:w="0" w:type="auto"/>
          </w:tcPr>
          <w:p w14:paraId="4536E1BD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Mandatory</w:t>
            </w:r>
          </w:p>
        </w:tc>
        <w:tc>
          <w:tcPr>
            <w:tcW w:w="0" w:type="auto"/>
          </w:tcPr>
          <w:p w14:paraId="4536E1BE" w14:textId="77777777" w:rsidR="00497D40" w:rsidRDefault="00497D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6E1BF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Maximum allowed based on role/region rules.</w:t>
            </w:r>
          </w:p>
        </w:tc>
      </w:tr>
      <w:tr w:rsidR="00497D40" w14:paraId="4536E1C6" w14:textId="77777777">
        <w:tc>
          <w:tcPr>
            <w:tcW w:w="0" w:type="auto"/>
          </w:tcPr>
          <w:p w14:paraId="4536E1C1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Receipt Upload</w:t>
            </w:r>
          </w:p>
        </w:tc>
        <w:tc>
          <w:tcPr>
            <w:tcW w:w="0" w:type="auto"/>
          </w:tcPr>
          <w:p w14:paraId="4536E1C2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File Upload</w:t>
            </w:r>
          </w:p>
        </w:tc>
        <w:tc>
          <w:tcPr>
            <w:tcW w:w="0" w:type="auto"/>
          </w:tcPr>
          <w:p w14:paraId="4536E1C3" w14:textId="70A94925" w:rsidR="00497D40" w:rsidRDefault="006416D1">
            <w:pPr>
              <w:rPr>
                <w:rFonts w:ascii="Times New Roman" w:hAnsi="Times New Roman" w:cs="Times New Roman"/>
              </w:rPr>
            </w:pPr>
            <w:commentRangeStart w:id="134"/>
            <w:commentRangeStart w:id="135"/>
            <w:commentRangeStart w:id="136"/>
            <w:del w:id="137" w:author="User" w:date="2025-11-06T16:40:00Z">
              <w:r w:rsidDel="00EC1623">
                <w:rPr>
                  <w:rFonts w:ascii="Times New Roman" w:eastAsia="SimSun" w:hAnsi="Times New Roman" w:cs="Times New Roman"/>
                  <w:lang w:val="en-US" w:eastAsia="zh-CN" w:bidi="ar"/>
                </w:rPr>
                <w:delText>Mandatory</w:delText>
              </w:r>
              <w:commentRangeEnd w:id="134"/>
              <w:r w:rsidDel="00EC1623">
                <w:rPr>
                  <w:rStyle w:val="CommentReference"/>
                  <w:rFonts w:ascii="Times New Roman" w:hAnsi="Times New Roman" w:cs="Times New Roman"/>
                  <w:sz w:val="22"/>
                  <w:szCs w:val="22"/>
                </w:rPr>
                <w:commentReference w:id="134"/>
              </w:r>
            </w:del>
            <w:commentRangeEnd w:id="135"/>
            <w:ins w:id="138" w:author="User" w:date="2025-11-06T16:40:00Z">
              <w:r w:rsidR="00EC1623">
                <w:rPr>
                  <w:rFonts w:ascii="Times New Roman" w:eastAsia="SimSun" w:hAnsi="Times New Roman" w:cs="Times New Roman"/>
                  <w:lang w:val="en-US" w:eastAsia="zh-CN" w:bidi="ar"/>
                </w:rPr>
                <w:t>Optional</w:t>
              </w:r>
            </w:ins>
            <w:r>
              <w:rPr>
                <w:rStyle w:val="CommentReference"/>
              </w:rPr>
              <w:commentReference w:id="135"/>
            </w:r>
            <w:commentRangeEnd w:id="136"/>
            <w:r w:rsidR="00EC1623">
              <w:rPr>
                <w:rStyle w:val="CommentReference"/>
                <w:rFonts w:cs="Times New Roman"/>
                <w:lang w:val="en-US" w:eastAsia="zh-CN"/>
              </w:rPr>
              <w:commentReference w:id="136"/>
            </w:r>
          </w:p>
        </w:tc>
        <w:tc>
          <w:tcPr>
            <w:tcW w:w="0" w:type="auto"/>
          </w:tcPr>
          <w:p w14:paraId="4536E1C4" w14:textId="77777777" w:rsidR="00497D40" w:rsidRDefault="00497D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6E1C5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Proof of expense (invoice, ticket, etc.).</w:t>
            </w:r>
          </w:p>
        </w:tc>
      </w:tr>
      <w:tr w:rsidR="00497D40" w14:paraId="4536E1CC" w14:textId="77777777">
        <w:tc>
          <w:tcPr>
            <w:tcW w:w="0" w:type="auto"/>
          </w:tcPr>
          <w:p w14:paraId="4536E1C7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Comments (User Input)</w:t>
            </w:r>
          </w:p>
        </w:tc>
        <w:tc>
          <w:tcPr>
            <w:tcW w:w="0" w:type="auto"/>
          </w:tcPr>
          <w:p w14:paraId="4536E1C8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Text Area</w:t>
            </w:r>
          </w:p>
        </w:tc>
        <w:tc>
          <w:tcPr>
            <w:tcW w:w="0" w:type="auto"/>
          </w:tcPr>
          <w:p w14:paraId="4536E1C9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Optional</w:t>
            </w:r>
          </w:p>
        </w:tc>
        <w:tc>
          <w:tcPr>
            <w:tcW w:w="0" w:type="auto"/>
          </w:tcPr>
          <w:p w14:paraId="4536E1CA" w14:textId="77777777" w:rsidR="00497D40" w:rsidRDefault="00497D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6E1CB" w14:textId="77777777" w:rsidR="00497D40" w:rsidRDefault="00641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Additional details, e.g., toll/parking info for “Other” type.</w:t>
            </w:r>
          </w:p>
        </w:tc>
      </w:tr>
    </w:tbl>
    <w:p w14:paraId="4536E1CD" w14:textId="77777777" w:rsidR="00497D40" w:rsidRDefault="00497D40">
      <w:pPr>
        <w:rPr>
          <w:rFonts w:ascii="Times New Roman" w:hAnsi="Times New Roman" w:cs="Times New Roman"/>
        </w:rPr>
      </w:pPr>
    </w:p>
    <w:p w14:paraId="4536E1CE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lastRenderedPageBreak/>
        <w:t>Functional Flow</w:t>
      </w:r>
    </w:p>
    <w:p w14:paraId="4536E1CF" w14:textId="77777777" w:rsidR="00497D40" w:rsidRDefault="006416D1">
      <w:pPr>
        <w:numPr>
          <w:ilvl w:val="0"/>
          <w:numId w:val="33"/>
        </w:numPr>
        <w:spacing w:beforeAutospacing="1" w:afterAutospacing="1"/>
        <w:jc w:val="both"/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sz w:val="27"/>
          <w:szCs w:val="27"/>
        </w:rPr>
        <w:t>Configuration</w:t>
      </w:r>
    </w:p>
    <w:p w14:paraId="4536E1D0" w14:textId="77777777" w:rsidR="00497D40" w:rsidRDefault="006416D1">
      <w:pPr>
        <w:numPr>
          <w:ilvl w:val="1"/>
          <w:numId w:val="3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 sets per KM charge, travel modes, accommodation rules, food/daily allowances, and expense limits per role and region/</w:t>
      </w:r>
      <w:commentRangeStart w:id="139"/>
      <w:r>
        <w:rPr>
          <w:rFonts w:ascii="Times New Roman" w:eastAsia="Times New Roman" w:hAnsi="Times New Roman" w:cs="Times New Roman"/>
        </w:rPr>
        <w:t>territory</w:t>
      </w:r>
      <w:commentRangeEnd w:id="139"/>
      <w:r>
        <w:rPr>
          <w:rStyle w:val="CommentReference"/>
        </w:rPr>
        <w:commentReference w:id="139"/>
      </w:r>
      <w:r>
        <w:rPr>
          <w:rFonts w:ascii="Times New Roman" w:eastAsia="Times New Roman" w:hAnsi="Times New Roman" w:cs="Times New Roman"/>
        </w:rPr>
        <w:t>.</w:t>
      </w:r>
      <w:ins w:id="140" w:author="Manoj V Menon" w:date="2025-09-25T09:25:00Z">
        <w:r>
          <w:rPr>
            <w:rFonts w:ascii="Times New Roman" w:eastAsia="Times New Roman" w:hAnsi="Times New Roman" w:cs="Times New Roman"/>
          </w:rPr>
          <w:t xml:space="preserve"> + </w:t>
        </w:r>
      </w:ins>
      <w:ins w:id="141" w:author="Manoj V Menon" w:date="2025-09-25T09:26:00Z">
        <w:r>
          <w:rPr>
            <w:rFonts w:ascii="Times New Roman" w:eastAsia="Times New Roman" w:hAnsi="Times New Roman" w:cs="Times New Roman"/>
          </w:rPr>
          <w:t>Incentive structure</w:t>
        </w:r>
      </w:ins>
    </w:p>
    <w:p w14:paraId="4536E1D1" w14:textId="77777777" w:rsidR="00497D40" w:rsidRDefault="006416D1">
      <w:pPr>
        <w:numPr>
          <w:ilvl w:val="0"/>
          <w:numId w:val="33"/>
        </w:numPr>
        <w:spacing w:beforeAutospacing="1" w:afterAutospacing="1"/>
        <w:jc w:val="both"/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sz w:val="27"/>
          <w:szCs w:val="27"/>
        </w:rPr>
        <w:t>Expense Submission</w:t>
      </w:r>
    </w:p>
    <w:p w14:paraId="4536E1D2" w14:textId="77777777" w:rsidR="00497D40" w:rsidRDefault="006416D1">
      <w:pPr>
        <w:numPr>
          <w:ilvl w:val="1"/>
          <w:numId w:val="35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Sales executive selects date, enters expenses (Travel, Accommodation, Daily Allowance, Food Allowance, Other).</w:t>
      </w:r>
    </w:p>
    <w:p w14:paraId="4536E1D3" w14:textId="77777777" w:rsidR="00497D40" w:rsidRDefault="006416D1">
      <w:pPr>
        <w:numPr>
          <w:ilvl w:val="1"/>
          <w:numId w:val="35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For Travel: system calculates travel distance between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lang w:val="en-US"/>
        </w:rPr>
        <w:t>Check-In points (from Visit Management GPS logs)</w:t>
      </w:r>
      <w:r>
        <w:rPr>
          <w:rFonts w:ascii="Times New Roman" w:eastAsia="Times New Roman" w:hAnsi="Times New Roman" w:cs="Times New Roman"/>
          <w:lang w:val="en-US"/>
        </w:rPr>
        <w:t xml:space="preserve"> using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lang w:val="en-US"/>
        </w:rPr>
        <w:t>Google Distance Matrix API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4536E1D4" w14:textId="77777777" w:rsidR="00497D40" w:rsidRDefault="006416D1">
      <w:pPr>
        <w:numPr>
          <w:ilvl w:val="1"/>
          <w:numId w:val="35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System multiplies distance × per KM rate to calculate suggested travel expense.</w:t>
      </w:r>
    </w:p>
    <w:p w14:paraId="4536E1D5" w14:textId="77777777" w:rsidR="00497D40" w:rsidRDefault="006416D1">
      <w:pPr>
        <w:numPr>
          <w:ilvl w:val="1"/>
          <w:numId w:val="35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Users can override travel amount if actual differs. Both </w:t>
      </w: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System Calculated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User Claimed</w:t>
      </w:r>
      <w:r>
        <w:rPr>
          <w:rFonts w:ascii="Times New Roman" w:eastAsia="Times New Roman" w:hAnsi="Times New Roman" w:cs="Times New Roman"/>
        </w:rPr>
        <w:t xml:space="preserve"> values are stored.</w:t>
      </w:r>
    </w:p>
    <w:p w14:paraId="4536E1D6" w14:textId="77777777" w:rsidR="00497D40" w:rsidRDefault="006416D1">
      <w:pPr>
        <w:numPr>
          <w:ilvl w:val="1"/>
          <w:numId w:val="35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expense has its own line item + mandatory receipt upload.</w:t>
      </w:r>
    </w:p>
    <w:p w14:paraId="4536E1D7" w14:textId="77777777" w:rsidR="00497D40" w:rsidRDefault="00497D40">
      <w:pPr>
        <w:spacing w:beforeAutospacing="1" w:afterAutospacing="1"/>
        <w:ind w:left="1080"/>
        <w:jc w:val="both"/>
        <w:rPr>
          <w:rFonts w:ascii="Times New Roman" w:eastAsia="Times New Roman" w:hAnsi="Times New Roman" w:cs="Times New Roman"/>
        </w:rPr>
      </w:pPr>
    </w:p>
    <w:p w14:paraId="4536E1D8" w14:textId="77777777" w:rsidR="00497D40" w:rsidRDefault="006416D1">
      <w:pPr>
        <w:numPr>
          <w:ilvl w:val="0"/>
          <w:numId w:val="33"/>
        </w:numPr>
        <w:spacing w:beforeAutospacing="1" w:afterAutospacing="1"/>
        <w:jc w:val="both"/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sz w:val="27"/>
          <w:szCs w:val="27"/>
        </w:rPr>
        <w:t>Approval</w:t>
      </w:r>
    </w:p>
    <w:p w14:paraId="4536E1D9" w14:textId="77777777" w:rsidR="00497D40" w:rsidRDefault="006416D1">
      <w:pPr>
        <w:numPr>
          <w:ilvl w:val="1"/>
          <w:numId w:val="36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Once submitted, expense goes to </w:t>
      </w:r>
      <w:r>
        <w:rPr>
          <w:rStyle w:val="Strong"/>
          <w:rFonts w:ascii="Times New Roman" w:eastAsia="Times New Roman" w:hAnsi="Times New Roman" w:cs="Times New Roman"/>
          <w:lang w:val="en-US"/>
        </w:rPr>
        <w:t>direct manager</w:t>
      </w:r>
      <w:r>
        <w:rPr>
          <w:rFonts w:ascii="Times New Roman" w:eastAsia="Times New Roman" w:hAnsi="Times New Roman" w:cs="Times New Roman"/>
          <w:lang w:val="en-US"/>
        </w:rPr>
        <w:t xml:space="preserve"> for approval.</w:t>
      </w:r>
    </w:p>
    <w:p w14:paraId="4536E1DA" w14:textId="77777777" w:rsidR="00497D40" w:rsidRDefault="006416D1">
      <w:pPr>
        <w:numPr>
          <w:ilvl w:val="1"/>
          <w:numId w:val="3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Manager can see:</w:t>
      </w:r>
    </w:p>
    <w:p w14:paraId="4536E1DB" w14:textId="77777777" w:rsidR="00497D40" w:rsidRDefault="006416D1">
      <w:pPr>
        <w:numPr>
          <w:ilvl w:val="2"/>
          <w:numId w:val="37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Allowed value (from role/region setup)</w:t>
      </w:r>
    </w:p>
    <w:p w14:paraId="4536E1DC" w14:textId="77777777" w:rsidR="00497D40" w:rsidRDefault="006416D1">
      <w:pPr>
        <w:numPr>
          <w:ilvl w:val="2"/>
          <w:numId w:val="37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System-calculated value (via Google API)</w:t>
      </w:r>
    </w:p>
    <w:p w14:paraId="4536E1DD" w14:textId="77777777" w:rsidR="00497D40" w:rsidRDefault="006416D1">
      <w:pPr>
        <w:numPr>
          <w:ilvl w:val="2"/>
          <w:numId w:val="37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value (user override)</w:t>
      </w:r>
    </w:p>
    <w:p w14:paraId="4536E1DE" w14:textId="77777777" w:rsidR="00497D40" w:rsidRDefault="006416D1">
      <w:pPr>
        <w:numPr>
          <w:ilvl w:val="2"/>
          <w:numId w:val="37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Uploaded receipts</w:t>
      </w:r>
    </w:p>
    <w:p w14:paraId="4536E1DF" w14:textId="77777777" w:rsidR="00497D40" w:rsidRDefault="006416D1">
      <w:pPr>
        <w:numPr>
          <w:ilvl w:val="1"/>
          <w:numId w:val="36"/>
        </w:numPr>
        <w:spacing w:beforeAutospacing="1" w:afterAutospacing="1"/>
        <w:jc w:val="both"/>
        <w:rPr>
          <w:ins w:id="142" w:author="Manoj V Menon" w:date="2025-09-25T09:26:00Z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Manager approves or rejects with comments.</w:t>
      </w:r>
    </w:p>
    <w:p w14:paraId="4536E1E0" w14:textId="77777777" w:rsidR="00497D40" w:rsidRDefault="006416D1">
      <w:pPr>
        <w:numPr>
          <w:ilvl w:val="1"/>
          <w:numId w:val="36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ins w:id="143" w:author="Manoj V Menon" w:date="2025-09-25T09:26:00Z">
        <w:r>
          <w:rPr>
            <w:rFonts w:ascii="Times New Roman" w:eastAsia="Times New Roman" w:hAnsi="Times New Roman" w:cs="Times New Roman"/>
            <w:lang w:val="en-US"/>
          </w:rPr>
          <w:t>Escalates to HR</w:t>
        </w:r>
      </w:ins>
      <w:ins w:id="144" w:author="Manoj V Menon" w:date="2025-09-25T09:27:00Z">
        <w:r>
          <w:rPr>
            <w:rFonts w:ascii="Times New Roman" w:eastAsia="Times New Roman" w:hAnsi="Times New Roman" w:cs="Times New Roman"/>
            <w:lang w:val="en-US"/>
          </w:rPr>
          <w:t xml:space="preserve"> followed by finance for approvals &amp; </w:t>
        </w:r>
        <w:commentRangeStart w:id="145"/>
        <w:r>
          <w:rPr>
            <w:rFonts w:ascii="Times New Roman" w:eastAsia="Times New Roman" w:hAnsi="Times New Roman" w:cs="Times New Roman"/>
            <w:lang w:val="en-US"/>
          </w:rPr>
          <w:t>payments</w:t>
        </w:r>
      </w:ins>
      <w:commentRangeEnd w:id="145"/>
      <w:r>
        <w:rPr>
          <w:rStyle w:val="CommentReference"/>
        </w:rPr>
        <w:commentReference w:id="145"/>
      </w:r>
      <w:ins w:id="146" w:author="Manoj V Menon" w:date="2025-09-25T09:27:00Z">
        <w:r>
          <w:rPr>
            <w:rFonts w:ascii="Times New Roman" w:eastAsia="Times New Roman" w:hAnsi="Times New Roman" w:cs="Times New Roman"/>
            <w:lang w:val="en-US"/>
          </w:rPr>
          <w:t>.</w:t>
        </w:r>
      </w:ins>
    </w:p>
    <w:p w14:paraId="4536E1E1" w14:textId="77777777" w:rsidR="00497D40" w:rsidRDefault="006416D1">
      <w:pPr>
        <w:numPr>
          <w:ilvl w:val="0"/>
          <w:numId w:val="33"/>
        </w:numPr>
        <w:spacing w:beforeAutospacing="1" w:afterAutospacing="1"/>
        <w:jc w:val="both"/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sz w:val="27"/>
          <w:szCs w:val="27"/>
        </w:rPr>
        <w:t>Post Approval</w:t>
      </w:r>
    </w:p>
    <w:p w14:paraId="4536E1E2" w14:textId="77777777" w:rsidR="00497D40" w:rsidRDefault="006416D1">
      <w:pPr>
        <w:numPr>
          <w:ilvl w:val="1"/>
          <w:numId w:val="38"/>
        </w:num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 → status “Approved” with approver name/date.</w:t>
      </w:r>
      <w:ins w:id="147" w:author="Manoj V Menon" w:date="2025-09-25T09:28:00Z">
        <w:r>
          <w:rPr>
            <w:rFonts w:ascii="Times New Roman" w:eastAsia="Times New Roman" w:hAnsi="Times New Roman" w:cs="Times New Roman"/>
          </w:rPr>
          <w:t xml:space="preserve"> </w:t>
        </w:r>
      </w:ins>
    </w:p>
    <w:p w14:paraId="4536E1E3" w14:textId="77777777" w:rsidR="00497D40" w:rsidRDefault="006416D1">
      <w:pPr>
        <w:numPr>
          <w:ilvl w:val="1"/>
          <w:numId w:val="38"/>
        </w:num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Rejected → status “Rejected</w:t>
      </w:r>
      <w:ins w:id="148" w:author="Manoj V Menon" w:date="2025-09-25T09:28:00Z">
        <w:r>
          <w:rPr>
            <w:rFonts w:ascii="Times New Roman" w:eastAsia="Times New Roman" w:hAnsi="Times New Roman" w:cs="Times New Roman"/>
          </w:rPr>
          <w:t>/Change suggested</w:t>
        </w:r>
      </w:ins>
      <w:r>
        <w:rPr>
          <w:rFonts w:ascii="Times New Roman" w:eastAsia="Times New Roman" w:hAnsi="Times New Roman" w:cs="Times New Roman"/>
        </w:rPr>
        <w:t xml:space="preserve">” with reason, user can re-submit after </w:t>
      </w:r>
      <w:commentRangeStart w:id="149"/>
      <w:r>
        <w:rPr>
          <w:rFonts w:ascii="Times New Roman" w:eastAsia="Times New Roman" w:hAnsi="Times New Roman" w:cs="Times New Roman"/>
        </w:rPr>
        <w:t>correction</w:t>
      </w:r>
      <w:commentRangeEnd w:id="149"/>
      <w:r>
        <w:rPr>
          <w:rStyle w:val="CommentReference"/>
        </w:rPr>
        <w:commentReference w:id="149"/>
      </w:r>
      <w:r>
        <w:rPr>
          <w:rFonts w:ascii="Times New Roman" w:eastAsia="Times New Roman" w:hAnsi="Times New Roman" w:cs="Times New Roman"/>
        </w:rPr>
        <w:t>.</w:t>
      </w:r>
    </w:p>
    <w:p w14:paraId="4536E1E4" w14:textId="77777777" w:rsidR="00497D40" w:rsidRDefault="006416D1">
      <w:pPr>
        <w:pStyle w:val="Heading3"/>
        <w:numPr>
          <w:ilvl w:val="0"/>
          <w:numId w:val="32"/>
        </w:numPr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Automation</w:t>
      </w:r>
    </w:p>
    <w:p w14:paraId="4536E1E5" w14:textId="77777777" w:rsidR="00497D40" w:rsidRDefault="006416D1">
      <w:pPr>
        <w:numPr>
          <w:ilvl w:val="0"/>
          <w:numId w:val="39"/>
        </w:num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Auto-calculate travel expenses using </w:t>
      </w: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Google Distance Matrix API</w:t>
      </w:r>
      <w:r>
        <w:rPr>
          <w:rFonts w:ascii="Times New Roman" w:eastAsia="Times New Roman" w:hAnsi="Times New Roman" w:cs="Times New Roman"/>
        </w:rPr>
        <w:t>.</w:t>
      </w:r>
    </w:p>
    <w:p w14:paraId="4536E1E6" w14:textId="77777777" w:rsidR="00497D40" w:rsidRDefault="006416D1">
      <w:pPr>
        <w:numPr>
          <w:ilvl w:val="0"/>
          <w:numId w:val="39"/>
        </w:num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System-calculated vs user-claimed values are always stored and shown side by side.</w:t>
      </w:r>
    </w:p>
    <w:p w14:paraId="4536E1E7" w14:textId="77777777" w:rsidR="00497D40" w:rsidRDefault="006416D1">
      <w:pPr>
        <w:numPr>
          <w:ilvl w:val="0"/>
          <w:numId w:val="39"/>
        </w:numPr>
        <w:spacing w:beforeAutospacing="1" w:afterAutospacing="1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Compare allowed vs submitted values for manager visibility.</w:t>
      </w:r>
    </w:p>
    <w:p w14:paraId="4536E1E8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  <w:lang w:val="en-US"/>
        </w:rPr>
        <w:lastRenderedPageBreak/>
        <w:t>Logic</w:t>
      </w:r>
    </w:p>
    <w:p w14:paraId="4536E1E9" w14:textId="77777777" w:rsidR="00497D40" w:rsidRDefault="006416D1">
      <w:pPr>
        <w:numPr>
          <w:ilvl w:val="0"/>
          <w:numId w:val="4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Travel calculation = distance (via API) between consecutive Check-In points × per KM charge.</w:t>
      </w:r>
    </w:p>
    <w:p w14:paraId="4536E1EA" w14:textId="77777777" w:rsidR="00497D40" w:rsidRDefault="006416D1">
      <w:pPr>
        <w:numPr>
          <w:ilvl w:val="0"/>
          <w:numId w:val="4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Daily Allowance &amp; Food Allowance limits depend on role/region.</w:t>
      </w:r>
    </w:p>
    <w:p w14:paraId="4536E1EB" w14:textId="77777777" w:rsidR="00497D40" w:rsidRDefault="006416D1">
      <w:pPr>
        <w:numPr>
          <w:ilvl w:val="0"/>
          <w:numId w:val="4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Tolls/parking included in </w:t>
      </w:r>
      <w:r>
        <w:rPr>
          <w:rStyle w:val="Strong"/>
          <w:rFonts w:ascii="Times New Roman" w:eastAsia="Times New Roman" w:hAnsi="Times New Roman" w:cs="Times New Roman"/>
        </w:rPr>
        <w:t>Other Expenses</w:t>
      </w:r>
      <w:r>
        <w:rPr>
          <w:rFonts w:ascii="Times New Roman" w:eastAsia="Times New Roman" w:hAnsi="Times New Roman" w:cs="Times New Roman"/>
        </w:rPr>
        <w:t>.</w:t>
      </w:r>
    </w:p>
    <w:p w14:paraId="4536E1EC" w14:textId="77777777" w:rsidR="00497D40" w:rsidRDefault="006416D1">
      <w:pPr>
        <w:numPr>
          <w:ilvl w:val="0"/>
          <w:numId w:val="40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Users can override values, but system always keeps calculated references.</w:t>
      </w:r>
    </w:p>
    <w:p w14:paraId="4536E1ED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Validations</w:t>
      </w:r>
    </w:p>
    <w:p w14:paraId="4536E1EE" w14:textId="77777777" w:rsidR="00497D40" w:rsidRDefault="006416D1">
      <w:pPr>
        <w:numPr>
          <w:ilvl w:val="0"/>
          <w:numId w:val="41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will allow expense creation if daily attendance record is present in the system for the executive</w:t>
      </w:r>
    </w:p>
    <w:p w14:paraId="4536E1EF" w14:textId="77777777" w:rsidR="00497D40" w:rsidRDefault="006416D1">
      <w:pPr>
        <w:numPr>
          <w:ilvl w:val="0"/>
          <w:numId w:val="41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Receipt upload mandatory for </w:t>
      </w:r>
      <w:r>
        <w:rPr>
          <w:rStyle w:val="Strong"/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</w:rPr>
        <w:t xml:space="preserve"> expense line items.</w:t>
      </w:r>
    </w:p>
    <w:p w14:paraId="4536E1F0" w14:textId="77777777" w:rsidR="00497D40" w:rsidRDefault="006416D1">
      <w:pPr>
        <w:numPr>
          <w:ilvl w:val="0"/>
          <w:numId w:val="41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Expense Date cannot be in the future.</w:t>
      </w:r>
    </w:p>
    <w:p w14:paraId="4536E1F1" w14:textId="77777777" w:rsidR="00497D40" w:rsidRDefault="006416D1">
      <w:pPr>
        <w:numPr>
          <w:ilvl w:val="0"/>
          <w:numId w:val="41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Only one Expense submission per day per user.</w:t>
      </w:r>
      <w:ins w:id="150" w:author="Manoj V Menon" w:date="2025-09-25T09:29:00Z">
        <w:r>
          <w:rPr>
            <w:rFonts w:ascii="Times New Roman" w:eastAsia="Times New Roman" w:hAnsi="Times New Roman" w:cs="Times New Roman"/>
            <w:lang w:val="en-US"/>
          </w:rPr>
          <w:t xml:space="preserve"> (</w:t>
        </w:r>
        <w:commentRangeStart w:id="151"/>
        <w:proofErr w:type="gramStart"/>
        <w:r>
          <w:rPr>
            <w:rFonts w:ascii="Times New Roman" w:eastAsia="Times New Roman" w:hAnsi="Times New Roman" w:cs="Times New Roman"/>
            <w:lang w:val="en-US"/>
          </w:rPr>
          <w:t>automatic</w:t>
        </w:r>
      </w:ins>
      <w:commentRangeEnd w:id="151"/>
      <w:proofErr w:type="gramEnd"/>
      <w:r>
        <w:rPr>
          <w:rStyle w:val="CommentReference"/>
        </w:rPr>
        <w:commentReference w:id="151"/>
      </w:r>
      <w:ins w:id="152" w:author="Manoj V Menon" w:date="2025-09-25T09:29:00Z">
        <w:r>
          <w:rPr>
            <w:rFonts w:ascii="Times New Roman" w:eastAsia="Times New Roman" w:hAnsi="Times New Roman" w:cs="Times New Roman"/>
            <w:lang w:val="en-US"/>
          </w:rPr>
          <w:t xml:space="preserve">); Weekly &amp; monthly allowed. If incomplete by day </w:t>
        </w:r>
      </w:ins>
      <w:ins w:id="153" w:author="Manoj V Menon" w:date="2025-09-25T09:30:00Z">
        <w:r>
          <w:rPr>
            <w:rFonts w:ascii="Times New Roman" w:eastAsia="Times New Roman" w:hAnsi="Times New Roman" w:cs="Times New Roman"/>
            <w:lang w:val="en-US"/>
          </w:rPr>
          <w:t>or week or month, allow save draft for upending later.</w:t>
        </w:r>
      </w:ins>
    </w:p>
    <w:p w14:paraId="4536E1F2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Notifications</w:t>
      </w:r>
    </w:p>
    <w:p w14:paraId="4536E1F3" w14:textId="77777777" w:rsidR="00497D40" w:rsidRDefault="006416D1">
      <w:pPr>
        <w:numPr>
          <w:ilvl w:val="0"/>
          <w:numId w:val="42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Manager notified when expense was submitted.</w:t>
      </w:r>
    </w:p>
    <w:p w14:paraId="4536E1F4" w14:textId="77777777" w:rsidR="00497D40" w:rsidRDefault="006416D1">
      <w:pPr>
        <w:numPr>
          <w:ilvl w:val="0"/>
          <w:numId w:val="42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notified when expense approved/rejected</w:t>
      </w:r>
      <w:ins w:id="154" w:author="Manoj V Menon" w:date="2025-09-25T09:28:00Z">
        <w:r>
          <w:rPr>
            <w:rFonts w:ascii="Times New Roman" w:eastAsia="Times New Roman" w:hAnsi="Times New Roman" w:cs="Times New Roman"/>
          </w:rPr>
          <w:t>/</w:t>
        </w:r>
        <w:commentRangeStart w:id="155"/>
        <w:r>
          <w:rPr>
            <w:rFonts w:ascii="Times New Roman" w:eastAsia="Times New Roman" w:hAnsi="Times New Roman" w:cs="Times New Roman"/>
          </w:rPr>
          <w:t>Paid</w:t>
        </w:r>
      </w:ins>
      <w:commentRangeEnd w:id="155"/>
      <w:r>
        <w:rPr>
          <w:rStyle w:val="CommentReference"/>
        </w:rPr>
        <w:commentReference w:id="155"/>
      </w:r>
      <w:del w:id="156" w:author="Manoj V Menon" w:date="2025-09-25T09:28:00Z">
        <w:r>
          <w:rPr>
            <w:rFonts w:ascii="Times New Roman" w:eastAsia="Times New Roman" w:hAnsi="Times New Roman" w:cs="Times New Roman"/>
          </w:rPr>
          <w:delText>.</w:delText>
        </w:r>
      </w:del>
    </w:p>
    <w:p w14:paraId="4536E1F5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Approvals</w:t>
      </w:r>
    </w:p>
    <w:p w14:paraId="4536E1F6" w14:textId="77777777" w:rsidR="00497D40" w:rsidRDefault="006416D1">
      <w:pPr>
        <w:numPr>
          <w:ilvl w:val="0"/>
          <w:numId w:val="43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Only </w:t>
      </w:r>
      <w:r>
        <w:rPr>
          <w:rStyle w:val="Strong"/>
          <w:rFonts w:ascii="Times New Roman" w:eastAsia="Times New Roman" w:hAnsi="Times New Roman" w:cs="Times New Roman"/>
          <w:lang w:val="en-US"/>
        </w:rPr>
        <w:t>direct manager</w:t>
      </w:r>
      <w:r>
        <w:rPr>
          <w:rFonts w:ascii="Times New Roman" w:eastAsia="Times New Roman" w:hAnsi="Times New Roman" w:cs="Times New Roman"/>
          <w:lang w:val="en-US"/>
        </w:rPr>
        <w:t xml:space="preserve"> approval is </w:t>
      </w:r>
      <w:proofErr w:type="spellStart"/>
      <w:r>
        <w:rPr>
          <w:rFonts w:ascii="Times New Roman" w:eastAsia="Times New Roman" w:hAnsi="Times New Roman" w:cs="Times New Roman"/>
          <w:lang w:val="en-US"/>
        </w:rPr>
        <w:t>required.</w:t>
      </w:r>
      <w:ins w:id="157" w:author="Manoj V Menon" w:date="2025-09-25T09:30:00Z">
        <w:r>
          <w:rPr>
            <w:rFonts w:ascii="Times New Roman" w:eastAsia="Times New Roman" w:hAnsi="Times New Roman" w:cs="Times New Roman"/>
            <w:lang w:val="en-US"/>
          </w:rPr>
          <w:t>for</w:t>
        </w:r>
        <w:proofErr w:type="spellEnd"/>
        <w:r>
          <w:rPr>
            <w:rFonts w:ascii="Times New Roman" w:eastAsia="Times New Roman" w:hAnsi="Times New Roman" w:cs="Times New Roman"/>
            <w:lang w:val="en-US"/>
          </w:rPr>
          <w:t xml:space="preserve"> passing to finance. </w:t>
        </w:r>
      </w:ins>
    </w:p>
    <w:p w14:paraId="4536E1F7" w14:textId="77777777" w:rsidR="00497D40" w:rsidRDefault="006416D1">
      <w:pPr>
        <w:numPr>
          <w:ilvl w:val="0"/>
          <w:numId w:val="43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del w:id="158" w:author="Manoj V Menon" w:date="2025-09-25T09:31:00Z">
        <w:r>
          <w:rPr>
            <w:rFonts w:ascii="Times New Roman" w:eastAsia="Times New Roman" w:hAnsi="Times New Roman" w:cs="Times New Roman"/>
            <w:lang w:val="en-US"/>
          </w:rPr>
          <w:delText>No</w:delText>
        </w:r>
      </w:del>
      <w:r>
        <w:rPr>
          <w:rFonts w:ascii="Times New Roman" w:eastAsia="Times New Roman" w:hAnsi="Times New Roman" w:cs="Times New Roman"/>
          <w:lang w:val="en-US"/>
        </w:rPr>
        <w:t xml:space="preserve"> </w:t>
      </w:r>
      <w:ins w:id="159" w:author="Manoj V Menon" w:date="2025-09-25T09:31:00Z">
        <w:r>
          <w:rPr>
            <w:rFonts w:ascii="Times New Roman" w:eastAsia="Times New Roman" w:hAnsi="Times New Roman" w:cs="Times New Roman"/>
            <w:lang w:val="en-US"/>
          </w:rPr>
          <w:t>HR/</w:t>
        </w:r>
      </w:ins>
      <w:r>
        <w:rPr>
          <w:rFonts w:ascii="Times New Roman" w:eastAsia="Times New Roman" w:hAnsi="Times New Roman" w:cs="Times New Roman"/>
          <w:lang w:val="en-US"/>
        </w:rPr>
        <w:t>Finance/Admin approvals in CRM.</w:t>
      </w:r>
      <w:ins w:id="160" w:author="Manoj V Menon" w:date="2025-09-25T09:31:00Z">
        <w:r>
          <w:rPr>
            <w:rFonts w:ascii="Times New Roman" w:eastAsia="Times New Roman" w:hAnsi="Times New Roman" w:cs="Times New Roman"/>
            <w:lang w:val="en-US"/>
          </w:rPr>
          <w:t xml:space="preserve"> - Approve on CRM itself or push to ERP for </w:t>
        </w:r>
        <w:commentRangeStart w:id="161"/>
        <w:r>
          <w:rPr>
            <w:rFonts w:ascii="Times New Roman" w:eastAsia="Times New Roman" w:hAnsi="Times New Roman" w:cs="Times New Roman"/>
            <w:lang w:val="en-US"/>
          </w:rPr>
          <w:t>approval</w:t>
        </w:r>
      </w:ins>
      <w:commentRangeEnd w:id="161"/>
      <w:r>
        <w:rPr>
          <w:rStyle w:val="CommentReference"/>
        </w:rPr>
        <w:commentReference w:id="161"/>
      </w:r>
      <w:ins w:id="162" w:author="Manoj V Menon" w:date="2025-09-25T09:31:00Z">
        <w:r>
          <w:rPr>
            <w:rFonts w:ascii="Times New Roman" w:eastAsia="Times New Roman" w:hAnsi="Times New Roman" w:cs="Times New Roman"/>
            <w:lang w:val="en-US"/>
          </w:rPr>
          <w:t xml:space="preserve">. </w:t>
        </w:r>
      </w:ins>
    </w:p>
    <w:p w14:paraId="4536E1F8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Integration</w:t>
      </w:r>
    </w:p>
    <w:p w14:paraId="4536E1F9" w14:textId="77777777" w:rsidR="00497D40" w:rsidRDefault="006416D1">
      <w:pPr>
        <w:numPr>
          <w:ilvl w:val="0"/>
          <w:numId w:val="4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integration with ERP/Finance system.</w:t>
      </w:r>
      <w:ins w:id="163" w:author="Manoj V Menon" w:date="2025-09-25T09:32:00Z">
        <w:r>
          <w:rPr>
            <w:rFonts w:ascii="Times New Roman" w:eastAsia="Times New Roman" w:hAnsi="Times New Roman" w:cs="Times New Roman"/>
          </w:rPr>
          <w:t xml:space="preserve"> (as above)</w:t>
        </w:r>
      </w:ins>
    </w:p>
    <w:p w14:paraId="4536E1FA" w14:textId="77777777" w:rsidR="00497D40" w:rsidRDefault="006416D1">
      <w:pPr>
        <w:numPr>
          <w:ilvl w:val="0"/>
          <w:numId w:val="44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Expense tracking only inside Salesforce CRM.</w:t>
      </w:r>
      <w:ins w:id="164" w:author="Manoj V Menon" w:date="2025-09-25T09:33:00Z">
        <w:r>
          <w:rPr>
            <w:rFonts w:ascii="Times New Roman" w:eastAsia="Times New Roman" w:hAnsi="Times New Roman" w:cs="Times New Roman"/>
          </w:rPr>
          <w:t xml:space="preserve"> + approvals</w:t>
        </w:r>
      </w:ins>
    </w:p>
    <w:p w14:paraId="4536E1FB" w14:textId="77777777" w:rsidR="00497D40" w:rsidRDefault="006416D1">
      <w:pPr>
        <w:numPr>
          <w:ilvl w:val="0"/>
          <w:numId w:val="44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lang w:val="en-US"/>
        </w:rPr>
        <w:t>Google Distance Matrix API</w:t>
      </w:r>
      <w:r>
        <w:rPr>
          <w:rFonts w:ascii="Times New Roman" w:eastAsia="Times New Roman" w:hAnsi="Times New Roman" w:cs="Times New Roman"/>
          <w:lang w:val="en-US"/>
        </w:rPr>
        <w:t xml:space="preserve"> used for travel distance calculation (API credentials to be provided by Cyrix team).</w:t>
      </w:r>
    </w:p>
    <w:p w14:paraId="4536E1FC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Who Will Access</w:t>
      </w:r>
    </w:p>
    <w:p w14:paraId="4536E1FD" w14:textId="77777777" w:rsidR="00497D40" w:rsidRDefault="006416D1">
      <w:pPr>
        <w:numPr>
          <w:ilvl w:val="0"/>
          <w:numId w:val="45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Style w:val="Strong"/>
          <w:rFonts w:ascii="Times New Roman" w:eastAsia="Times New Roman" w:hAnsi="Times New Roman" w:cs="Times New Roman"/>
          <w:b w:val="0"/>
          <w:lang w:val="en-US"/>
        </w:rPr>
        <w:t>Sales Executives</w:t>
      </w:r>
      <w:r>
        <w:rPr>
          <w:rFonts w:ascii="Times New Roman" w:eastAsia="Times New Roman" w:hAnsi="Times New Roman" w:cs="Times New Roman"/>
          <w:lang w:val="en-US"/>
        </w:rPr>
        <w:t xml:space="preserve"> → Create &amp; submit expenses.</w:t>
      </w:r>
    </w:p>
    <w:p w14:paraId="4536E1FE" w14:textId="77777777" w:rsidR="00497D40" w:rsidRDefault="006416D1">
      <w:pPr>
        <w:numPr>
          <w:ilvl w:val="0"/>
          <w:numId w:val="45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Managers</w:t>
      </w:r>
      <w:r>
        <w:rPr>
          <w:rFonts w:ascii="Times New Roman" w:eastAsia="Times New Roman" w:hAnsi="Times New Roman" w:cs="Times New Roman"/>
        </w:rPr>
        <w:t xml:space="preserve"> → Review &amp; approve/reject.</w:t>
      </w:r>
    </w:p>
    <w:p w14:paraId="4536E1FF" w14:textId="77777777" w:rsidR="00497D40" w:rsidRDefault="006416D1">
      <w:pPr>
        <w:numPr>
          <w:ilvl w:val="0"/>
          <w:numId w:val="45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Admin</w:t>
      </w:r>
      <w:r>
        <w:rPr>
          <w:rFonts w:ascii="Times New Roman" w:eastAsia="Times New Roman" w:hAnsi="Times New Roman" w:cs="Times New Roman"/>
        </w:rPr>
        <w:t xml:space="preserve"> → Configure rules, limits, rates.</w:t>
      </w:r>
    </w:p>
    <w:p w14:paraId="4536E200" w14:textId="77777777" w:rsidR="00497D40" w:rsidRDefault="006416D1">
      <w:pPr>
        <w:numPr>
          <w:ilvl w:val="0"/>
          <w:numId w:val="45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lang w:val="en-US"/>
        </w:rPr>
        <w:t>Finance (optional)</w:t>
      </w:r>
      <w:r>
        <w:rPr>
          <w:rFonts w:ascii="Times New Roman" w:eastAsia="Times New Roman" w:hAnsi="Times New Roman" w:cs="Times New Roman"/>
          <w:lang w:val="en-US"/>
        </w:rPr>
        <w:t xml:space="preserve"> → Read-only for reporting.</w:t>
      </w:r>
      <w:ins w:id="165" w:author="Manoj V Menon" w:date="2025-09-25T09:33:00Z">
        <w:r>
          <w:rPr>
            <w:rFonts w:ascii="Times New Roman" w:eastAsia="Times New Roman" w:hAnsi="Times New Roman" w:cs="Times New Roman"/>
            <w:lang w:val="en-US"/>
          </w:rPr>
          <w:t>/approv</w:t>
        </w:r>
      </w:ins>
      <w:ins w:id="166" w:author="Manoj V Menon" w:date="2025-09-27T05:19:00Z">
        <w:r>
          <w:rPr>
            <w:rFonts w:ascii="Times New Roman" w:eastAsia="Times New Roman" w:hAnsi="Times New Roman" w:cs="Times New Roman"/>
            <w:lang w:val="en-US"/>
          </w:rPr>
          <w:t>als./payments</w:t>
        </w:r>
      </w:ins>
    </w:p>
    <w:p w14:paraId="4536E201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Mobile &amp; Desktop</w:t>
      </w:r>
    </w:p>
    <w:p w14:paraId="4536E202" w14:textId="77777777" w:rsidR="00497D40" w:rsidRDefault="006416D1">
      <w:pPr>
        <w:numPr>
          <w:ilvl w:val="0"/>
          <w:numId w:val="4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Mobile: file upload via </w:t>
      </w:r>
      <w:r>
        <w:rPr>
          <w:rStyle w:val="Strong"/>
          <w:rFonts w:ascii="Times New Roman" w:eastAsia="Times New Roman" w:hAnsi="Times New Roman" w:cs="Times New Roman"/>
        </w:rPr>
        <w:t>camera or gallery</w:t>
      </w:r>
      <w:r>
        <w:rPr>
          <w:rFonts w:ascii="Times New Roman" w:eastAsia="Times New Roman" w:hAnsi="Times New Roman" w:cs="Times New Roman"/>
        </w:rPr>
        <w:t>.</w:t>
      </w:r>
    </w:p>
    <w:p w14:paraId="4536E203" w14:textId="77777777" w:rsidR="00497D40" w:rsidRDefault="006416D1">
      <w:pPr>
        <w:numPr>
          <w:ilvl w:val="0"/>
          <w:numId w:val="46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Desktop: file upload from system files.</w:t>
      </w:r>
    </w:p>
    <w:p w14:paraId="4536E204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lastRenderedPageBreak/>
        <w:t>Acceptance Criteria</w:t>
      </w:r>
    </w:p>
    <w:p w14:paraId="4536E205" w14:textId="77777777" w:rsidR="00497D40" w:rsidRDefault="006416D1">
      <w:pPr>
        <w:numPr>
          <w:ilvl w:val="0"/>
          <w:numId w:val="47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Travel distance auto-calculated using </w:t>
      </w:r>
      <w:r>
        <w:rPr>
          <w:rStyle w:val="Strong"/>
          <w:rFonts w:ascii="Times New Roman" w:eastAsia="Times New Roman" w:hAnsi="Times New Roman" w:cs="Times New Roman"/>
          <w:lang w:val="en-US"/>
        </w:rPr>
        <w:t>Google API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4536E206" w14:textId="77777777" w:rsidR="00497D40" w:rsidRDefault="006416D1">
      <w:pPr>
        <w:numPr>
          <w:ilvl w:val="0"/>
          <w:numId w:val="47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Users can override travel cost, but both calculated and claimed values are stored.</w:t>
      </w:r>
    </w:p>
    <w:p w14:paraId="4536E207" w14:textId="77777777" w:rsidR="00497D40" w:rsidRDefault="006416D1">
      <w:pPr>
        <w:numPr>
          <w:ilvl w:val="0"/>
          <w:numId w:val="47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Receipts required for all expenses.</w:t>
      </w:r>
    </w:p>
    <w:p w14:paraId="4536E208" w14:textId="77777777" w:rsidR="00497D40" w:rsidRDefault="006416D1">
      <w:pPr>
        <w:numPr>
          <w:ilvl w:val="0"/>
          <w:numId w:val="47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Reports available daily, monthly, quarterly by user/region.</w:t>
      </w:r>
    </w:p>
    <w:p w14:paraId="4536E209" w14:textId="77777777" w:rsidR="00497D40" w:rsidRDefault="006416D1">
      <w:pPr>
        <w:numPr>
          <w:ilvl w:val="0"/>
          <w:numId w:val="47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Expense cannot be submitted without mandatory fields + receipts.</w:t>
      </w:r>
    </w:p>
    <w:p w14:paraId="4536E20A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Data Upload</w:t>
      </w:r>
    </w:p>
    <w:p w14:paraId="4536E20B" w14:textId="77777777" w:rsidR="00497D40" w:rsidRDefault="006416D1">
      <w:pPr>
        <w:numPr>
          <w:ilvl w:val="0"/>
          <w:numId w:val="48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Data upload not possible.</w:t>
      </w:r>
      <w:ins w:id="167" w:author="Manoj V Menon" w:date="2025-09-25T09:34:00Z">
        <w:r>
          <w:rPr>
            <w:rFonts w:ascii="Times New Roman" w:eastAsia="Times New Roman" w:hAnsi="Times New Roman" w:cs="Times New Roman"/>
            <w:lang w:val="en-US"/>
          </w:rPr>
          <w:t xml:space="preserve"> Receipts/photo to be </w:t>
        </w:r>
        <w:commentRangeStart w:id="168"/>
        <w:r>
          <w:rPr>
            <w:rFonts w:ascii="Times New Roman" w:eastAsia="Times New Roman" w:hAnsi="Times New Roman" w:cs="Times New Roman"/>
            <w:lang w:val="en-US"/>
          </w:rPr>
          <w:t>uploaded</w:t>
        </w:r>
      </w:ins>
      <w:commentRangeEnd w:id="168"/>
      <w:r>
        <w:rPr>
          <w:rStyle w:val="CommentReference"/>
        </w:rPr>
        <w:commentReference w:id="168"/>
      </w:r>
    </w:p>
    <w:p w14:paraId="4536E20C" w14:textId="77777777" w:rsidR="00497D40" w:rsidRDefault="006416D1">
      <w:pPr>
        <w:numPr>
          <w:ilvl w:val="0"/>
          <w:numId w:val="48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Expenses must be created manually by users.</w:t>
      </w:r>
    </w:p>
    <w:p w14:paraId="4536E20D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Reports</w:t>
      </w:r>
    </w:p>
    <w:p w14:paraId="4536E20E" w14:textId="77777777" w:rsidR="00497D40" w:rsidRDefault="006416D1">
      <w:pPr>
        <w:numPr>
          <w:ilvl w:val="0"/>
          <w:numId w:val="49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Daily Expense Report by Executive.</w:t>
      </w:r>
    </w:p>
    <w:p w14:paraId="4536E20F" w14:textId="77777777" w:rsidR="00497D40" w:rsidRDefault="006416D1">
      <w:pPr>
        <w:numPr>
          <w:ilvl w:val="0"/>
          <w:numId w:val="49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Monthly/Quarterly Aggregated Reports by Executive/Region.</w:t>
      </w:r>
    </w:p>
    <w:p w14:paraId="4536E210" w14:textId="77777777" w:rsidR="00497D40" w:rsidRDefault="006416D1">
      <w:pPr>
        <w:numPr>
          <w:ilvl w:val="0"/>
          <w:numId w:val="49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Expense Status Report (Draft, Submitted, Approved, Rejected).</w:t>
      </w:r>
    </w:p>
    <w:p w14:paraId="4536E211" w14:textId="77777777" w:rsidR="00497D40" w:rsidRDefault="006416D1">
      <w:pPr>
        <w:numPr>
          <w:ilvl w:val="0"/>
          <w:numId w:val="49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Exception Report (submitted &gt; allowed limits).</w:t>
      </w:r>
    </w:p>
    <w:p w14:paraId="4536E212" w14:textId="77777777" w:rsidR="00497D40" w:rsidRDefault="006416D1">
      <w:pPr>
        <w:pStyle w:val="Heading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color w:val="auto"/>
          <w:sz w:val="27"/>
          <w:szCs w:val="27"/>
        </w:rPr>
        <w:t>Inputs from Customer (Cyrix)</w:t>
      </w:r>
    </w:p>
    <w:p w14:paraId="4536E213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Per KM rates by region.</w:t>
      </w:r>
      <w:ins w:id="169" w:author="Manoj V Menon" w:date="2025-09-25T09:34:00Z">
        <w:r>
          <w:rPr>
            <w:rFonts w:ascii="Times New Roman" w:eastAsia="Times New Roman" w:hAnsi="Times New Roman" w:cs="Times New Roman"/>
            <w:lang w:val="en-US"/>
          </w:rPr>
          <w:t>/mode</w:t>
        </w:r>
      </w:ins>
    </w:p>
    <w:p w14:paraId="4536E214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Allowed travel modes.</w:t>
      </w:r>
    </w:p>
    <w:p w14:paraId="4536E215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Accommodation allowance rules.</w:t>
      </w:r>
    </w:p>
    <w:p w14:paraId="4536E216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Daily/food allowance rules per role/region.</w:t>
      </w:r>
    </w:p>
    <w:p w14:paraId="4536E217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Expense limits per role/region.</w:t>
      </w:r>
    </w:p>
    <w:p w14:paraId="4536E218" w14:textId="77777777" w:rsidR="00497D40" w:rsidRDefault="006416D1">
      <w:pPr>
        <w:numPr>
          <w:ilvl w:val="0"/>
          <w:numId w:val="50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</w:rPr>
        <w:t>Google Distance Matrix API credentials.</w:t>
      </w:r>
    </w:p>
    <w:p w14:paraId="4536E219" w14:textId="77777777" w:rsidR="00497D40" w:rsidRDefault="00497D40">
      <w:pPr>
        <w:spacing w:beforeAutospacing="1" w:afterAutospacing="1"/>
        <w:ind w:left="360"/>
        <w:jc w:val="both"/>
        <w:rPr>
          <w:rFonts w:ascii="Times New Roman" w:eastAsia="Times New Roman" w:hAnsi="Times New Roman" w:cs="Times New Roman"/>
        </w:rPr>
      </w:pPr>
    </w:p>
    <w:p w14:paraId="4536E21A" w14:textId="77777777" w:rsidR="00497D40" w:rsidRDefault="006416D1">
      <w:pPr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**End of the document**</w:t>
      </w:r>
    </w:p>
    <w:sectPr w:rsidR="00497D40">
      <w:headerReference w:type="default" r:id="rId15"/>
      <w:pgSz w:w="11906" w:h="16838"/>
      <w:pgMar w:top="1440" w:right="1800" w:bottom="1440" w:left="1800" w:header="720" w:footer="720" w:gutter="0"/>
      <w:pgNumType w:start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9" w:author="Mayuri" w:date="2025-10-29T10:32:00Z" w:initials="">
    <w:p w14:paraId="4536E224" w14:textId="77777777" w:rsidR="00D57208" w:rsidRDefault="00D57208">
      <w:pPr>
        <w:pStyle w:val="CommentText"/>
        <w:spacing w:beforeAutospacing="1"/>
        <w:rPr>
          <w:rFonts w:cs="Cambria"/>
        </w:rPr>
      </w:pPr>
      <w:r>
        <w:rPr>
          <w:rFonts w:cs="Cambria"/>
        </w:rPr>
        <w:t xml:space="preserve">Cyrix team need to arrange meeting with </w:t>
      </w:r>
      <w:proofErr w:type="gramStart"/>
      <w:r>
        <w:rPr>
          <w:rFonts w:cs="Cambria"/>
        </w:rPr>
        <w:t>KASPON  to</w:t>
      </w:r>
      <w:proofErr w:type="gramEnd"/>
      <w:r>
        <w:rPr>
          <w:rFonts w:cs="Cambria"/>
        </w:rPr>
        <w:t xml:space="preserve"> clarify the data flow </w:t>
      </w:r>
    </w:p>
    <w:p w14:paraId="4536E225" w14:textId="77777777" w:rsidR="00D57208" w:rsidRDefault="00D57208">
      <w:pPr>
        <w:pStyle w:val="CommentText"/>
      </w:pPr>
    </w:p>
  </w:comment>
  <w:comment w:id="40" w:author="Mayuri" w:date="2025-10-29T10:39:00Z" w:initials="">
    <w:p w14:paraId="4536E226" w14:textId="77777777" w:rsidR="00D57208" w:rsidRDefault="00D57208">
      <w:pPr>
        <w:pStyle w:val="CommentText"/>
      </w:pPr>
      <w:r>
        <w:t>Cyrix to update on this</w:t>
      </w:r>
    </w:p>
  </w:comment>
  <w:comment w:id="45" w:author="Microsoft account" w:date="2025-10-16T17:11:00Z" w:initials="Ma">
    <w:p w14:paraId="4536E227" w14:textId="77777777" w:rsidR="00D57208" w:rsidRDefault="00D57208">
      <w:pPr>
        <w:pStyle w:val="CommentText"/>
      </w:pPr>
      <w:r>
        <w:t xml:space="preserve">Clarity by FIT: Only Tickets will be pushed to </w:t>
      </w:r>
      <w:proofErr w:type="spellStart"/>
      <w:r>
        <w:t>Kaspon</w:t>
      </w:r>
      <w:proofErr w:type="spellEnd"/>
      <w:r>
        <w:t xml:space="preserve"> and remaining all the data will flow from ERP to </w:t>
      </w:r>
      <w:proofErr w:type="spellStart"/>
      <w:r>
        <w:t>Kaspon</w:t>
      </w:r>
      <w:proofErr w:type="spellEnd"/>
    </w:p>
  </w:comment>
  <w:comment w:id="46" w:author="Mayuri" w:date="2025-10-29T10:47:00Z" w:initials="">
    <w:p w14:paraId="4536E228" w14:textId="77777777" w:rsidR="00D57208" w:rsidRDefault="00D57208">
      <w:pPr>
        <w:pStyle w:val="CommentText"/>
      </w:pPr>
      <w:r>
        <w:t>Cyrix team need to check and confirm on this</w:t>
      </w:r>
    </w:p>
  </w:comment>
  <w:comment w:id="61" w:author="Mayuri" w:date="2025-10-29T11:15:00Z" w:initials="">
    <w:p w14:paraId="4536E229" w14:textId="77777777" w:rsidR="00D57208" w:rsidRDefault="00D57208">
      <w:pPr>
        <w:pStyle w:val="CommentText"/>
      </w:pPr>
      <w:r>
        <w:t>If we get the Invoice wise outstanding from ERP then we can create this report outstanding by executive, Manager</w:t>
      </w:r>
    </w:p>
  </w:comment>
  <w:comment w:id="70" w:author="Mayuri" w:date="2025-10-29T11:18:00Z" w:initials="">
    <w:p w14:paraId="4536E22A" w14:textId="77777777" w:rsidR="00D57208" w:rsidRDefault="00D57208">
      <w:pPr>
        <w:pStyle w:val="CommentText"/>
      </w:pPr>
      <w:r>
        <w:t>Need to check with ERP</w:t>
      </w:r>
    </w:p>
  </w:comment>
  <w:comment w:id="77" w:author="Mayuri" w:date="2025-10-29T11:23:00Z" w:initials="">
    <w:p w14:paraId="4536E22B" w14:textId="77777777" w:rsidR="00D57208" w:rsidRDefault="00D57208">
      <w:pPr>
        <w:pStyle w:val="CommentText"/>
      </w:pPr>
      <w:r>
        <w:t xml:space="preserve">Cyrix need to purchase the GOOGGLE DISTANCE MATRIX API </w:t>
      </w:r>
    </w:p>
  </w:comment>
  <w:comment w:id="94" w:author="User" w:date="2025-11-06T16:21:00Z" w:initials="U">
    <w:p w14:paraId="1914F51D" w14:textId="0DC2123F" w:rsidR="00D57208" w:rsidRDefault="00D57208">
      <w:pPr>
        <w:pStyle w:val="CommentText"/>
      </w:pPr>
      <w:r>
        <w:rPr>
          <w:rStyle w:val="CommentReference"/>
        </w:rPr>
        <w:annotationRef/>
      </w:r>
      <w:r>
        <w:t xml:space="preserve">Executive can check out and then create the new visit for the same customer from start day page. A </w:t>
      </w:r>
      <w:proofErr w:type="spellStart"/>
      <w:r>
        <w:t>sper</w:t>
      </w:r>
      <w:proofErr w:type="spellEnd"/>
      <w:r>
        <w:t xml:space="preserve"> our knowledge this is not required. </w:t>
      </w:r>
    </w:p>
  </w:comment>
  <w:comment w:id="104" w:author="User" w:date="2025-11-06T16:32:00Z" w:initials="U">
    <w:p w14:paraId="48B064D6" w14:textId="79AF49A9" w:rsidR="00D57208" w:rsidRDefault="00D57208">
      <w:pPr>
        <w:pStyle w:val="CommentText"/>
      </w:pPr>
      <w:r>
        <w:rPr>
          <w:rStyle w:val="CommentReference"/>
        </w:rPr>
        <w:annotationRef/>
      </w:r>
      <w:r>
        <w:t xml:space="preserve">During the End day, if the executive as used public mode transport in that case </w:t>
      </w:r>
      <w:proofErr w:type="spellStart"/>
      <w:r>
        <w:t>odo</w:t>
      </w:r>
      <w:proofErr w:type="spellEnd"/>
      <w:r>
        <w:t xml:space="preserve"> meter reading is not mandatory and user need to upload the respective phots or files if required (optional). Next day or future is not relevant here. Regarding the </w:t>
      </w:r>
      <w:proofErr w:type="spellStart"/>
      <w:r>
        <w:t>remursibement</w:t>
      </w:r>
      <w:proofErr w:type="spellEnd"/>
      <w:r>
        <w:t xml:space="preserve"> (expense) in that case submission is possible for the past dates. </w:t>
      </w:r>
    </w:p>
  </w:comment>
  <w:comment w:id="115" w:author="Mayuri" w:date="2025-10-29T11:35:00Z" w:initials="">
    <w:p w14:paraId="4536E22C" w14:textId="77777777" w:rsidR="00D57208" w:rsidRDefault="00D57208">
      <w:pPr>
        <w:pStyle w:val="CommentText"/>
      </w:pPr>
      <w:r>
        <w:t xml:space="preserve">To provide the checklist to identify whether visit was productive or </w:t>
      </w:r>
      <w:proofErr w:type="spellStart"/>
      <w:r>
        <w:t>non productive</w:t>
      </w:r>
      <w:proofErr w:type="spellEnd"/>
      <w:r>
        <w:t>.</w:t>
      </w:r>
    </w:p>
  </w:comment>
  <w:comment w:id="130" w:author="Adrian Sebastian" w:date="2025-09-18T16:13:00Z" w:initials="AS">
    <w:p w14:paraId="4536E22D" w14:textId="77777777" w:rsidR="00D57208" w:rsidRDefault="00D57208">
      <w:pPr>
        <w:pStyle w:val="CommentText"/>
      </w:pPr>
      <w:r>
        <w:t xml:space="preserve">If other, should there be a field to mention what it </w:t>
      </w:r>
      <w:proofErr w:type="gramStart"/>
      <w:r>
        <w:t>is ?</w:t>
      </w:r>
      <w:proofErr w:type="gramEnd"/>
    </w:p>
    <w:p w14:paraId="4536E22E" w14:textId="77777777" w:rsidR="00D57208" w:rsidRDefault="00D57208">
      <w:pPr>
        <w:pStyle w:val="CommentText"/>
      </w:pPr>
      <w:r>
        <w:fldChar w:fldCharType="begin"/>
      </w:r>
      <w:r>
        <w:instrText>HYPERLINK "mailto:ciyan@cyrix.in"</w:instrText>
      </w:r>
      <w:bookmarkStart w:id="133" w:name="_@_865CB6EDBBCA4871B9C42361BE044A72Z"/>
      <w:r>
        <w:fldChar w:fldCharType="separate"/>
      </w:r>
      <w:bookmarkEnd w:id="133"/>
      <w:r>
        <w:rPr>
          <w:rStyle w:val="Mention1"/>
        </w:rPr>
        <w:t xml:space="preserve">@Sandhya </w:t>
      </w:r>
      <w:proofErr w:type="spellStart"/>
      <w:r>
        <w:rPr>
          <w:rStyle w:val="Mention1"/>
        </w:rPr>
        <w:t>Govind</w:t>
      </w:r>
      <w:proofErr w:type="spellEnd"/>
      <w:r>
        <w:fldChar w:fldCharType="end"/>
      </w:r>
      <w:r>
        <w:t xml:space="preserve"> </w:t>
      </w:r>
    </w:p>
    <w:p w14:paraId="54A9D380" w14:textId="4A89AD2A" w:rsidR="00D57208" w:rsidRDefault="00D57208">
      <w:pPr>
        <w:pStyle w:val="CommentText"/>
      </w:pPr>
      <w:r>
        <w:t>Yes, If other is selected description or remarks field will be provided to enter the details</w:t>
      </w:r>
    </w:p>
  </w:comment>
  <w:comment w:id="131" w:author="Sandhya Govind" w:date="2025-09-18T16:19:00Z" w:initials="SG">
    <w:p w14:paraId="4536E22F" w14:textId="77777777" w:rsidR="00D57208" w:rsidRDefault="00D57208">
      <w:pPr>
        <w:pStyle w:val="CommentText"/>
      </w:pPr>
      <w:r>
        <w:t>Courier charges, printing and stationery</w:t>
      </w:r>
    </w:p>
  </w:comment>
  <w:comment w:id="132" w:author="User" w:date="2025-11-06T16:39:00Z" w:initials="U">
    <w:p w14:paraId="1EC4F076" w14:textId="6C79CD6D" w:rsidR="00D57208" w:rsidRDefault="00D57208">
      <w:pPr>
        <w:pStyle w:val="CommentText"/>
      </w:pPr>
      <w:r>
        <w:rPr>
          <w:rStyle w:val="CommentReference"/>
        </w:rPr>
        <w:annotationRef/>
      </w:r>
      <w:r>
        <w:t>Yes, will be added</w:t>
      </w:r>
    </w:p>
  </w:comment>
  <w:comment w:id="134" w:author="Adrian Sebastian" w:date="2025-09-18T16:22:00Z" w:initials="AS">
    <w:p w14:paraId="4536E230" w14:textId="77777777" w:rsidR="00D57208" w:rsidRDefault="00D57208">
      <w:pPr>
        <w:pStyle w:val="CommentText"/>
      </w:pPr>
      <w:r>
        <w:t xml:space="preserve">What if receipt is not </w:t>
      </w:r>
      <w:proofErr w:type="gramStart"/>
      <w:r>
        <w:t>available ?</w:t>
      </w:r>
      <w:proofErr w:type="gramEnd"/>
    </w:p>
  </w:comment>
  <w:comment w:id="135" w:author="Microsoft account" w:date="2025-10-16T18:11:00Z" w:initials="Ma">
    <w:p w14:paraId="4536E231" w14:textId="77777777" w:rsidR="00D57208" w:rsidRDefault="00D57208">
      <w:pPr>
        <w:pStyle w:val="CommentText"/>
      </w:pPr>
      <w:r>
        <w:t>This can be made as optional also if required</w:t>
      </w:r>
    </w:p>
  </w:comment>
  <w:comment w:id="136" w:author="User" w:date="2025-11-06T16:40:00Z" w:initials="U">
    <w:p w14:paraId="7E79053B" w14:textId="5D7B1AAF" w:rsidR="00D57208" w:rsidRDefault="00D57208">
      <w:pPr>
        <w:pStyle w:val="CommentText"/>
      </w:pPr>
      <w:r>
        <w:rPr>
          <w:rStyle w:val="CommentReference"/>
        </w:rPr>
        <w:annotationRef/>
      </w:r>
      <w:r>
        <w:t>Yes, it can be made optional as per your requirement</w:t>
      </w:r>
    </w:p>
  </w:comment>
  <w:comment w:id="139" w:author="Microsoft account" w:date="2025-10-16T18:12:00Z" w:initials="Ma">
    <w:p w14:paraId="4536E232" w14:textId="77777777" w:rsidR="00D57208" w:rsidRDefault="00D57208">
      <w:pPr>
        <w:pStyle w:val="CommentText"/>
      </w:pPr>
      <w:r>
        <w:t>Need clarification why incentive structure needs to be part of expense??</w:t>
      </w:r>
    </w:p>
  </w:comment>
  <w:comment w:id="145" w:author="Microsoft account" w:date="2025-10-16T18:13:00Z" w:initials="Ma">
    <w:p w14:paraId="4536E233" w14:textId="77777777" w:rsidR="00D57208" w:rsidRDefault="00D57208">
      <w:pPr>
        <w:pStyle w:val="CommentText"/>
      </w:pPr>
      <w:r>
        <w:t>Three level approval process can be added</w:t>
      </w:r>
    </w:p>
  </w:comment>
  <w:comment w:id="149" w:author="Microsoft account" w:date="2025-10-16T18:13:00Z" w:initials="Ma">
    <w:p w14:paraId="4536E234" w14:textId="77777777" w:rsidR="00D57208" w:rsidRDefault="00D57208">
      <w:pPr>
        <w:pStyle w:val="CommentText"/>
      </w:pPr>
      <w:r>
        <w:t>Reason can be entered manually by approver</w:t>
      </w:r>
    </w:p>
  </w:comment>
  <w:comment w:id="151" w:author="Microsoft account" w:date="2025-10-16T18:14:00Z" w:initials="Ma">
    <w:p w14:paraId="4536E235" w14:textId="77777777" w:rsidR="00D57208" w:rsidRDefault="00D57208">
      <w:pPr>
        <w:pStyle w:val="CommentText"/>
      </w:pPr>
      <w:proofErr w:type="spellStart"/>
      <w:r>
        <w:t>Wht</w:t>
      </w:r>
      <w:proofErr w:type="spellEnd"/>
      <w:r>
        <w:t xml:space="preserve"> do you mean by automatic here, save option will be provided on default basis and submission can be done by executive when </w:t>
      </w:r>
      <w:proofErr w:type="spellStart"/>
      <w:r>
        <w:t>evr</w:t>
      </w:r>
      <w:proofErr w:type="spellEnd"/>
      <w:r>
        <w:t xml:space="preserve"> required</w:t>
      </w:r>
    </w:p>
  </w:comment>
  <w:comment w:id="155" w:author="Microsoft account" w:date="2025-10-16T18:15:00Z" w:initials="Ma">
    <w:p w14:paraId="4536E236" w14:textId="77777777" w:rsidR="00D57208" w:rsidRDefault="00D57208">
      <w:pPr>
        <w:pStyle w:val="CommentText"/>
      </w:pPr>
      <w:r>
        <w:t>Finance user need to update the status of the expense as “Paid” manually using expense list view then users will be notified</w:t>
      </w:r>
    </w:p>
  </w:comment>
  <w:comment w:id="161" w:author="Microsoft account" w:date="2025-10-16T18:17:00Z" w:initials="Ma">
    <w:p w14:paraId="4536E237" w14:textId="77777777" w:rsidR="00D57208" w:rsidRDefault="00D57208">
      <w:pPr>
        <w:pStyle w:val="CommentText"/>
      </w:pPr>
      <w:r>
        <w:t>Need clarification on approval levels and expense push to ERP is not part of scope of work</w:t>
      </w:r>
    </w:p>
  </w:comment>
  <w:comment w:id="168" w:author="Microsoft account" w:date="2025-10-16T18:19:00Z" w:initials="Ma">
    <w:p w14:paraId="4536E238" w14:textId="77777777" w:rsidR="00D57208" w:rsidRDefault="00D57208">
      <w:pPr>
        <w:pStyle w:val="CommentText"/>
      </w:pPr>
      <w:r>
        <w:t>Photos can be uploaded during the expense and here we are referring to bulk data upload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536E225" w15:done="0"/>
  <w15:commentEx w15:paraId="4536E226" w15:done="0"/>
  <w15:commentEx w15:paraId="4536E227" w15:done="0"/>
  <w15:commentEx w15:paraId="4536E228" w15:done="0"/>
  <w15:commentEx w15:paraId="4536E229" w15:done="0"/>
  <w15:commentEx w15:paraId="4536E22A" w15:done="0"/>
  <w15:commentEx w15:paraId="4536E22B" w15:done="0"/>
  <w15:commentEx w15:paraId="1914F51D" w15:done="0"/>
  <w15:commentEx w15:paraId="48B064D6" w15:done="0"/>
  <w15:commentEx w15:paraId="4536E22C" w15:done="0"/>
  <w15:commentEx w15:paraId="54A9D380" w15:done="0"/>
  <w15:commentEx w15:paraId="4536E22F" w15:done="0"/>
  <w15:commentEx w15:paraId="1EC4F076" w15:paraIdParent="4536E22F" w15:done="0"/>
  <w15:commentEx w15:paraId="4536E230" w15:done="0"/>
  <w15:commentEx w15:paraId="4536E231" w15:done="0"/>
  <w15:commentEx w15:paraId="7E79053B" w15:paraIdParent="4536E231" w15:done="0"/>
  <w15:commentEx w15:paraId="4536E232" w15:done="0"/>
  <w15:commentEx w15:paraId="4536E233" w15:done="0"/>
  <w15:commentEx w15:paraId="4536E234" w15:done="0"/>
  <w15:commentEx w15:paraId="4536E235" w15:done="0"/>
  <w15:commentEx w15:paraId="4536E236" w15:done="0"/>
  <w15:commentEx w15:paraId="4536E237" w15:done="0"/>
  <w15:commentEx w15:paraId="4536E23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36E221" w16cid:durableId="4536E228"/>
  <w16cid:commentId w16cid:paraId="4536E223" w16cid:durableId="4536E22A"/>
  <w16cid:commentId w16cid:paraId="4536E225" w16cid:durableId="4536E22C"/>
  <w16cid:commentId w16cid:paraId="4536E226" w16cid:durableId="4536E22D"/>
  <w16cid:commentId w16cid:paraId="4536E227" w16cid:durableId="4536E22E"/>
  <w16cid:commentId w16cid:paraId="4536E228" w16cid:durableId="4536E22F"/>
  <w16cid:commentId w16cid:paraId="4536E229" w16cid:durableId="4536E230"/>
  <w16cid:commentId w16cid:paraId="4536E22A" w16cid:durableId="4536E231"/>
  <w16cid:commentId w16cid:paraId="4536E22B" w16cid:durableId="4536E232"/>
  <w16cid:commentId w16cid:paraId="4536E22C" w16cid:durableId="4536E233"/>
  <w16cid:commentId w16cid:paraId="4536E22E" w16cid:durableId="4536E235"/>
  <w16cid:commentId w16cid:paraId="4536E22F" w16cid:durableId="4536E236"/>
  <w16cid:commentId w16cid:paraId="4536E230" w16cid:durableId="4536E237"/>
  <w16cid:commentId w16cid:paraId="4536E231" w16cid:durableId="4536E238"/>
  <w16cid:commentId w16cid:paraId="4536E232" w16cid:durableId="4536E239"/>
  <w16cid:commentId w16cid:paraId="4536E233" w16cid:durableId="4536E23A"/>
  <w16cid:commentId w16cid:paraId="4536E234" w16cid:durableId="4536E23B"/>
  <w16cid:commentId w16cid:paraId="4536E235" w16cid:durableId="4536E23C"/>
  <w16cid:commentId w16cid:paraId="4536E236" w16cid:durableId="4536E23D"/>
  <w16cid:commentId w16cid:paraId="4536E237" w16cid:durableId="4536E23E"/>
  <w16cid:commentId w16cid:paraId="4536E238" w16cid:durableId="4536E2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BE37B4" w14:textId="77777777" w:rsidR="008A3B55" w:rsidRDefault="008A3B55">
      <w:pPr>
        <w:spacing w:line="240" w:lineRule="auto"/>
      </w:pPr>
      <w:r>
        <w:separator/>
      </w:r>
    </w:p>
  </w:endnote>
  <w:endnote w:type="continuationSeparator" w:id="0">
    <w:p w14:paraId="4010E173" w14:textId="77777777" w:rsidR="008A3B55" w:rsidRDefault="008A3B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31D93E" w14:textId="77777777" w:rsidR="008A3B55" w:rsidRDefault="008A3B55">
      <w:pPr>
        <w:spacing w:after="0"/>
      </w:pPr>
      <w:r>
        <w:separator/>
      </w:r>
    </w:p>
  </w:footnote>
  <w:footnote w:type="continuationSeparator" w:id="0">
    <w:p w14:paraId="633D5ADB" w14:textId="77777777" w:rsidR="008A3B55" w:rsidRDefault="008A3B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36E23D" w14:textId="77777777" w:rsidR="00D57208" w:rsidRDefault="00D57208">
    <w:pPr>
      <w:pStyle w:val="Header"/>
      <w:ind w:firstLineChars="550" w:firstLine="1104"/>
      <w:jc w:val="both"/>
      <w:rPr>
        <w:rFonts w:ascii="Times New Roman" w:hAnsi="Times New Roman" w:cs="Times New Roman"/>
        <w:b/>
        <w:sz w:val="28"/>
        <w:szCs w:val="28"/>
      </w:rPr>
    </w:pPr>
    <w:r>
      <w:rPr>
        <w:b/>
        <w:noProof/>
        <w:sz w:val="20"/>
        <w:lang w:val="en-IN"/>
      </w:rPr>
      <w:drawing>
        <wp:anchor distT="0" distB="0" distL="0" distR="0" simplePos="0" relativeHeight="251659264" behindDoc="1" locked="0" layoutInCell="1" allowOverlap="1" wp14:anchorId="4536E23F" wp14:editId="4536E240">
          <wp:simplePos x="0" y="0"/>
          <wp:positionH relativeFrom="rightMargin">
            <wp:posOffset>-721995</wp:posOffset>
          </wp:positionH>
          <wp:positionV relativeFrom="page">
            <wp:posOffset>488950</wp:posOffset>
          </wp:positionV>
          <wp:extent cx="882650" cy="237490"/>
          <wp:effectExtent l="0" t="0" r="0" b="0"/>
          <wp:wrapNone/>
          <wp:docPr id="1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839" cy="237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8"/>
        <w:szCs w:val="28"/>
      </w:rPr>
      <w:t xml:space="preserve">Cyrix Business Requirement Document                            </w:t>
    </w:r>
  </w:p>
  <w:p w14:paraId="4536E23E" w14:textId="77777777" w:rsidR="00D57208" w:rsidRDefault="00D57208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EF9A4ED"/>
    <w:multiLevelType w:val="multilevel"/>
    <w:tmpl w:val="8EF9A4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1D3D203"/>
    <w:multiLevelType w:val="multilevel"/>
    <w:tmpl w:val="91D3D2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2C6157A"/>
    <w:multiLevelType w:val="multilevel"/>
    <w:tmpl w:val="92C615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D090491"/>
    <w:multiLevelType w:val="multilevel"/>
    <w:tmpl w:val="9D0904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D1750F8"/>
    <w:multiLevelType w:val="multilevel"/>
    <w:tmpl w:val="AD1750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FFEB2A2"/>
    <w:multiLevelType w:val="multilevel"/>
    <w:tmpl w:val="AFFEB2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86C34BD"/>
    <w:multiLevelType w:val="multilevel"/>
    <w:tmpl w:val="B86C34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E7147636"/>
    <w:multiLevelType w:val="multilevel"/>
    <w:tmpl w:val="E71476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3C15090"/>
    <w:multiLevelType w:val="singleLevel"/>
    <w:tmpl w:val="F3C1509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FBB23EE7"/>
    <w:multiLevelType w:val="multilevel"/>
    <w:tmpl w:val="FBB23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E45998"/>
    <w:multiLevelType w:val="multilevel"/>
    <w:tmpl w:val="00E45998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43350E5"/>
    <w:multiLevelType w:val="multilevel"/>
    <w:tmpl w:val="043350E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5937D48"/>
    <w:multiLevelType w:val="multilevel"/>
    <w:tmpl w:val="05937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AB1F90"/>
    <w:multiLevelType w:val="multilevel"/>
    <w:tmpl w:val="0CAB1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3B70A4"/>
    <w:multiLevelType w:val="multilevel"/>
    <w:tmpl w:val="0F3B7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5E5310A"/>
    <w:multiLevelType w:val="multilevel"/>
    <w:tmpl w:val="15E53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64A40CA"/>
    <w:multiLevelType w:val="multilevel"/>
    <w:tmpl w:val="164A4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91313B6"/>
    <w:multiLevelType w:val="multilevel"/>
    <w:tmpl w:val="19131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B5248D7"/>
    <w:multiLevelType w:val="multilevel"/>
    <w:tmpl w:val="1B5248D7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60416B"/>
    <w:multiLevelType w:val="multilevel"/>
    <w:tmpl w:val="2360416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B115A70"/>
    <w:multiLevelType w:val="multilevel"/>
    <w:tmpl w:val="2B115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CEC21D4"/>
    <w:multiLevelType w:val="multilevel"/>
    <w:tmpl w:val="2CEC2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C25898"/>
    <w:multiLevelType w:val="multilevel"/>
    <w:tmpl w:val="2FC25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D43804"/>
    <w:multiLevelType w:val="multilevel"/>
    <w:tmpl w:val="37D438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3A7F5A70"/>
    <w:multiLevelType w:val="multilevel"/>
    <w:tmpl w:val="3A7F5A7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DA2886"/>
    <w:multiLevelType w:val="singleLevel"/>
    <w:tmpl w:val="41DA288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color w:val="auto"/>
      </w:rPr>
    </w:lvl>
  </w:abstractNum>
  <w:abstractNum w:abstractNumId="26" w15:restartNumberingAfterBreak="0">
    <w:nsid w:val="42990B14"/>
    <w:multiLevelType w:val="singleLevel"/>
    <w:tmpl w:val="42990B14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2C642BA"/>
    <w:multiLevelType w:val="multilevel"/>
    <w:tmpl w:val="52C642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6A0DA2"/>
    <w:multiLevelType w:val="multilevel"/>
    <w:tmpl w:val="556A0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4F042A"/>
    <w:multiLevelType w:val="multilevel"/>
    <w:tmpl w:val="564F0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57580B29"/>
    <w:multiLevelType w:val="multilevel"/>
    <w:tmpl w:val="57580B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58130D72"/>
    <w:multiLevelType w:val="multilevel"/>
    <w:tmpl w:val="58130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867CA3"/>
    <w:multiLevelType w:val="multilevel"/>
    <w:tmpl w:val="5B867CA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C01540F"/>
    <w:multiLevelType w:val="multilevel"/>
    <w:tmpl w:val="5C01540F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18201B0"/>
    <w:multiLevelType w:val="multilevel"/>
    <w:tmpl w:val="618201B0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F8A9B6"/>
    <w:multiLevelType w:val="multilevel"/>
    <w:tmpl w:val="69F8A9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6AAE5B29"/>
    <w:multiLevelType w:val="multilevel"/>
    <w:tmpl w:val="6AAE5B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DE255AD"/>
    <w:multiLevelType w:val="multilevel"/>
    <w:tmpl w:val="6DE255A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24C1FF0"/>
    <w:multiLevelType w:val="multilevel"/>
    <w:tmpl w:val="724C1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6A1DC8"/>
    <w:multiLevelType w:val="multilevel"/>
    <w:tmpl w:val="726A1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87620B"/>
    <w:multiLevelType w:val="multilevel"/>
    <w:tmpl w:val="7387620B"/>
    <w:lvl w:ilvl="0">
      <w:start w:val="1"/>
      <w:numFmt w:val="decimal"/>
      <w:pStyle w:val="ListNumber2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54B1805"/>
    <w:multiLevelType w:val="multilevel"/>
    <w:tmpl w:val="754B180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6A033CA"/>
    <w:multiLevelType w:val="multilevel"/>
    <w:tmpl w:val="76A03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6963EC"/>
    <w:multiLevelType w:val="multilevel"/>
    <w:tmpl w:val="7A6963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0065A"/>
    <w:multiLevelType w:val="multilevel"/>
    <w:tmpl w:val="7B40065A"/>
    <w:lvl w:ilvl="0">
      <w:start w:val="1"/>
      <w:numFmt w:val="decimal"/>
      <w:pStyle w:val="ListBullet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C8F5FD0"/>
    <w:multiLevelType w:val="multilevel"/>
    <w:tmpl w:val="7C8F5F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44"/>
  </w:num>
  <w:num w:numId="4">
    <w:abstractNumId w:val="34"/>
  </w:num>
  <w:num w:numId="5">
    <w:abstractNumId w:val="40"/>
  </w:num>
  <w:num w:numId="6">
    <w:abstractNumId w:val="18"/>
  </w:num>
  <w:num w:numId="7">
    <w:abstractNumId w:val="8"/>
  </w:num>
  <w:num w:numId="8">
    <w:abstractNumId w:val="27"/>
  </w:num>
  <w:num w:numId="9">
    <w:abstractNumId w:val="43"/>
  </w:num>
  <w:num w:numId="10">
    <w:abstractNumId w:val="19"/>
  </w:num>
  <w:num w:numId="11">
    <w:abstractNumId w:val="41"/>
  </w:num>
  <w:num w:numId="12">
    <w:abstractNumId w:val="37"/>
  </w:num>
  <w:num w:numId="13">
    <w:abstractNumId w:val="31"/>
  </w:num>
  <w:num w:numId="14">
    <w:abstractNumId w:val="13"/>
  </w:num>
  <w:num w:numId="15">
    <w:abstractNumId w:val="21"/>
  </w:num>
  <w:num w:numId="16">
    <w:abstractNumId w:val="33"/>
  </w:num>
  <w:num w:numId="17">
    <w:abstractNumId w:val="36"/>
  </w:num>
  <w:num w:numId="18">
    <w:abstractNumId w:val="16"/>
  </w:num>
  <w:num w:numId="19">
    <w:abstractNumId w:val="14"/>
  </w:num>
  <w:num w:numId="20">
    <w:abstractNumId w:val="25"/>
  </w:num>
  <w:num w:numId="21">
    <w:abstractNumId w:val="15"/>
  </w:num>
  <w:num w:numId="22">
    <w:abstractNumId w:val="22"/>
  </w:num>
  <w:num w:numId="23">
    <w:abstractNumId w:val="32"/>
  </w:num>
  <w:num w:numId="24">
    <w:abstractNumId w:val="28"/>
  </w:num>
  <w:num w:numId="25">
    <w:abstractNumId w:val="12"/>
  </w:num>
  <w:num w:numId="26">
    <w:abstractNumId w:val="42"/>
  </w:num>
  <w:num w:numId="27">
    <w:abstractNumId w:val="39"/>
  </w:num>
  <w:num w:numId="28">
    <w:abstractNumId w:val="38"/>
  </w:num>
  <w:num w:numId="29">
    <w:abstractNumId w:val="20"/>
  </w:num>
  <w:num w:numId="30">
    <w:abstractNumId w:val="11"/>
  </w:num>
  <w:num w:numId="31">
    <w:abstractNumId w:val="17"/>
  </w:num>
  <w:num w:numId="32">
    <w:abstractNumId w:val="26"/>
  </w:num>
  <w:num w:numId="33">
    <w:abstractNumId w:val="0"/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</w:num>
  <w:num w:numId="40">
    <w:abstractNumId w:val="5"/>
  </w:num>
  <w:num w:numId="41">
    <w:abstractNumId w:val="6"/>
  </w:num>
  <w:num w:numId="42">
    <w:abstractNumId w:val="35"/>
  </w:num>
  <w:num w:numId="43">
    <w:abstractNumId w:val="1"/>
  </w:num>
  <w:num w:numId="44">
    <w:abstractNumId w:val="3"/>
  </w:num>
  <w:num w:numId="45">
    <w:abstractNumId w:val="30"/>
  </w:num>
  <w:num w:numId="46">
    <w:abstractNumId w:val="4"/>
  </w:num>
  <w:num w:numId="47">
    <w:abstractNumId w:val="29"/>
  </w:num>
  <w:num w:numId="48">
    <w:abstractNumId w:val="7"/>
  </w:num>
  <w:num w:numId="49">
    <w:abstractNumId w:val="2"/>
  </w:num>
  <w:num w:numId="50">
    <w:abstractNumId w:val="4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eevan Joy Pious">
    <w15:presenceInfo w15:providerId="AD" w15:userId="S::jeevan.pious@cyrix.in::84eb8caa-51f6-441f-b237-a9080957e572"/>
  </w15:person>
  <w15:person w15:author="User">
    <w15:presenceInfo w15:providerId="None" w15:userId="User"/>
  </w15:person>
  <w15:person w15:author="Manoj V Menon">
    <w15:presenceInfo w15:providerId="AD" w15:userId="S::manoj@cyrix.in::2b50599f-41b1-4578-9b43-1269e17b0656"/>
  </w15:person>
  <w15:person w15:author="Microsoft account">
    <w15:presenceInfo w15:providerId="Windows Live" w15:userId="20a58bd733f42642"/>
  </w15:person>
  <w15:person w15:author="Adrian Sebastian">
    <w15:presenceInfo w15:providerId="AD" w15:userId="S::it@cyrix.in::d8714c52-7194-4d35-894a-e166f723fe26"/>
  </w15:person>
  <w15:person w15:author="Sandhya Govind">
    <w15:presenceInfo w15:providerId="AD" w15:userId="S::ciyan@cyrix.in::f44138d3-78d2-4d2a-a6d3-ba7034bd4e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F8C"/>
    <w:rsid w:val="000009DE"/>
    <w:rsid w:val="00000E65"/>
    <w:rsid w:val="00001155"/>
    <w:rsid w:val="00001660"/>
    <w:rsid w:val="0000173F"/>
    <w:rsid w:val="00001BF8"/>
    <w:rsid w:val="000034C0"/>
    <w:rsid w:val="0000394E"/>
    <w:rsid w:val="00003A36"/>
    <w:rsid w:val="00003F8A"/>
    <w:rsid w:val="00004317"/>
    <w:rsid w:val="00004A28"/>
    <w:rsid w:val="00005082"/>
    <w:rsid w:val="00005D72"/>
    <w:rsid w:val="00005DAF"/>
    <w:rsid w:val="00005E31"/>
    <w:rsid w:val="00006101"/>
    <w:rsid w:val="00006837"/>
    <w:rsid w:val="00007A0A"/>
    <w:rsid w:val="00010092"/>
    <w:rsid w:val="000101CF"/>
    <w:rsid w:val="000106A7"/>
    <w:rsid w:val="00011607"/>
    <w:rsid w:val="00012169"/>
    <w:rsid w:val="00012235"/>
    <w:rsid w:val="00012A60"/>
    <w:rsid w:val="00013261"/>
    <w:rsid w:val="0001356A"/>
    <w:rsid w:val="00013887"/>
    <w:rsid w:val="000148D8"/>
    <w:rsid w:val="00014A92"/>
    <w:rsid w:val="000150C3"/>
    <w:rsid w:val="00015768"/>
    <w:rsid w:val="00015CA1"/>
    <w:rsid w:val="0001664A"/>
    <w:rsid w:val="00016E8F"/>
    <w:rsid w:val="00017DB1"/>
    <w:rsid w:val="00017E6E"/>
    <w:rsid w:val="000200F6"/>
    <w:rsid w:val="0002042E"/>
    <w:rsid w:val="00020E6F"/>
    <w:rsid w:val="0002122A"/>
    <w:rsid w:val="00021604"/>
    <w:rsid w:val="00021726"/>
    <w:rsid w:val="00021F03"/>
    <w:rsid w:val="000228D1"/>
    <w:rsid w:val="00022AEC"/>
    <w:rsid w:val="00022BB5"/>
    <w:rsid w:val="00022D7B"/>
    <w:rsid w:val="00022FC2"/>
    <w:rsid w:val="000239BE"/>
    <w:rsid w:val="00023E8F"/>
    <w:rsid w:val="00024974"/>
    <w:rsid w:val="00025D89"/>
    <w:rsid w:val="00026181"/>
    <w:rsid w:val="0002738D"/>
    <w:rsid w:val="00027466"/>
    <w:rsid w:val="00027CB9"/>
    <w:rsid w:val="00030929"/>
    <w:rsid w:val="00031A38"/>
    <w:rsid w:val="00031D5A"/>
    <w:rsid w:val="000329BE"/>
    <w:rsid w:val="00032F43"/>
    <w:rsid w:val="0003375F"/>
    <w:rsid w:val="00034E1D"/>
    <w:rsid w:val="00035825"/>
    <w:rsid w:val="0003685A"/>
    <w:rsid w:val="000375F1"/>
    <w:rsid w:val="00037A39"/>
    <w:rsid w:val="00040140"/>
    <w:rsid w:val="00040572"/>
    <w:rsid w:val="00040D3E"/>
    <w:rsid w:val="00040E42"/>
    <w:rsid w:val="000415C2"/>
    <w:rsid w:val="000415FD"/>
    <w:rsid w:val="00041692"/>
    <w:rsid w:val="000423B3"/>
    <w:rsid w:val="00042899"/>
    <w:rsid w:val="00042C3A"/>
    <w:rsid w:val="00042E40"/>
    <w:rsid w:val="00042F6F"/>
    <w:rsid w:val="00043CEA"/>
    <w:rsid w:val="00044407"/>
    <w:rsid w:val="00044F36"/>
    <w:rsid w:val="0004537D"/>
    <w:rsid w:val="00045D14"/>
    <w:rsid w:val="00045E4B"/>
    <w:rsid w:val="000464DB"/>
    <w:rsid w:val="00046B26"/>
    <w:rsid w:val="000473B5"/>
    <w:rsid w:val="00047564"/>
    <w:rsid w:val="00051371"/>
    <w:rsid w:val="000517CE"/>
    <w:rsid w:val="000521A7"/>
    <w:rsid w:val="00052400"/>
    <w:rsid w:val="00052CD6"/>
    <w:rsid w:val="0005371E"/>
    <w:rsid w:val="00054FC4"/>
    <w:rsid w:val="000556C2"/>
    <w:rsid w:val="000559A5"/>
    <w:rsid w:val="00056A0C"/>
    <w:rsid w:val="00057D17"/>
    <w:rsid w:val="00057DC2"/>
    <w:rsid w:val="00060299"/>
    <w:rsid w:val="00060702"/>
    <w:rsid w:val="000610BD"/>
    <w:rsid w:val="0006147D"/>
    <w:rsid w:val="0006215B"/>
    <w:rsid w:val="00065205"/>
    <w:rsid w:val="00065C33"/>
    <w:rsid w:val="00065D2B"/>
    <w:rsid w:val="00065DFD"/>
    <w:rsid w:val="00066189"/>
    <w:rsid w:val="000665F9"/>
    <w:rsid w:val="00070413"/>
    <w:rsid w:val="000704F2"/>
    <w:rsid w:val="00070B16"/>
    <w:rsid w:val="000729F7"/>
    <w:rsid w:val="000734A1"/>
    <w:rsid w:val="000735D6"/>
    <w:rsid w:val="00073841"/>
    <w:rsid w:val="00073A42"/>
    <w:rsid w:val="00074253"/>
    <w:rsid w:val="00074A64"/>
    <w:rsid w:val="00075480"/>
    <w:rsid w:val="000768B5"/>
    <w:rsid w:val="000769B9"/>
    <w:rsid w:val="00076BCC"/>
    <w:rsid w:val="00077148"/>
    <w:rsid w:val="000779DA"/>
    <w:rsid w:val="0008169A"/>
    <w:rsid w:val="00081B2B"/>
    <w:rsid w:val="00083589"/>
    <w:rsid w:val="00083E3E"/>
    <w:rsid w:val="00084199"/>
    <w:rsid w:val="0008424A"/>
    <w:rsid w:val="0008466E"/>
    <w:rsid w:val="0008513F"/>
    <w:rsid w:val="00085DEC"/>
    <w:rsid w:val="0008633A"/>
    <w:rsid w:val="0008646F"/>
    <w:rsid w:val="00090C70"/>
    <w:rsid w:val="00091970"/>
    <w:rsid w:val="00091EA9"/>
    <w:rsid w:val="000926B1"/>
    <w:rsid w:val="00092813"/>
    <w:rsid w:val="00092925"/>
    <w:rsid w:val="000948BD"/>
    <w:rsid w:val="00094C6E"/>
    <w:rsid w:val="00095106"/>
    <w:rsid w:val="00095DBF"/>
    <w:rsid w:val="00095F84"/>
    <w:rsid w:val="000961D2"/>
    <w:rsid w:val="000969AD"/>
    <w:rsid w:val="00097F09"/>
    <w:rsid w:val="000A0171"/>
    <w:rsid w:val="000A1294"/>
    <w:rsid w:val="000A1470"/>
    <w:rsid w:val="000A28F3"/>
    <w:rsid w:val="000A2979"/>
    <w:rsid w:val="000A2D40"/>
    <w:rsid w:val="000A3794"/>
    <w:rsid w:val="000A3B45"/>
    <w:rsid w:val="000A43D2"/>
    <w:rsid w:val="000A4F31"/>
    <w:rsid w:val="000A615B"/>
    <w:rsid w:val="000A62AD"/>
    <w:rsid w:val="000A6E1C"/>
    <w:rsid w:val="000A7401"/>
    <w:rsid w:val="000A7415"/>
    <w:rsid w:val="000B0B2E"/>
    <w:rsid w:val="000B16E0"/>
    <w:rsid w:val="000B1E7E"/>
    <w:rsid w:val="000B250E"/>
    <w:rsid w:val="000B27A6"/>
    <w:rsid w:val="000B2D20"/>
    <w:rsid w:val="000B362A"/>
    <w:rsid w:val="000B3B1F"/>
    <w:rsid w:val="000B454E"/>
    <w:rsid w:val="000B46C8"/>
    <w:rsid w:val="000B6C14"/>
    <w:rsid w:val="000C0852"/>
    <w:rsid w:val="000C2392"/>
    <w:rsid w:val="000C2E22"/>
    <w:rsid w:val="000C3060"/>
    <w:rsid w:val="000C49D5"/>
    <w:rsid w:val="000C5B27"/>
    <w:rsid w:val="000C6024"/>
    <w:rsid w:val="000D29F2"/>
    <w:rsid w:val="000D2DD8"/>
    <w:rsid w:val="000D382A"/>
    <w:rsid w:val="000D3D8E"/>
    <w:rsid w:val="000D3DE3"/>
    <w:rsid w:val="000D3F1D"/>
    <w:rsid w:val="000D4F43"/>
    <w:rsid w:val="000D500E"/>
    <w:rsid w:val="000D53F0"/>
    <w:rsid w:val="000D603F"/>
    <w:rsid w:val="000D6074"/>
    <w:rsid w:val="000D63FE"/>
    <w:rsid w:val="000D6A8B"/>
    <w:rsid w:val="000D7A5F"/>
    <w:rsid w:val="000E05C8"/>
    <w:rsid w:val="000E0E6B"/>
    <w:rsid w:val="000E127A"/>
    <w:rsid w:val="000E2EC8"/>
    <w:rsid w:val="000E3274"/>
    <w:rsid w:val="000E32F8"/>
    <w:rsid w:val="000E350A"/>
    <w:rsid w:val="000E3FED"/>
    <w:rsid w:val="000E4BDA"/>
    <w:rsid w:val="000E4FFA"/>
    <w:rsid w:val="000E54A9"/>
    <w:rsid w:val="000E55A9"/>
    <w:rsid w:val="000E5A7F"/>
    <w:rsid w:val="000E5EE5"/>
    <w:rsid w:val="000E6352"/>
    <w:rsid w:val="000E6E9B"/>
    <w:rsid w:val="000E7659"/>
    <w:rsid w:val="000E7664"/>
    <w:rsid w:val="000F0CD0"/>
    <w:rsid w:val="000F0FE2"/>
    <w:rsid w:val="000F1044"/>
    <w:rsid w:val="000F4022"/>
    <w:rsid w:val="000F443C"/>
    <w:rsid w:val="000F467B"/>
    <w:rsid w:val="000F55B4"/>
    <w:rsid w:val="000F7144"/>
    <w:rsid w:val="000F7F98"/>
    <w:rsid w:val="001001B5"/>
    <w:rsid w:val="001016BA"/>
    <w:rsid w:val="001028B7"/>
    <w:rsid w:val="001031CD"/>
    <w:rsid w:val="00103894"/>
    <w:rsid w:val="00103B9F"/>
    <w:rsid w:val="0010460C"/>
    <w:rsid w:val="00104751"/>
    <w:rsid w:val="00104AC5"/>
    <w:rsid w:val="00104EE1"/>
    <w:rsid w:val="00106A05"/>
    <w:rsid w:val="001074D5"/>
    <w:rsid w:val="00107773"/>
    <w:rsid w:val="00110351"/>
    <w:rsid w:val="00112CCB"/>
    <w:rsid w:val="0011329E"/>
    <w:rsid w:val="001135E5"/>
    <w:rsid w:val="00113B81"/>
    <w:rsid w:val="00114E95"/>
    <w:rsid w:val="001158A3"/>
    <w:rsid w:val="00115E5E"/>
    <w:rsid w:val="00116587"/>
    <w:rsid w:val="001168E7"/>
    <w:rsid w:val="00117CFB"/>
    <w:rsid w:val="0012025D"/>
    <w:rsid w:val="00120404"/>
    <w:rsid w:val="001205EA"/>
    <w:rsid w:val="00120F5D"/>
    <w:rsid w:val="001217B5"/>
    <w:rsid w:val="001218E2"/>
    <w:rsid w:val="00121951"/>
    <w:rsid w:val="00121A7F"/>
    <w:rsid w:val="00121C01"/>
    <w:rsid w:val="001226A8"/>
    <w:rsid w:val="001228FB"/>
    <w:rsid w:val="0012374D"/>
    <w:rsid w:val="00126285"/>
    <w:rsid w:val="00126798"/>
    <w:rsid w:val="00126B03"/>
    <w:rsid w:val="00131380"/>
    <w:rsid w:val="001317DB"/>
    <w:rsid w:val="0013241E"/>
    <w:rsid w:val="00132508"/>
    <w:rsid w:val="001335A0"/>
    <w:rsid w:val="00133BE7"/>
    <w:rsid w:val="00134EDD"/>
    <w:rsid w:val="00134FEF"/>
    <w:rsid w:val="00135131"/>
    <w:rsid w:val="00135684"/>
    <w:rsid w:val="001358F8"/>
    <w:rsid w:val="0013620F"/>
    <w:rsid w:val="0013622E"/>
    <w:rsid w:val="001371E5"/>
    <w:rsid w:val="0013725C"/>
    <w:rsid w:val="00141933"/>
    <w:rsid w:val="00141B1E"/>
    <w:rsid w:val="00142431"/>
    <w:rsid w:val="001425EA"/>
    <w:rsid w:val="00142688"/>
    <w:rsid w:val="0014281C"/>
    <w:rsid w:val="0014284A"/>
    <w:rsid w:val="00142E96"/>
    <w:rsid w:val="00143D00"/>
    <w:rsid w:val="00145AE8"/>
    <w:rsid w:val="001467A8"/>
    <w:rsid w:val="00146B87"/>
    <w:rsid w:val="00151980"/>
    <w:rsid w:val="001519A9"/>
    <w:rsid w:val="00152028"/>
    <w:rsid w:val="001529D3"/>
    <w:rsid w:val="001537A5"/>
    <w:rsid w:val="00154A42"/>
    <w:rsid w:val="00155254"/>
    <w:rsid w:val="00155524"/>
    <w:rsid w:val="00155D4B"/>
    <w:rsid w:val="00157C12"/>
    <w:rsid w:val="0016032C"/>
    <w:rsid w:val="00161D25"/>
    <w:rsid w:val="00162DA9"/>
    <w:rsid w:val="00164513"/>
    <w:rsid w:val="00164D96"/>
    <w:rsid w:val="00165252"/>
    <w:rsid w:val="00167F05"/>
    <w:rsid w:val="001700FC"/>
    <w:rsid w:val="00170336"/>
    <w:rsid w:val="001708F0"/>
    <w:rsid w:val="00170FFF"/>
    <w:rsid w:val="00171360"/>
    <w:rsid w:val="00172A68"/>
    <w:rsid w:val="001747EC"/>
    <w:rsid w:val="0017485C"/>
    <w:rsid w:val="00175720"/>
    <w:rsid w:val="001757EB"/>
    <w:rsid w:val="00176820"/>
    <w:rsid w:val="00176952"/>
    <w:rsid w:val="00176984"/>
    <w:rsid w:val="00177165"/>
    <w:rsid w:val="00177511"/>
    <w:rsid w:val="00177A9B"/>
    <w:rsid w:val="00177B46"/>
    <w:rsid w:val="00180283"/>
    <w:rsid w:val="001805DA"/>
    <w:rsid w:val="00180960"/>
    <w:rsid w:val="00181D06"/>
    <w:rsid w:val="00182C39"/>
    <w:rsid w:val="00183FFA"/>
    <w:rsid w:val="001855C9"/>
    <w:rsid w:val="00185AE7"/>
    <w:rsid w:val="001860B9"/>
    <w:rsid w:val="00186650"/>
    <w:rsid w:val="00186D3F"/>
    <w:rsid w:val="001902A9"/>
    <w:rsid w:val="00190407"/>
    <w:rsid w:val="00190DCD"/>
    <w:rsid w:val="0019118C"/>
    <w:rsid w:val="0019225D"/>
    <w:rsid w:val="00192725"/>
    <w:rsid w:val="00192E02"/>
    <w:rsid w:val="0019309A"/>
    <w:rsid w:val="00193814"/>
    <w:rsid w:val="00193F62"/>
    <w:rsid w:val="00195C91"/>
    <w:rsid w:val="00195E51"/>
    <w:rsid w:val="001A13A6"/>
    <w:rsid w:val="001A1E1D"/>
    <w:rsid w:val="001A1E83"/>
    <w:rsid w:val="001A2BE3"/>
    <w:rsid w:val="001A3B47"/>
    <w:rsid w:val="001A3DBD"/>
    <w:rsid w:val="001A4D77"/>
    <w:rsid w:val="001A571A"/>
    <w:rsid w:val="001A6049"/>
    <w:rsid w:val="001A6124"/>
    <w:rsid w:val="001A6CD3"/>
    <w:rsid w:val="001A7450"/>
    <w:rsid w:val="001B0447"/>
    <w:rsid w:val="001B1944"/>
    <w:rsid w:val="001B1F94"/>
    <w:rsid w:val="001B27FF"/>
    <w:rsid w:val="001B2D0D"/>
    <w:rsid w:val="001B3EF0"/>
    <w:rsid w:val="001B42AC"/>
    <w:rsid w:val="001B59F4"/>
    <w:rsid w:val="001B5FD6"/>
    <w:rsid w:val="001B6124"/>
    <w:rsid w:val="001B6F44"/>
    <w:rsid w:val="001B7FE5"/>
    <w:rsid w:val="001C09F9"/>
    <w:rsid w:val="001C107A"/>
    <w:rsid w:val="001C1357"/>
    <w:rsid w:val="001C2A26"/>
    <w:rsid w:val="001C33C4"/>
    <w:rsid w:val="001C363C"/>
    <w:rsid w:val="001C38DC"/>
    <w:rsid w:val="001C4283"/>
    <w:rsid w:val="001C46DD"/>
    <w:rsid w:val="001C4E5C"/>
    <w:rsid w:val="001C50E3"/>
    <w:rsid w:val="001C692B"/>
    <w:rsid w:val="001C78CB"/>
    <w:rsid w:val="001D0356"/>
    <w:rsid w:val="001D060B"/>
    <w:rsid w:val="001D217F"/>
    <w:rsid w:val="001D43A3"/>
    <w:rsid w:val="001D50A3"/>
    <w:rsid w:val="001D54D3"/>
    <w:rsid w:val="001D6122"/>
    <w:rsid w:val="001D6AB2"/>
    <w:rsid w:val="001E0198"/>
    <w:rsid w:val="001E03F1"/>
    <w:rsid w:val="001E178D"/>
    <w:rsid w:val="001E1C52"/>
    <w:rsid w:val="001E2391"/>
    <w:rsid w:val="001E2BAA"/>
    <w:rsid w:val="001E2C23"/>
    <w:rsid w:val="001E3881"/>
    <w:rsid w:val="001E3CC4"/>
    <w:rsid w:val="001E3CF7"/>
    <w:rsid w:val="001E55DD"/>
    <w:rsid w:val="001E597C"/>
    <w:rsid w:val="001E5D91"/>
    <w:rsid w:val="001E5F45"/>
    <w:rsid w:val="001E6446"/>
    <w:rsid w:val="001E6840"/>
    <w:rsid w:val="001E7E08"/>
    <w:rsid w:val="001F057F"/>
    <w:rsid w:val="001F05C9"/>
    <w:rsid w:val="001F10BF"/>
    <w:rsid w:val="001F1AC6"/>
    <w:rsid w:val="001F1EB0"/>
    <w:rsid w:val="001F4942"/>
    <w:rsid w:val="001F4B04"/>
    <w:rsid w:val="001F4BD3"/>
    <w:rsid w:val="001F4CCB"/>
    <w:rsid w:val="001F4DC9"/>
    <w:rsid w:val="001F500B"/>
    <w:rsid w:val="001F5172"/>
    <w:rsid w:val="001F532E"/>
    <w:rsid w:val="001F5787"/>
    <w:rsid w:val="001F672F"/>
    <w:rsid w:val="001F68F8"/>
    <w:rsid w:val="0020120F"/>
    <w:rsid w:val="0020129E"/>
    <w:rsid w:val="0020206D"/>
    <w:rsid w:val="002022EC"/>
    <w:rsid w:val="00203589"/>
    <w:rsid w:val="0020379D"/>
    <w:rsid w:val="00204B54"/>
    <w:rsid w:val="0020572D"/>
    <w:rsid w:val="0020692A"/>
    <w:rsid w:val="00207078"/>
    <w:rsid w:val="002102CF"/>
    <w:rsid w:val="00210CA9"/>
    <w:rsid w:val="0021339E"/>
    <w:rsid w:val="0021371F"/>
    <w:rsid w:val="00213956"/>
    <w:rsid w:val="00214365"/>
    <w:rsid w:val="00214687"/>
    <w:rsid w:val="00214CAD"/>
    <w:rsid w:val="002154A9"/>
    <w:rsid w:val="00216236"/>
    <w:rsid w:val="00216734"/>
    <w:rsid w:val="002179B9"/>
    <w:rsid w:val="0022052E"/>
    <w:rsid w:val="00220711"/>
    <w:rsid w:val="00220CA3"/>
    <w:rsid w:val="00221069"/>
    <w:rsid w:val="002210BA"/>
    <w:rsid w:val="00221990"/>
    <w:rsid w:val="00221AA3"/>
    <w:rsid w:val="00221CCE"/>
    <w:rsid w:val="002228BA"/>
    <w:rsid w:val="00223B57"/>
    <w:rsid w:val="00226125"/>
    <w:rsid w:val="00226962"/>
    <w:rsid w:val="00226B8C"/>
    <w:rsid w:val="002300C3"/>
    <w:rsid w:val="0023083B"/>
    <w:rsid w:val="00230E13"/>
    <w:rsid w:val="00230E8F"/>
    <w:rsid w:val="00231A4F"/>
    <w:rsid w:val="00232797"/>
    <w:rsid w:val="00232A7D"/>
    <w:rsid w:val="00232B55"/>
    <w:rsid w:val="00233744"/>
    <w:rsid w:val="002348F1"/>
    <w:rsid w:val="00234C0C"/>
    <w:rsid w:val="002355AD"/>
    <w:rsid w:val="0023640F"/>
    <w:rsid w:val="00236B8E"/>
    <w:rsid w:val="002374C4"/>
    <w:rsid w:val="002379CF"/>
    <w:rsid w:val="00237C87"/>
    <w:rsid w:val="00237CB7"/>
    <w:rsid w:val="00237F96"/>
    <w:rsid w:val="00240E93"/>
    <w:rsid w:val="0024111C"/>
    <w:rsid w:val="00241663"/>
    <w:rsid w:val="002417AC"/>
    <w:rsid w:val="00241A8A"/>
    <w:rsid w:val="00241FAE"/>
    <w:rsid w:val="00242BED"/>
    <w:rsid w:val="00242E68"/>
    <w:rsid w:val="00243562"/>
    <w:rsid w:val="002436B1"/>
    <w:rsid w:val="002445FC"/>
    <w:rsid w:val="0024490C"/>
    <w:rsid w:val="00244CB3"/>
    <w:rsid w:val="002453E8"/>
    <w:rsid w:val="00246B5E"/>
    <w:rsid w:val="00246D13"/>
    <w:rsid w:val="00247450"/>
    <w:rsid w:val="002477B2"/>
    <w:rsid w:val="00247856"/>
    <w:rsid w:val="00250C68"/>
    <w:rsid w:val="0025109D"/>
    <w:rsid w:val="002513B2"/>
    <w:rsid w:val="00251593"/>
    <w:rsid w:val="00251682"/>
    <w:rsid w:val="002519A3"/>
    <w:rsid w:val="0025211C"/>
    <w:rsid w:val="00252F79"/>
    <w:rsid w:val="00253201"/>
    <w:rsid w:val="002536E9"/>
    <w:rsid w:val="00253DA8"/>
    <w:rsid w:val="002541A8"/>
    <w:rsid w:val="00254615"/>
    <w:rsid w:val="00254C0C"/>
    <w:rsid w:val="0025589E"/>
    <w:rsid w:val="00255ED9"/>
    <w:rsid w:val="00256D40"/>
    <w:rsid w:val="00256FB3"/>
    <w:rsid w:val="002575E8"/>
    <w:rsid w:val="00257E46"/>
    <w:rsid w:val="002606EC"/>
    <w:rsid w:val="00260D68"/>
    <w:rsid w:val="00260F4E"/>
    <w:rsid w:val="002636CF"/>
    <w:rsid w:val="00263704"/>
    <w:rsid w:val="00264113"/>
    <w:rsid w:val="00264C47"/>
    <w:rsid w:val="00267BB1"/>
    <w:rsid w:val="00267CAA"/>
    <w:rsid w:val="00267D11"/>
    <w:rsid w:val="00267D48"/>
    <w:rsid w:val="0027038C"/>
    <w:rsid w:val="00270578"/>
    <w:rsid w:val="00270FC1"/>
    <w:rsid w:val="00271585"/>
    <w:rsid w:val="00271869"/>
    <w:rsid w:val="002722D2"/>
    <w:rsid w:val="0027236A"/>
    <w:rsid w:val="002724F4"/>
    <w:rsid w:val="00272E75"/>
    <w:rsid w:val="00272E94"/>
    <w:rsid w:val="002734DD"/>
    <w:rsid w:val="00273ADD"/>
    <w:rsid w:val="00273B52"/>
    <w:rsid w:val="00275C15"/>
    <w:rsid w:val="0027655C"/>
    <w:rsid w:val="0027767A"/>
    <w:rsid w:val="00280CC2"/>
    <w:rsid w:val="00280F06"/>
    <w:rsid w:val="0028109D"/>
    <w:rsid w:val="00281383"/>
    <w:rsid w:val="0028154D"/>
    <w:rsid w:val="002829B9"/>
    <w:rsid w:val="00282A06"/>
    <w:rsid w:val="00282BB0"/>
    <w:rsid w:val="00283D3E"/>
    <w:rsid w:val="00283D5E"/>
    <w:rsid w:val="00284949"/>
    <w:rsid w:val="00286566"/>
    <w:rsid w:val="002866C4"/>
    <w:rsid w:val="0028689A"/>
    <w:rsid w:val="00286960"/>
    <w:rsid w:val="00286CCB"/>
    <w:rsid w:val="00287CC7"/>
    <w:rsid w:val="00290021"/>
    <w:rsid w:val="00290175"/>
    <w:rsid w:val="002908BB"/>
    <w:rsid w:val="00291E78"/>
    <w:rsid w:val="0029204A"/>
    <w:rsid w:val="002925E5"/>
    <w:rsid w:val="00292A81"/>
    <w:rsid w:val="00292AB8"/>
    <w:rsid w:val="002936F9"/>
    <w:rsid w:val="00293AE9"/>
    <w:rsid w:val="00293BE1"/>
    <w:rsid w:val="0029495D"/>
    <w:rsid w:val="00294D74"/>
    <w:rsid w:val="002953A7"/>
    <w:rsid w:val="00295451"/>
    <w:rsid w:val="002958AD"/>
    <w:rsid w:val="00295A30"/>
    <w:rsid w:val="00296E5E"/>
    <w:rsid w:val="002974F2"/>
    <w:rsid w:val="00297612"/>
    <w:rsid w:val="002976F7"/>
    <w:rsid w:val="00297848"/>
    <w:rsid w:val="002A0774"/>
    <w:rsid w:val="002A0D2A"/>
    <w:rsid w:val="002A1297"/>
    <w:rsid w:val="002A1C84"/>
    <w:rsid w:val="002A3B30"/>
    <w:rsid w:val="002A3C33"/>
    <w:rsid w:val="002A4142"/>
    <w:rsid w:val="002A453B"/>
    <w:rsid w:val="002A4EDA"/>
    <w:rsid w:val="002A5639"/>
    <w:rsid w:val="002A5D4A"/>
    <w:rsid w:val="002A685B"/>
    <w:rsid w:val="002A6A80"/>
    <w:rsid w:val="002A6B5A"/>
    <w:rsid w:val="002A6D74"/>
    <w:rsid w:val="002A729B"/>
    <w:rsid w:val="002A75F9"/>
    <w:rsid w:val="002A78C6"/>
    <w:rsid w:val="002A7A8F"/>
    <w:rsid w:val="002A7BEF"/>
    <w:rsid w:val="002B0D6B"/>
    <w:rsid w:val="002B274A"/>
    <w:rsid w:val="002B2BD3"/>
    <w:rsid w:val="002B3163"/>
    <w:rsid w:val="002B3176"/>
    <w:rsid w:val="002B33CA"/>
    <w:rsid w:val="002B3473"/>
    <w:rsid w:val="002B40C3"/>
    <w:rsid w:val="002B43BB"/>
    <w:rsid w:val="002B4C4D"/>
    <w:rsid w:val="002B577A"/>
    <w:rsid w:val="002B590E"/>
    <w:rsid w:val="002B5E85"/>
    <w:rsid w:val="002B6989"/>
    <w:rsid w:val="002B6D93"/>
    <w:rsid w:val="002B7A9E"/>
    <w:rsid w:val="002C0A0F"/>
    <w:rsid w:val="002C0DBF"/>
    <w:rsid w:val="002C119A"/>
    <w:rsid w:val="002C1DCD"/>
    <w:rsid w:val="002C2910"/>
    <w:rsid w:val="002C3020"/>
    <w:rsid w:val="002C34C9"/>
    <w:rsid w:val="002C3B2F"/>
    <w:rsid w:val="002C456D"/>
    <w:rsid w:val="002C4D3D"/>
    <w:rsid w:val="002C5D13"/>
    <w:rsid w:val="002C5DAE"/>
    <w:rsid w:val="002C6E09"/>
    <w:rsid w:val="002D1F0B"/>
    <w:rsid w:val="002D2240"/>
    <w:rsid w:val="002D28CB"/>
    <w:rsid w:val="002D2D5E"/>
    <w:rsid w:val="002D3038"/>
    <w:rsid w:val="002D3F5E"/>
    <w:rsid w:val="002D4054"/>
    <w:rsid w:val="002D511A"/>
    <w:rsid w:val="002D6071"/>
    <w:rsid w:val="002D6A5B"/>
    <w:rsid w:val="002D6B34"/>
    <w:rsid w:val="002D75CA"/>
    <w:rsid w:val="002D77F1"/>
    <w:rsid w:val="002E09CB"/>
    <w:rsid w:val="002E0A96"/>
    <w:rsid w:val="002E11A9"/>
    <w:rsid w:val="002E1916"/>
    <w:rsid w:val="002E2601"/>
    <w:rsid w:val="002E4F5C"/>
    <w:rsid w:val="002E55D0"/>
    <w:rsid w:val="002E5882"/>
    <w:rsid w:val="002E62CE"/>
    <w:rsid w:val="002E6A38"/>
    <w:rsid w:val="002E7A2B"/>
    <w:rsid w:val="002F0D84"/>
    <w:rsid w:val="002F0ED6"/>
    <w:rsid w:val="002F1945"/>
    <w:rsid w:val="002F2B3B"/>
    <w:rsid w:val="002F493C"/>
    <w:rsid w:val="002F4E24"/>
    <w:rsid w:val="002F514C"/>
    <w:rsid w:val="002F53BD"/>
    <w:rsid w:val="002F5DE2"/>
    <w:rsid w:val="002F6197"/>
    <w:rsid w:val="002F62E3"/>
    <w:rsid w:val="002F6805"/>
    <w:rsid w:val="00300757"/>
    <w:rsid w:val="00301143"/>
    <w:rsid w:val="00302339"/>
    <w:rsid w:val="00302D1C"/>
    <w:rsid w:val="00302FED"/>
    <w:rsid w:val="00304A70"/>
    <w:rsid w:val="00304B0A"/>
    <w:rsid w:val="00305B7D"/>
    <w:rsid w:val="00305E6C"/>
    <w:rsid w:val="0030616E"/>
    <w:rsid w:val="00306305"/>
    <w:rsid w:val="00306E0E"/>
    <w:rsid w:val="003073F4"/>
    <w:rsid w:val="003074B9"/>
    <w:rsid w:val="00307B8F"/>
    <w:rsid w:val="00307BA8"/>
    <w:rsid w:val="00310878"/>
    <w:rsid w:val="003113FA"/>
    <w:rsid w:val="003118D7"/>
    <w:rsid w:val="00311A55"/>
    <w:rsid w:val="00312832"/>
    <w:rsid w:val="00312987"/>
    <w:rsid w:val="00313A6F"/>
    <w:rsid w:val="0031412C"/>
    <w:rsid w:val="0031523D"/>
    <w:rsid w:val="00320126"/>
    <w:rsid w:val="003226D5"/>
    <w:rsid w:val="00323F30"/>
    <w:rsid w:val="0032410B"/>
    <w:rsid w:val="00324A21"/>
    <w:rsid w:val="00324B16"/>
    <w:rsid w:val="0032525C"/>
    <w:rsid w:val="00325A25"/>
    <w:rsid w:val="00325B04"/>
    <w:rsid w:val="00325CC4"/>
    <w:rsid w:val="00326C5F"/>
    <w:rsid w:val="003274AE"/>
    <w:rsid w:val="00330060"/>
    <w:rsid w:val="00330538"/>
    <w:rsid w:val="00330658"/>
    <w:rsid w:val="00332A0C"/>
    <w:rsid w:val="00332EBF"/>
    <w:rsid w:val="00332F98"/>
    <w:rsid w:val="00333030"/>
    <w:rsid w:val="0033330A"/>
    <w:rsid w:val="00334C43"/>
    <w:rsid w:val="00335F16"/>
    <w:rsid w:val="003363C0"/>
    <w:rsid w:val="00336AF3"/>
    <w:rsid w:val="00337226"/>
    <w:rsid w:val="003377E1"/>
    <w:rsid w:val="00340F2E"/>
    <w:rsid w:val="00341D67"/>
    <w:rsid w:val="003421D7"/>
    <w:rsid w:val="003425DF"/>
    <w:rsid w:val="003429BC"/>
    <w:rsid w:val="0034354F"/>
    <w:rsid w:val="003447DF"/>
    <w:rsid w:val="00344B17"/>
    <w:rsid w:val="00344CD5"/>
    <w:rsid w:val="00345630"/>
    <w:rsid w:val="00345933"/>
    <w:rsid w:val="00345CB7"/>
    <w:rsid w:val="0034754E"/>
    <w:rsid w:val="00347A33"/>
    <w:rsid w:val="00350DB7"/>
    <w:rsid w:val="003513FF"/>
    <w:rsid w:val="00352465"/>
    <w:rsid w:val="00352D92"/>
    <w:rsid w:val="0035358E"/>
    <w:rsid w:val="003549D6"/>
    <w:rsid w:val="003558A8"/>
    <w:rsid w:val="00355ED4"/>
    <w:rsid w:val="0035738A"/>
    <w:rsid w:val="0035749B"/>
    <w:rsid w:val="003579C7"/>
    <w:rsid w:val="00357D14"/>
    <w:rsid w:val="003604F4"/>
    <w:rsid w:val="00360FB0"/>
    <w:rsid w:val="0036128C"/>
    <w:rsid w:val="003626B0"/>
    <w:rsid w:val="003635D7"/>
    <w:rsid w:val="00363A2F"/>
    <w:rsid w:val="0036568C"/>
    <w:rsid w:val="003676DA"/>
    <w:rsid w:val="00367813"/>
    <w:rsid w:val="0037020B"/>
    <w:rsid w:val="00370449"/>
    <w:rsid w:val="00371642"/>
    <w:rsid w:val="00373004"/>
    <w:rsid w:val="0037324F"/>
    <w:rsid w:val="003733FD"/>
    <w:rsid w:val="00375227"/>
    <w:rsid w:val="00375484"/>
    <w:rsid w:val="00375502"/>
    <w:rsid w:val="003756B5"/>
    <w:rsid w:val="0037573B"/>
    <w:rsid w:val="00375AFE"/>
    <w:rsid w:val="0037686A"/>
    <w:rsid w:val="00376A5D"/>
    <w:rsid w:val="00377B41"/>
    <w:rsid w:val="00380CC9"/>
    <w:rsid w:val="003811B1"/>
    <w:rsid w:val="00382A84"/>
    <w:rsid w:val="00382A9F"/>
    <w:rsid w:val="00382B20"/>
    <w:rsid w:val="00383953"/>
    <w:rsid w:val="00384148"/>
    <w:rsid w:val="003849BA"/>
    <w:rsid w:val="0038622C"/>
    <w:rsid w:val="00386686"/>
    <w:rsid w:val="003872DB"/>
    <w:rsid w:val="003905AC"/>
    <w:rsid w:val="00390F05"/>
    <w:rsid w:val="003911B8"/>
    <w:rsid w:val="0039154F"/>
    <w:rsid w:val="00391945"/>
    <w:rsid w:val="003935A4"/>
    <w:rsid w:val="00393884"/>
    <w:rsid w:val="00393E30"/>
    <w:rsid w:val="00395610"/>
    <w:rsid w:val="003960FD"/>
    <w:rsid w:val="00396329"/>
    <w:rsid w:val="003966A0"/>
    <w:rsid w:val="00396C87"/>
    <w:rsid w:val="003977C3"/>
    <w:rsid w:val="003A0066"/>
    <w:rsid w:val="003A019C"/>
    <w:rsid w:val="003A062F"/>
    <w:rsid w:val="003A067E"/>
    <w:rsid w:val="003A06FD"/>
    <w:rsid w:val="003A0729"/>
    <w:rsid w:val="003A09B7"/>
    <w:rsid w:val="003A1017"/>
    <w:rsid w:val="003A1309"/>
    <w:rsid w:val="003A1C99"/>
    <w:rsid w:val="003A1F15"/>
    <w:rsid w:val="003A23ED"/>
    <w:rsid w:val="003A24AC"/>
    <w:rsid w:val="003A470E"/>
    <w:rsid w:val="003A50D9"/>
    <w:rsid w:val="003A5B5A"/>
    <w:rsid w:val="003A5CE8"/>
    <w:rsid w:val="003B0970"/>
    <w:rsid w:val="003B1939"/>
    <w:rsid w:val="003B1B9C"/>
    <w:rsid w:val="003B1C8E"/>
    <w:rsid w:val="003B23B7"/>
    <w:rsid w:val="003B23BD"/>
    <w:rsid w:val="003B2AB0"/>
    <w:rsid w:val="003B31CC"/>
    <w:rsid w:val="003B48BE"/>
    <w:rsid w:val="003B548F"/>
    <w:rsid w:val="003B7D51"/>
    <w:rsid w:val="003C091C"/>
    <w:rsid w:val="003C1014"/>
    <w:rsid w:val="003C149F"/>
    <w:rsid w:val="003C42BA"/>
    <w:rsid w:val="003C5633"/>
    <w:rsid w:val="003C5F60"/>
    <w:rsid w:val="003C605B"/>
    <w:rsid w:val="003C6141"/>
    <w:rsid w:val="003C663A"/>
    <w:rsid w:val="003C6FBB"/>
    <w:rsid w:val="003C71B9"/>
    <w:rsid w:val="003C734C"/>
    <w:rsid w:val="003C7AF9"/>
    <w:rsid w:val="003C7FF5"/>
    <w:rsid w:val="003D0384"/>
    <w:rsid w:val="003D0A3A"/>
    <w:rsid w:val="003D1315"/>
    <w:rsid w:val="003D1511"/>
    <w:rsid w:val="003D1B37"/>
    <w:rsid w:val="003D219F"/>
    <w:rsid w:val="003D294F"/>
    <w:rsid w:val="003D2983"/>
    <w:rsid w:val="003D3504"/>
    <w:rsid w:val="003D3F9C"/>
    <w:rsid w:val="003D45D2"/>
    <w:rsid w:val="003D4FC5"/>
    <w:rsid w:val="003D50E3"/>
    <w:rsid w:val="003D5363"/>
    <w:rsid w:val="003D5AF8"/>
    <w:rsid w:val="003D5B88"/>
    <w:rsid w:val="003D5D44"/>
    <w:rsid w:val="003D6515"/>
    <w:rsid w:val="003D7E3B"/>
    <w:rsid w:val="003E099F"/>
    <w:rsid w:val="003E3360"/>
    <w:rsid w:val="003E5511"/>
    <w:rsid w:val="003E6F54"/>
    <w:rsid w:val="003F0643"/>
    <w:rsid w:val="003F101D"/>
    <w:rsid w:val="003F128C"/>
    <w:rsid w:val="003F1561"/>
    <w:rsid w:val="003F1951"/>
    <w:rsid w:val="003F256D"/>
    <w:rsid w:val="003F2EE5"/>
    <w:rsid w:val="003F32A3"/>
    <w:rsid w:val="003F3582"/>
    <w:rsid w:val="003F372A"/>
    <w:rsid w:val="003F39D9"/>
    <w:rsid w:val="003F3C78"/>
    <w:rsid w:val="003F4786"/>
    <w:rsid w:val="003F5384"/>
    <w:rsid w:val="003F5ADE"/>
    <w:rsid w:val="003F6156"/>
    <w:rsid w:val="003F6664"/>
    <w:rsid w:val="003F759D"/>
    <w:rsid w:val="003F77EF"/>
    <w:rsid w:val="003F7A01"/>
    <w:rsid w:val="003F7C85"/>
    <w:rsid w:val="0040033D"/>
    <w:rsid w:val="00400FB1"/>
    <w:rsid w:val="00401F14"/>
    <w:rsid w:val="00403625"/>
    <w:rsid w:val="004043E7"/>
    <w:rsid w:val="00404655"/>
    <w:rsid w:val="0040468A"/>
    <w:rsid w:val="00404CD1"/>
    <w:rsid w:val="00405E4D"/>
    <w:rsid w:val="004061A1"/>
    <w:rsid w:val="00406C4C"/>
    <w:rsid w:val="004078FE"/>
    <w:rsid w:val="00407B05"/>
    <w:rsid w:val="004103C8"/>
    <w:rsid w:val="00410827"/>
    <w:rsid w:val="00410D83"/>
    <w:rsid w:val="00410F6D"/>
    <w:rsid w:val="00410F95"/>
    <w:rsid w:val="0041139A"/>
    <w:rsid w:val="00411D79"/>
    <w:rsid w:val="004120F9"/>
    <w:rsid w:val="0041221A"/>
    <w:rsid w:val="00412A8A"/>
    <w:rsid w:val="00412E58"/>
    <w:rsid w:val="00413A6C"/>
    <w:rsid w:val="00413AB0"/>
    <w:rsid w:val="0041481C"/>
    <w:rsid w:val="00414C15"/>
    <w:rsid w:val="00414E42"/>
    <w:rsid w:val="00415168"/>
    <w:rsid w:val="00415481"/>
    <w:rsid w:val="00417AC9"/>
    <w:rsid w:val="0042052C"/>
    <w:rsid w:val="004206D5"/>
    <w:rsid w:val="004211B3"/>
    <w:rsid w:val="00421B5C"/>
    <w:rsid w:val="00421EA1"/>
    <w:rsid w:val="00422133"/>
    <w:rsid w:val="004225D1"/>
    <w:rsid w:val="004231F1"/>
    <w:rsid w:val="0042419C"/>
    <w:rsid w:val="004249F2"/>
    <w:rsid w:val="004254CF"/>
    <w:rsid w:val="004256D9"/>
    <w:rsid w:val="00426440"/>
    <w:rsid w:val="00426A82"/>
    <w:rsid w:val="00426FDA"/>
    <w:rsid w:val="004279D5"/>
    <w:rsid w:val="00427A6F"/>
    <w:rsid w:val="004311E9"/>
    <w:rsid w:val="0043135E"/>
    <w:rsid w:val="00431576"/>
    <w:rsid w:val="004326FC"/>
    <w:rsid w:val="00432935"/>
    <w:rsid w:val="00436D74"/>
    <w:rsid w:val="00437407"/>
    <w:rsid w:val="00437419"/>
    <w:rsid w:val="0044044B"/>
    <w:rsid w:val="00440A1F"/>
    <w:rsid w:val="00440B2D"/>
    <w:rsid w:val="0044108E"/>
    <w:rsid w:val="004423F7"/>
    <w:rsid w:val="004427D2"/>
    <w:rsid w:val="00442BAB"/>
    <w:rsid w:val="00442C71"/>
    <w:rsid w:val="00443500"/>
    <w:rsid w:val="00443513"/>
    <w:rsid w:val="004439DE"/>
    <w:rsid w:val="00444E29"/>
    <w:rsid w:val="00445AF4"/>
    <w:rsid w:val="00445E27"/>
    <w:rsid w:val="00446B7C"/>
    <w:rsid w:val="00446C61"/>
    <w:rsid w:val="00447110"/>
    <w:rsid w:val="00447B71"/>
    <w:rsid w:val="00451515"/>
    <w:rsid w:val="004515B9"/>
    <w:rsid w:val="004520A4"/>
    <w:rsid w:val="00452133"/>
    <w:rsid w:val="00452624"/>
    <w:rsid w:val="00452A40"/>
    <w:rsid w:val="00452EBE"/>
    <w:rsid w:val="00453090"/>
    <w:rsid w:val="00453D1A"/>
    <w:rsid w:val="004540E3"/>
    <w:rsid w:val="0045496F"/>
    <w:rsid w:val="004553FE"/>
    <w:rsid w:val="004572C8"/>
    <w:rsid w:val="0046050F"/>
    <w:rsid w:val="00460D6F"/>
    <w:rsid w:val="0046129A"/>
    <w:rsid w:val="004617E2"/>
    <w:rsid w:val="00462A9D"/>
    <w:rsid w:val="00463EC7"/>
    <w:rsid w:val="00464447"/>
    <w:rsid w:val="00465F36"/>
    <w:rsid w:val="0046687C"/>
    <w:rsid w:val="00466E6D"/>
    <w:rsid w:val="00467577"/>
    <w:rsid w:val="004678CE"/>
    <w:rsid w:val="0046FD9B"/>
    <w:rsid w:val="004704F7"/>
    <w:rsid w:val="0047059C"/>
    <w:rsid w:val="004706F1"/>
    <w:rsid w:val="00470B3C"/>
    <w:rsid w:val="0047361F"/>
    <w:rsid w:val="004738C1"/>
    <w:rsid w:val="00473983"/>
    <w:rsid w:val="00473DC5"/>
    <w:rsid w:val="004748AD"/>
    <w:rsid w:val="00474936"/>
    <w:rsid w:val="00476E02"/>
    <w:rsid w:val="00477151"/>
    <w:rsid w:val="00477C66"/>
    <w:rsid w:val="00480898"/>
    <w:rsid w:val="00480B70"/>
    <w:rsid w:val="00480F6A"/>
    <w:rsid w:val="0048104C"/>
    <w:rsid w:val="004819E8"/>
    <w:rsid w:val="004826F7"/>
    <w:rsid w:val="004828D2"/>
    <w:rsid w:val="00482DFB"/>
    <w:rsid w:val="00483627"/>
    <w:rsid w:val="00483F13"/>
    <w:rsid w:val="00484301"/>
    <w:rsid w:val="00485B32"/>
    <w:rsid w:val="00485BE9"/>
    <w:rsid w:val="004862A9"/>
    <w:rsid w:val="004864C0"/>
    <w:rsid w:val="00486F3B"/>
    <w:rsid w:val="00487367"/>
    <w:rsid w:val="00487B1B"/>
    <w:rsid w:val="00490331"/>
    <w:rsid w:val="00490892"/>
    <w:rsid w:val="004913A1"/>
    <w:rsid w:val="0049391A"/>
    <w:rsid w:val="00494CA9"/>
    <w:rsid w:val="00495788"/>
    <w:rsid w:val="00495E89"/>
    <w:rsid w:val="0049684D"/>
    <w:rsid w:val="00497920"/>
    <w:rsid w:val="00497D40"/>
    <w:rsid w:val="004A0B11"/>
    <w:rsid w:val="004A1EFA"/>
    <w:rsid w:val="004A2493"/>
    <w:rsid w:val="004A27E9"/>
    <w:rsid w:val="004A2D90"/>
    <w:rsid w:val="004A3BCA"/>
    <w:rsid w:val="004A3DF2"/>
    <w:rsid w:val="004A44F4"/>
    <w:rsid w:val="004A4B48"/>
    <w:rsid w:val="004A5977"/>
    <w:rsid w:val="004A6D0C"/>
    <w:rsid w:val="004B09FE"/>
    <w:rsid w:val="004B2362"/>
    <w:rsid w:val="004B2748"/>
    <w:rsid w:val="004B2A97"/>
    <w:rsid w:val="004B3E60"/>
    <w:rsid w:val="004B3ECE"/>
    <w:rsid w:val="004B4354"/>
    <w:rsid w:val="004B477C"/>
    <w:rsid w:val="004B48AD"/>
    <w:rsid w:val="004B4ABB"/>
    <w:rsid w:val="004B4DE1"/>
    <w:rsid w:val="004B5478"/>
    <w:rsid w:val="004B5B50"/>
    <w:rsid w:val="004B60EB"/>
    <w:rsid w:val="004B6B5D"/>
    <w:rsid w:val="004C19B8"/>
    <w:rsid w:val="004C2119"/>
    <w:rsid w:val="004C2C6E"/>
    <w:rsid w:val="004C2E12"/>
    <w:rsid w:val="004C3096"/>
    <w:rsid w:val="004C38E9"/>
    <w:rsid w:val="004C3CBB"/>
    <w:rsid w:val="004C41E9"/>
    <w:rsid w:val="004C4339"/>
    <w:rsid w:val="004C4B8C"/>
    <w:rsid w:val="004C52F4"/>
    <w:rsid w:val="004C5E2E"/>
    <w:rsid w:val="004C600E"/>
    <w:rsid w:val="004C60A7"/>
    <w:rsid w:val="004C62DE"/>
    <w:rsid w:val="004C7145"/>
    <w:rsid w:val="004CCE41"/>
    <w:rsid w:val="004D1220"/>
    <w:rsid w:val="004D123C"/>
    <w:rsid w:val="004D1F55"/>
    <w:rsid w:val="004D256A"/>
    <w:rsid w:val="004D2F9A"/>
    <w:rsid w:val="004D323B"/>
    <w:rsid w:val="004D4003"/>
    <w:rsid w:val="004D4201"/>
    <w:rsid w:val="004D4ED0"/>
    <w:rsid w:val="004D5338"/>
    <w:rsid w:val="004D5A7E"/>
    <w:rsid w:val="004D70A1"/>
    <w:rsid w:val="004E00BD"/>
    <w:rsid w:val="004E06B4"/>
    <w:rsid w:val="004E06C9"/>
    <w:rsid w:val="004E143E"/>
    <w:rsid w:val="004E2534"/>
    <w:rsid w:val="004E294C"/>
    <w:rsid w:val="004E38A9"/>
    <w:rsid w:val="004E3A6E"/>
    <w:rsid w:val="004E452D"/>
    <w:rsid w:val="004E457C"/>
    <w:rsid w:val="004E4679"/>
    <w:rsid w:val="004E49C8"/>
    <w:rsid w:val="004E4C82"/>
    <w:rsid w:val="004E5548"/>
    <w:rsid w:val="004E5BF9"/>
    <w:rsid w:val="004E6908"/>
    <w:rsid w:val="004E741C"/>
    <w:rsid w:val="004F0394"/>
    <w:rsid w:val="004F0E14"/>
    <w:rsid w:val="004F14CB"/>
    <w:rsid w:val="004F2238"/>
    <w:rsid w:val="004F23A0"/>
    <w:rsid w:val="004F2793"/>
    <w:rsid w:val="004F2B1C"/>
    <w:rsid w:val="004F2BF2"/>
    <w:rsid w:val="004F32C4"/>
    <w:rsid w:val="004F392A"/>
    <w:rsid w:val="004F3CA6"/>
    <w:rsid w:val="004F48FA"/>
    <w:rsid w:val="004F5CBB"/>
    <w:rsid w:val="004F5DD4"/>
    <w:rsid w:val="004F7314"/>
    <w:rsid w:val="004F7AEE"/>
    <w:rsid w:val="004F7C12"/>
    <w:rsid w:val="00500466"/>
    <w:rsid w:val="00502573"/>
    <w:rsid w:val="0050346C"/>
    <w:rsid w:val="0050349D"/>
    <w:rsid w:val="00504255"/>
    <w:rsid w:val="0050428C"/>
    <w:rsid w:val="00504B8F"/>
    <w:rsid w:val="00504BDD"/>
    <w:rsid w:val="00504CAC"/>
    <w:rsid w:val="00504E70"/>
    <w:rsid w:val="00506BD3"/>
    <w:rsid w:val="00506D6F"/>
    <w:rsid w:val="005116B6"/>
    <w:rsid w:val="00511768"/>
    <w:rsid w:val="00513656"/>
    <w:rsid w:val="00513A78"/>
    <w:rsid w:val="00514D0D"/>
    <w:rsid w:val="00514F78"/>
    <w:rsid w:val="0051582E"/>
    <w:rsid w:val="00515FF2"/>
    <w:rsid w:val="00517701"/>
    <w:rsid w:val="005201E7"/>
    <w:rsid w:val="00520527"/>
    <w:rsid w:val="00520BE2"/>
    <w:rsid w:val="00521754"/>
    <w:rsid w:val="00521831"/>
    <w:rsid w:val="005227B4"/>
    <w:rsid w:val="005229FC"/>
    <w:rsid w:val="005237B4"/>
    <w:rsid w:val="00523DB8"/>
    <w:rsid w:val="0052477E"/>
    <w:rsid w:val="00524AEA"/>
    <w:rsid w:val="005256EE"/>
    <w:rsid w:val="00525C6D"/>
    <w:rsid w:val="0052670D"/>
    <w:rsid w:val="00527611"/>
    <w:rsid w:val="005306CF"/>
    <w:rsid w:val="00530823"/>
    <w:rsid w:val="00530958"/>
    <w:rsid w:val="00530DFE"/>
    <w:rsid w:val="0053135D"/>
    <w:rsid w:val="0053429D"/>
    <w:rsid w:val="00534CF1"/>
    <w:rsid w:val="0053672B"/>
    <w:rsid w:val="0053769D"/>
    <w:rsid w:val="00540120"/>
    <w:rsid w:val="005401AA"/>
    <w:rsid w:val="00540851"/>
    <w:rsid w:val="00540874"/>
    <w:rsid w:val="005409E0"/>
    <w:rsid w:val="00540CB1"/>
    <w:rsid w:val="00541196"/>
    <w:rsid w:val="0054176C"/>
    <w:rsid w:val="00541AF2"/>
    <w:rsid w:val="00546DDE"/>
    <w:rsid w:val="00546EE9"/>
    <w:rsid w:val="00546F55"/>
    <w:rsid w:val="00547CCE"/>
    <w:rsid w:val="00547FB0"/>
    <w:rsid w:val="005500A1"/>
    <w:rsid w:val="005500EF"/>
    <w:rsid w:val="00550456"/>
    <w:rsid w:val="005508DC"/>
    <w:rsid w:val="00551A7D"/>
    <w:rsid w:val="00552078"/>
    <w:rsid w:val="00552F26"/>
    <w:rsid w:val="0055319A"/>
    <w:rsid w:val="00553945"/>
    <w:rsid w:val="00554BEA"/>
    <w:rsid w:val="00555398"/>
    <w:rsid w:val="00555743"/>
    <w:rsid w:val="005557A6"/>
    <w:rsid w:val="00555E0C"/>
    <w:rsid w:val="00556218"/>
    <w:rsid w:val="005563E1"/>
    <w:rsid w:val="005569FE"/>
    <w:rsid w:val="005574E5"/>
    <w:rsid w:val="0056004B"/>
    <w:rsid w:val="00560116"/>
    <w:rsid w:val="00560CE4"/>
    <w:rsid w:val="00561372"/>
    <w:rsid w:val="0056365E"/>
    <w:rsid w:val="00563B8A"/>
    <w:rsid w:val="0056424D"/>
    <w:rsid w:val="00564BCB"/>
    <w:rsid w:val="00564C6F"/>
    <w:rsid w:val="0056522A"/>
    <w:rsid w:val="00565798"/>
    <w:rsid w:val="00565C2D"/>
    <w:rsid w:val="005678D7"/>
    <w:rsid w:val="00567F5F"/>
    <w:rsid w:val="00567FF7"/>
    <w:rsid w:val="00570123"/>
    <w:rsid w:val="00570C32"/>
    <w:rsid w:val="00570F0C"/>
    <w:rsid w:val="00571FEB"/>
    <w:rsid w:val="005724F0"/>
    <w:rsid w:val="0057273F"/>
    <w:rsid w:val="00572AA3"/>
    <w:rsid w:val="00573116"/>
    <w:rsid w:val="00573F20"/>
    <w:rsid w:val="005745FF"/>
    <w:rsid w:val="0057498A"/>
    <w:rsid w:val="00574C9D"/>
    <w:rsid w:val="005757A9"/>
    <w:rsid w:val="00575C9A"/>
    <w:rsid w:val="00576207"/>
    <w:rsid w:val="005770FE"/>
    <w:rsid w:val="005776D8"/>
    <w:rsid w:val="00577D20"/>
    <w:rsid w:val="005809D5"/>
    <w:rsid w:val="00581B3C"/>
    <w:rsid w:val="00582174"/>
    <w:rsid w:val="00582583"/>
    <w:rsid w:val="00582AD8"/>
    <w:rsid w:val="00582B0A"/>
    <w:rsid w:val="00583EA0"/>
    <w:rsid w:val="00583F77"/>
    <w:rsid w:val="0058465A"/>
    <w:rsid w:val="00584849"/>
    <w:rsid w:val="005856A7"/>
    <w:rsid w:val="00585754"/>
    <w:rsid w:val="00585802"/>
    <w:rsid w:val="0058656E"/>
    <w:rsid w:val="00586CD0"/>
    <w:rsid w:val="005909DB"/>
    <w:rsid w:val="00590F51"/>
    <w:rsid w:val="005912B3"/>
    <w:rsid w:val="00591988"/>
    <w:rsid w:val="00591A41"/>
    <w:rsid w:val="00591EF3"/>
    <w:rsid w:val="00591F43"/>
    <w:rsid w:val="00594063"/>
    <w:rsid w:val="0059412B"/>
    <w:rsid w:val="00594C4A"/>
    <w:rsid w:val="00596633"/>
    <w:rsid w:val="00596BC4"/>
    <w:rsid w:val="00596F29"/>
    <w:rsid w:val="00597625"/>
    <w:rsid w:val="00597F10"/>
    <w:rsid w:val="005A0781"/>
    <w:rsid w:val="005A0DA6"/>
    <w:rsid w:val="005A149F"/>
    <w:rsid w:val="005A2326"/>
    <w:rsid w:val="005A2548"/>
    <w:rsid w:val="005A345F"/>
    <w:rsid w:val="005A3CD4"/>
    <w:rsid w:val="005A4C67"/>
    <w:rsid w:val="005A564E"/>
    <w:rsid w:val="005A6A08"/>
    <w:rsid w:val="005A76AB"/>
    <w:rsid w:val="005B0581"/>
    <w:rsid w:val="005B12AA"/>
    <w:rsid w:val="005B137F"/>
    <w:rsid w:val="005B14F4"/>
    <w:rsid w:val="005B17DD"/>
    <w:rsid w:val="005B2B4B"/>
    <w:rsid w:val="005B2D4B"/>
    <w:rsid w:val="005B2F45"/>
    <w:rsid w:val="005B3BD2"/>
    <w:rsid w:val="005B3D66"/>
    <w:rsid w:val="005B57A8"/>
    <w:rsid w:val="005B590E"/>
    <w:rsid w:val="005B5A01"/>
    <w:rsid w:val="005B608A"/>
    <w:rsid w:val="005B6C7A"/>
    <w:rsid w:val="005B73EF"/>
    <w:rsid w:val="005B74B2"/>
    <w:rsid w:val="005B74DF"/>
    <w:rsid w:val="005B7B1C"/>
    <w:rsid w:val="005B7BB1"/>
    <w:rsid w:val="005B7C8F"/>
    <w:rsid w:val="005C03D1"/>
    <w:rsid w:val="005C0AE7"/>
    <w:rsid w:val="005C1CA3"/>
    <w:rsid w:val="005C1E69"/>
    <w:rsid w:val="005C2E09"/>
    <w:rsid w:val="005C392F"/>
    <w:rsid w:val="005C3B4C"/>
    <w:rsid w:val="005C43E9"/>
    <w:rsid w:val="005C4BCA"/>
    <w:rsid w:val="005C67DE"/>
    <w:rsid w:val="005C741A"/>
    <w:rsid w:val="005D05B5"/>
    <w:rsid w:val="005D0D03"/>
    <w:rsid w:val="005D1077"/>
    <w:rsid w:val="005D10D0"/>
    <w:rsid w:val="005D1548"/>
    <w:rsid w:val="005D1A82"/>
    <w:rsid w:val="005D1D94"/>
    <w:rsid w:val="005D1D97"/>
    <w:rsid w:val="005D2D1D"/>
    <w:rsid w:val="005D3034"/>
    <w:rsid w:val="005D48A2"/>
    <w:rsid w:val="005D4AC7"/>
    <w:rsid w:val="005D50C4"/>
    <w:rsid w:val="005D5786"/>
    <w:rsid w:val="005D76B4"/>
    <w:rsid w:val="005E1233"/>
    <w:rsid w:val="005E18F2"/>
    <w:rsid w:val="005E30A6"/>
    <w:rsid w:val="005E41AC"/>
    <w:rsid w:val="005E44B8"/>
    <w:rsid w:val="005E6437"/>
    <w:rsid w:val="005E6A03"/>
    <w:rsid w:val="005E6EB0"/>
    <w:rsid w:val="005F005D"/>
    <w:rsid w:val="005F0179"/>
    <w:rsid w:val="005F0353"/>
    <w:rsid w:val="005F071B"/>
    <w:rsid w:val="005F1321"/>
    <w:rsid w:val="005F181C"/>
    <w:rsid w:val="005F255B"/>
    <w:rsid w:val="005F31F2"/>
    <w:rsid w:val="005F3247"/>
    <w:rsid w:val="005F38D1"/>
    <w:rsid w:val="005F6020"/>
    <w:rsid w:val="005F64F4"/>
    <w:rsid w:val="005F664E"/>
    <w:rsid w:val="005F6679"/>
    <w:rsid w:val="005F76BF"/>
    <w:rsid w:val="00600353"/>
    <w:rsid w:val="00600612"/>
    <w:rsid w:val="006009C1"/>
    <w:rsid w:val="00600A50"/>
    <w:rsid w:val="006011B7"/>
    <w:rsid w:val="006013A4"/>
    <w:rsid w:val="00601544"/>
    <w:rsid w:val="0060160D"/>
    <w:rsid w:val="006024F6"/>
    <w:rsid w:val="006045E5"/>
    <w:rsid w:val="00605D69"/>
    <w:rsid w:val="006069F1"/>
    <w:rsid w:val="0060749C"/>
    <w:rsid w:val="00607840"/>
    <w:rsid w:val="006104FD"/>
    <w:rsid w:val="00610B7B"/>
    <w:rsid w:val="00610F4F"/>
    <w:rsid w:val="00612B92"/>
    <w:rsid w:val="006135EF"/>
    <w:rsid w:val="00614415"/>
    <w:rsid w:val="00614BD0"/>
    <w:rsid w:val="00614CD2"/>
    <w:rsid w:val="00615F17"/>
    <w:rsid w:val="0061749D"/>
    <w:rsid w:val="0061755B"/>
    <w:rsid w:val="00617930"/>
    <w:rsid w:val="006200B0"/>
    <w:rsid w:val="0062036F"/>
    <w:rsid w:val="0062143D"/>
    <w:rsid w:val="00621A95"/>
    <w:rsid w:val="00621D1B"/>
    <w:rsid w:val="0062233C"/>
    <w:rsid w:val="00622A24"/>
    <w:rsid w:val="00622C52"/>
    <w:rsid w:val="00622C7A"/>
    <w:rsid w:val="00622E31"/>
    <w:rsid w:val="0062320E"/>
    <w:rsid w:val="00623436"/>
    <w:rsid w:val="00624297"/>
    <w:rsid w:val="006248E8"/>
    <w:rsid w:val="00624A91"/>
    <w:rsid w:val="0062533A"/>
    <w:rsid w:val="006258BD"/>
    <w:rsid w:val="006259A2"/>
    <w:rsid w:val="00625D22"/>
    <w:rsid w:val="00626300"/>
    <w:rsid w:val="006266FB"/>
    <w:rsid w:val="0062728F"/>
    <w:rsid w:val="0062764A"/>
    <w:rsid w:val="006300B8"/>
    <w:rsid w:val="00630836"/>
    <w:rsid w:val="00631ACB"/>
    <w:rsid w:val="00631C74"/>
    <w:rsid w:val="00631E5B"/>
    <w:rsid w:val="0063243B"/>
    <w:rsid w:val="006354D3"/>
    <w:rsid w:val="006355B1"/>
    <w:rsid w:val="00635A82"/>
    <w:rsid w:val="0063672D"/>
    <w:rsid w:val="00636AA5"/>
    <w:rsid w:val="00636E81"/>
    <w:rsid w:val="006379AF"/>
    <w:rsid w:val="006416D1"/>
    <w:rsid w:val="0064170D"/>
    <w:rsid w:val="00642E37"/>
    <w:rsid w:val="006432CC"/>
    <w:rsid w:val="006435F7"/>
    <w:rsid w:val="00643A0B"/>
    <w:rsid w:val="00643B0E"/>
    <w:rsid w:val="00644860"/>
    <w:rsid w:val="00644D9E"/>
    <w:rsid w:val="0064541C"/>
    <w:rsid w:val="00645DE9"/>
    <w:rsid w:val="0064653C"/>
    <w:rsid w:val="0064735B"/>
    <w:rsid w:val="00650444"/>
    <w:rsid w:val="00650630"/>
    <w:rsid w:val="006509C5"/>
    <w:rsid w:val="00650BD8"/>
    <w:rsid w:val="00651760"/>
    <w:rsid w:val="00651D78"/>
    <w:rsid w:val="006521A1"/>
    <w:rsid w:val="006528FB"/>
    <w:rsid w:val="00652969"/>
    <w:rsid w:val="00653097"/>
    <w:rsid w:val="00653A7D"/>
    <w:rsid w:val="00653D2D"/>
    <w:rsid w:val="00655016"/>
    <w:rsid w:val="0065734B"/>
    <w:rsid w:val="00660A2E"/>
    <w:rsid w:val="00661660"/>
    <w:rsid w:val="00661BB1"/>
    <w:rsid w:val="00661EBA"/>
    <w:rsid w:val="00662586"/>
    <w:rsid w:val="00662CD1"/>
    <w:rsid w:val="00662E50"/>
    <w:rsid w:val="00663E6B"/>
    <w:rsid w:val="00663F0E"/>
    <w:rsid w:val="00665E5E"/>
    <w:rsid w:val="00666160"/>
    <w:rsid w:val="00666E06"/>
    <w:rsid w:val="0066737C"/>
    <w:rsid w:val="006703BC"/>
    <w:rsid w:val="00670E4A"/>
    <w:rsid w:val="00670FCB"/>
    <w:rsid w:val="00671200"/>
    <w:rsid w:val="00671EFB"/>
    <w:rsid w:val="00672A50"/>
    <w:rsid w:val="00672B8F"/>
    <w:rsid w:val="00673649"/>
    <w:rsid w:val="006751EC"/>
    <w:rsid w:val="006764FE"/>
    <w:rsid w:val="00676893"/>
    <w:rsid w:val="00676A43"/>
    <w:rsid w:val="00676CD4"/>
    <w:rsid w:val="0068066F"/>
    <w:rsid w:val="00680B06"/>
    <w:rsid w:val="00680E5C"/>
    <w:rsid w:val="00681718"/>
    <w:rsid w:val="00681866"/>
    <w:rsid w:val="00681CD7"/>
    <w:rsid w:val="006829DD"/>
    <w:rsid w:val="00684102"/>
    <w:rsid w:val="0068436F"/>
    <w:rsid w:val="00685B99"/>
    <w:rsid w:val="0068674B"/>
    <w:rsid w:val="00687011"/>
    <w:rsid w:val="006907F1"/>
    <w:rsid w:val="00691317"/>
    <w:rsid w:val="0069190B"/>
    <w:rsid w:val="00694751"/>
    <w:rsid w:val="00694C76"/>
    <w:rsid w:val="00695A5C"/>
    <w:rsid w:val="006A01F1"/>
    <w:rsid w:val="006A03D0"/>
    <w:rsid w:val="006A09A8"/>
    <w:rsid w:val="006A1789"/>
    <w:rsid w:val="006A20B5"/>
    <w:rsid w:val="006A217C"/>
    <w:rsid w:val="006A368B"/>
    <w:rsid w:val="006A414C"/>
    <w:rsid w:val="006A4FBF"/>
    <w:rsid w:val="006A5172"/>
    <w:rsid w:val="006A5310"/>
    <w:rsid w:val="006A650E"/>
    <w:rsid w:val="006A7323"/>
    <w:rsid w:val="006A7941"/>
    <w:rsid w:val="006A79DC"/>
    <w:rsid w:val="006B0A43"/>
    <w:rsid w:val="006B110E"/>
    <w:rsid w:val="006B1ADB"/>
    <w:rsid w:val="006B1E69"/>
    <w:rsid w:val="006B2585"/>
    <w:rsid w:val="006B3E66"/>
    <w:rsid w:val="006B40E1"/>
    <w:rsid w:val="006B51F2"/>
    <w:rsid w:val="006B5495"/>
    <w:rsid w:val="006B5C3A"/>
    <w:rsid w:val="006B6EA2"/>
    <w:rsid w:val="006B6ED0"/>
    <w:rsid w:val="006B7FCF"/>
    <w:rsid w:val="006C0982"/>
    <w:rsid w:val="006C0C70"/>
    <w:rsid w:val="006C185A"/>
    <w:rsid w:val="006C1C8E"/>
    <w:rsid w:val="006C202C"/>
    <w:rsid w:val="006C2298"/>
    <w:rsid w:val="006C2AC1"/>
    <w:rsid w:val="006C493E"/>
    <w:rsid w:val="006C51A0"/>
    <w:rsid w:val="006C59CB"/>
    <w:rsid w:val="006C68DF"/>
    <w:rsid w:val="006C6F01"/>
    <w:rsid w:val="006C77A5"/>
    <w:rsid w:val="006D01DD"/>
    <w:rsid w:val="006D108C"/>
    <w:rsid w:val="006D1CCD"/>
    <w:rsid w:val="006D264D"/>
    <w:rsid w:val="006D31AF"/>
    <w:rsid w:val="006D3BBF"/>
    <w:rsid w:val="006D41B7"/>
    <w:rsid w:val="006D50E6"/>
    <w:rsid w:val="006D5364"/>
    <w:rsid w:val="006D6312"/>
    <w:rsid w:val="006D67F8"/>
    <w:rsid w:val="006D71C7"/>
    <w:rsid w:val="006D7302"/>
    <w:rsid w:val="006D7315"/>
    <w:rsid w:val="006D7E80"/>
    <w:rsid w:val="006E005C"/>
    <w:rsid w:val="006E016F"/>
    <w:rsid w:val="006E11C1"/>
    <w:rsid w:val="006E1383"/>
    <w:rsid w:val="006E20FF"/>
    <w:rsid w:val="006E2749"/>
    <w:rsid w:val="006E3491"/>
    <w:rsid w:val="006E4FE1"/>
    <w:rsid w:val="006E520D"/>
    <w:rsid w:val="006E56CD"/>
    <w:rsid w:val="006E5BBB"/>
    <w:rsid w:val="006E69B9"/>
    <w:rsid w:val="006E6FB5"/>
    <w:rsid w:val="006E76AA"/>
    <w:rsid w:val="006E76AB"/>
    <w:rsid w:val="006F0519"/>
    <w:rsid w:val="006F0E9E"/>
    <w:rsid w:val="006F19A2"/>
    <w:rsid w:val="006F22E6"/>
    <w:rsid w:val="006F2954"/>
    <w:rsid w:val="006F31AA"/>
    <w:rsid w:val="006F452D"/>
    <w:rsid w:val="006F4F4E"/>
    <w:rsid w:val="006F5641"/>
    <w:rsid w:val="006F5FAB"/>
    <w:rsid w:val="006F60D3"/>
    <w:rsid w:val="006F6E3F"/>
    <w:rsid w:val="006F756E"/>
    <w:rsid w:val="006F7637"/>
    <w:rsid w:val="007002D0"/>
    <w:rsid w:val="007006BB"/>
    <w:rsid w:val="007008D6"/>
    <w:rsid w:val="00701272"/>
    <w:rsid w:val="00701EDE"/>
    <w:rsid w:val="00702926"/>
    <w:rsid w:val="00702966"/>
    <w:rsid w:val="00702BE7"/>
    <w:rsid w:val="00702DFD"/>
    <w:rsid w:val="007031A9"/>
    <w:rsid w:val="0070346F"/>
    <w:rsid w:val="00703D66"/>
    <w:rsid w:val="007044EF"/>
    <w:rsid w:val="0070595F"/>
    <w:rsid w:val="00706418"/>
    <w:rsid w:val="0071070B"/>
    <w:rsid w:val="0071085E"/>
    <w:rsid w:val="00711361"/>
    <w:rsid w:val="007119D2"/>
    <w:rsid w:val="00711F25"/>
    <w:rsid w:val="00712479"/>
    <w:rsid w:val="007128E5"/>
    <w:rsid w:val="00714680"/>
    <w:rsid w:val="00714B2B"/>
    <w:rsid w:val="00714CAA"/>
    <w:rsid w:val="00714EC1"/>
    <w:rsid w:val="007172DE"/>
    <w:rsid w:val="0071741B"/>
    <w:rsid w:val="007176F8"/>
    <w:rsid w:val="0072025B"/>
    <w:rsid w:val="00720711"/>
    <w:rsid w:val="007208B4"/>
    <w:rsid w:val="00720EA4"/>
    <w:rsid w:val="007211B8"/>
    <w:rsid w:val="0072157E"/>
    <w:rsid w:val="00721F64"/>
    <w:rsid w:val="00722488"/>
    <w:rsid w:val="00722715"/>
    <w:rsid w:val="007252DB"/>
    <w:rsid w:val="0072627F"/>
    <w:rsid w:val="0072686C"/>
    <w:rsid w:val="00726A72"/>
    <w:rsid w:val="00726DCD"/>
    <w:rsid w:val="007276DE"/>
    <w:rsid w:val="00727794"/>
    <w:rsid w:val="00727BA3"/>
    <w:rsid w:val="00727CF0"/>
    <w:rsid w:val="00731073"/>
    <w:rsid w:val="00731904"/>
    <w:rsid w:val="0073211C"/>
    <w:rsid w:val="00732C62"/>
    <w:rsid w:val="00733CF9"/>
    <w:rsid w:val="0073440D"/>
    <w:rsid w:val="0073446B"/>
    <w:rsid w:val="00734732"/>
    <w:rsid w:val="0073591D"/>
    <w:rsid w:val="00736201"/>
    <w:rsid w:val="0073653E"/>
    <w:rsid w:val="00736B16"/>
    <w:rsid w:val="007377C9"/>
    <w:rsid w:val="00737CE9"/>
    <w:rsid w:val="00737EB3"/>
    <w:rsid w:val="00740E68"/>
    <w:rsid w:val="007414DA"/>
    <w:rsid w:val="0074186F"/>
    <w:rsid w:val="00741B51"/>
    <w:rsid w:val="00741CDB"/>
    <w:rsid w:val="00741E93"/>
    <w:rsid w:val="007423FF"/>
    <w:rsid w:val="00742A8C"/>
    <w:rsid w:val="00742F70"/>
    <w:rsid w:val="007434E2"/>
    <w:rsid w:val="00745477"/>
    <w:rsid w:val="00746ECE"/>
    <w:rsid w:val="00747024"/>
    <w:rsid w:val="0074727A"/>
    <w:rsid w:val="00750CB1"/>
    <w:rsid w:val="00751EED"/>
    <w:rsid w:val="00753C2A"/>
    <w:rsid w:val="00753E50"/>
    <w:rsid w:val="00754454"/>
    <w:rsid w:val="00754DB6"/>
    <w:rsid w:val="00756BAF"/>
    <w:rsid w:val="00757CBF"/>
    <w:rsid w:val="00757E3C"/>
    <w:rsid w:val="007602F8"/>
    <w:rsid w:val="00760CDC"/>
    <w:rsid w:val="00760EE9"/>
    <w:rsid w:val="00761280"/>
    <w:rsid w:val="00761446"/>
    <w:rsid w:val="007619CF"/>
    <w:rsid w:val="00761C98"/>
    <w:rsid w:val="0076219A"/>
    <w:rsid w:val="007627CF"/>
    <w:rsid w:val="00762B4A"/>
    <w:rsid w:val="00762C0F"/>
    <w:rsid w:val="007634ED"/>
    <w:rsid w:val="007644D9"/>
    <w:rsid w:val="00766684"/>
    <w:rsid w:val="00767414"/>
    <w:rsid w:val="00767D64"/>
    <w:rsid w:val="00770F55"/>
    <w:rsid w:val="007711B4"/>
    <w:rsid w:val="0077125D"/>
    <w:rsid w:val="007712BF"/>
    <w:rsid w:val="00771C62"/>
    <w:rsid w:val="00772763"/>
    <w:rsid w:val="00773270"/>
    <w:rsid w:val="00773FBD"/>
    <w:rsid w:val="00775240"/>
    <w:rsid w:val="007758DC"/>
    <w:rsid w:val="00776828"/>
    <w:rsid w:val="00776BBE"/>
    <w:rsid w:val="00777D2A"/>
    <w:rsid w:val="00777D3A"/>
    <w:rsid w:val="00777E89"/>
    <w:rsid w:val="0077D13D"/>
    <w:rsid w:val="00780110"/>
    <w:rsid w:val="007802F1"/>
    <w:rsid w:val="00780637"/>
    <w:rsid w:val="00780A8F"/>
    <w:rsid w:val="00780C98"/>
    <w:rsid w:val="00781F02"/>
    <w:rsid w:val="00782526"/>
    <w:rsid w:val="00782AD8"/>
    <w:rsid w:val="007834A2"/>
    <w:rsid w:val="007850BC"/>
    <w:rsid w:val="007863F0"/>
    <w:rsid w:val="0078682F"/>
    <w:rsid w:val="00787A00"/>
    <w:rsid w:val="00787F8C"/>
    <w:rsid w:val="007901D1"/>
    <w:rsid w:val="00790B13"/>
    <w:rsid w:val="00791CC1"/>
    <w:rsid w:val="007923CC"/>
    <w:rsid w:val="00792CD0"/>
    <w:rsid w:val="00793B8A"/>
    <w:rsid w:val="00793C6E"/>
    <w:rsid w:val="0079661B"/>
    <w:rsid w:val="007A1173"/>
    <w:rsid w:val="007A139B"/>
    <w:rsid w:val="007A37F6"/>
    <w:rsid w:val="007A41CE"/>
    <w:rsid w:val="007A4613"/>
    <w:rsid w:val="007A4C26"/>
    <w:rsid w:val="007A4CA3"/>
    <w:rsid w:val="007A56F0"/>
    <w:rsid w:val="007A57C5"/>
    <w:rsid w:val="007A5AD8"/>
    <w:rsid w:val="007A75C0"/>
    <w:rsid w:val="007A7AF9"/>
    <w:rsid w:val="007A7F28"/>
    <w:rsid w:val="007B0292"/>
    <w:rsid w:val="007B1E80"/>
    <w:rsid w:val="007B1F80"/>
    <w:rsid w:val="007B2C5C"/>
    <w:rsid w:val="007B36DC"/>
    <w:rsid w:val="007B39D6"/>
    <w:rsid w:val="007B3E54"/>
    <w:rsid w:val="007B49CA"/>
    <w:rsid w:val="007C06FB"/>
    <w:rsid w:val="007C0D28"/>
    <w:rsid w:val="007C22C3"/>
    <w:rsid w:val="007C2A78"/>
    <w:rsid w:val="007C3E57"/>
    <w:rsid w:val="007C54C3"/>
    <w:rsid w:val="007C5A35"/>
    <w:rsid w:val="007C5A85"/>
    <w:rsid w:val="007C6941"/>
    <w:rsid w:val="007C69ED"/>
    <w:rsid w:val="007C70E2"/>
    <w:rsid w:val="007D026E"/>
    <w:rsid w:val="007D0AFF"/>
    <w:rsid w:val="007D0C43"/>
    <w:rsid w:val="007D3B46"/>
    <w:rsid w:val="007D3C1E"/>
    <w:rsid w:val="007D43C1"/>
    <w:rsid w:val="007D4804"/>
    <w:rsid w:val="007D4FF8"/>
    <w:rsid w:val="007D58AB"/>
    <w:rsid w:val="007D6299"/>
    <w:rsid w:val="007D652A"/>
    <w:rsid w:val="007D7E08"/>
    <w:rsid w:val="007E01ED"/>
    <w:rsid w:val="007E0797"/>
    <w:rsid w:val="007E0887"/>
    <w:rsid w:val="007E1101"/>
    <w:rsid w:val="007E15A7"/>
    <w:rsid w:val="007E15D8"/>
    <w:rsid w:val="007E22BC"/>
    <w:rsid w:val="007E2951"/>
    <w:rsid w:val="007E483D"/>
    <w:rsid w:val="007E4DF3"/>
    <w:rsid w:val="007E5C1B"/>
    <w:rsid w:val="007E61DB"/>
    <w:rsid w:val="007E640D"/>
    <w:rsid w:val="007E674D"/>
    <w:rsid w:val="007F077C"/>
    <w:rsid w:val="007F1022"/>
    <w:rsid w:val="007F2C78"/>
    <w:rsid w:val="007F35EC"/>
    <w:rsid w:val="007F3AD0"/>
    <w:rsid w:val="007F3D6D"/>
    <w:rsid w:val="007F5CEB"/>
    <w:rsid w:val="007F647B"/>
    <w:rsid w:val="007F6B81"/>
    <w:rsid w:val="007F6CED"/>
    <w:rsid w:val="00800097"/>
    <w:rsid w:val="008006EE"/>
    <w:rsid w:val="008014AF"/>
    <w:rsid w:val="00801F9C"/>
    <w:rsid w:val="008026FB"/>
    <w:rsid w:val="00802F7B"/>
    <w:rsid w:val="008030D4"/>
    <w:rsid w:val="00805909"/>
    <w:rsid w:val="00806A99"/>
    <w:rsid w:val="0081064A"/>
    <w:rsid w:val="008109BD"/>
    <w:rsid w:val="00811798"/>
    <w:rsid w:val="00812D0D"/>
    <w:rsid w:val="0081345A"/>
    <w:rsid w:val="00813514"/>
    <w:rsid w:val="00813622"/>
    <w:rsid w:val="00814EC6"/>
    <w:rsid w:val="008150A6"/>
    <w:rsid w:val="00815352"/>
    <w:rsid w:val="00816536"/>
    <w:rsid w:val="00816637"/>
    <w:rsid w:val="008174BD"/>
    <w:rsid w:val="008178A5"/>
    <w:rsid w:val="00817CEC"/>
    <w:rsid w:val="00817E0F"/>
    <w:rsid w:val="0082086C"/>
    <w:rsid w:val="00820E8E"/>
    <w:rsid w:val="00821371"/>
    <w:rsid w:val="008214A4"/>
    <w:rsid w:val="00822915"/>
    <w:rsid w:val="00822B79"/>
    <w:rsid w:val="00823715"/>
    <w:rsid w:val="00823763"/>
    <w:rsid w:val="00823B27"/>
    <w:rsid w:val="00823F80"/>
    <w:rsid w:val="008244E9"/>
    <w:rsid w:val="008244F7"/>
    <w:rsid w:val="008247D0"/>
    <w:rsid w:val="00824CD3"/>
    <w:rsid w:val="0082516C"/>
    <w:rsid w:val="0082518E"/>
    <w:rsid w:val="0082549F"/>
    <w:rsid w:val="00826DBB"/>
    <w:rsid w:val="008275A5"/>
    <w:rsid w:val="00827C3D"/>
    <w:rsid w:val="00827D59"/>
    <w:rsid w:val="0083188E"/>
    <w:rsid w:val="0083428B"/>
    <w:rsid w:val="00834B6C"/>
    <w:rsid w:val="00836B35"/>
    <w:rsid w:val="00836EF0"/>
    <w:rsid w:val="0084082E"/>
    <w:rsid w:val="00841303"/>
    <w:rsid w:val="00841717"/>
    <w:rsid w:val="00841E29"/>
    <w:rsid w:val="00842F27"/>
    <w:rsid w:val="00843C3F"/>
    <w:rsid w:val="00843D0F"/>
    <w:rsid w:val="00844564"/>
    <w:rsid w:val="00844F7A"/>
    <w:rsid w:val="00845237"/>
    <w:rsid w:val="00845AF6"/>
    <w:rsid w:val="00845F2E"/>
    <w:rsid w:val="008469BA"/>
    <w:rsid w:val="00850065"/>
    <w:rsid w:val="008500C3"/>
    <w:rsid w:val="0085049D"/>
    <w:rsid w:val="00852412"/>
    <w:rsid w:val="00852602"/>
    <w:rsid w:val="00852C6C"/>
    <w:rsid w:val="00853E63"/>
    <w:rsid w:val="00854B2C"/>
    <w:rsid w:val="00854F49"/>
    <w:rsid w:val="008552FC"/>
    <w:rsid w:val="00855564"/>
    <w:rsid w:val="008563EA"/>
    <w:rsid w:val="00856B83"/>
    <w:rsid w:val="0085769E"/>
    <w:rsid w:val="00862337"/>
    <w:rsid w:val="008632CE"/>
    <w:rsid w:val="00863392"/>
    <w:rsid w:val="0086382F"/>
    <w:rsid w:val="00864308"/>
    <w:rsid w:val="0086665A"/>
    <w:rsid w:val="00866F4E"/>
    <w:rsid w:val="0087010E"/>
    <w:rsid w:val="0087028C"/>
    <w:rsid w:val="0087049D"/>
    <w:rsid w:val="0087134B"/>
    <w:rsid w:val="008715E0"/>
    <w:rsid w:val="00871A95"/>
    <w:rsid w:val="00872284"/>
    <w:rsid w:val="008728A4"/>
    <w:rsid w:val="00873608"/>
    <w:rsid w:val="00873AF7"/>
    <w:rsid w:val="00873CEA"/>
    <w:rsid w:val="00873E36"/>
    <w:rsid w:val="0087514F"/>
    <w:rsid w:val="008752E0"/>
    <w:rsid w:val="00875CD7"/>
    <w:rsid w:val="008762FA"/>
    <w:rsid w:val="008767D1"/>
    <w:rsid w:val="008771F1"/>
    <w:rsid w:val="008777DC"/>
    <w:rsid w:val="00877E34"/>
    <w:rsid w:val="0088026B"/>
    <w:rsid w:val="0088032B"/>
    <w:rsid w:val="008803CA"/>
    <w:rsid w:val="00881131"/>
    <w:rsid w:val="0088156E"/>
    <w:rsid w:val="008819EE"/>
    <w:rsid w:val="00882CEF"/>
    <w:rsid w:val="00883251"/>
    <w:rsid w:val="00883964"/>
    <w:rsid w:val="00883CC1"/>
    <w:rsid w:val="00884C4A"/>
    <w:rsid w:val="00885B19"/>
    <w:rsid w:val="00885DF3"/>
    <w:rsid w:val="00887196"/>
    <w:rsid w:val="0088727D"/>
    <w:rsid w:val="008906EE"/>
    <w:rsid w:val="00890BBA"/>
    <w:rsid w:val="0089144C"/>
    <w:rsid w:val="00891812"/>
    <w:rsid w:val="00891D77"/>
    <w:rsid w:val="00891DE4"/>
    <w:rsid w:val="00891E26"/>
    <w:rsid w:val="00892444"/>
    <w:rsid w:val="008925F8"/>
    <w:rsid w:val="00893222"/>
    <w:rsid w:val="0089382F"/>
    <w:rsid w:val="00893D2B"/>
    <w:rsid w:val="008943D4"/>
    <w:rsid w:val="00894DC2"/>
    <w:rsid w:val="00897056"/>
    <w:rsid w:val="008970F7"/>
    <w:rsid w:val="00897A51"/>
    <w:rsid w:val="008A1089"/>
    <w:rsid w:val="008A21D8"/>
    <w:rsid w:val="008A2A4A"/>
    <w:rsid w:val="008A30BB"/>
    <w:rsid w:val="008A3816"/>
    <w:rsid w:val="008A3B2F"/>
    <w:rsid w:val="008A3B55"/>
    <w:rsid w:val="008A4283"/>
    <w:rsid w:val="008A45E9"/>
    <w:rsid w:val="008A4837"/>
    <w:rsid w:val="008A4CB3"/>
    <w:rsid w:val="008A5382"/>
    <w:rsid w:val="008A5F90"/>
    <w:rsid w:val="008A68AE"/>
    <w:rsid w:val="008B055D"/>
    <w:rsid w:val="008B1910"/>
    <w:rsid w:val="008B1994"/>
    <w:rsid w:val="008B29BF"/>
    <w:rsid w:val="008B4496"/>
    <w:rsid w:val="008B458F"/>
    <w:rsid w:val="008B4645"/>
    <w:rsid w:val="008B477F"/>
    <w:rsid w:val="008B5305"/>
    <w:rsid w:val="008B5606"/>
    <w:rsid w:val="008B5AD8"/>
    <w:rsid w:val="008B5BE2"/>
    <w:rsid w:val="008B5F22"/>
    <w:rsid w:val="008B621D"/>
    <w:rsid w:val="008B63F7"/>
    <w:rsid w:val="008B64BE"/>
    <w:rsid w:val="008B6974"/>
    <w:rsid w:val="008B7127"/>
    <w:rsid w:val="008B71E7"/>
    <w:rsid w:val="008B74EE"/>
    <w:rsid w:val="008C106D"/>
    <w:rsid w:val="008C16A0"/>
    <w:rsid w:val="008C16E9"/>
    <w:rsid w:val="008C43E0"/>
    <w:rsid w:val="008C4897"/>
    <w:rsid w:val="008C4E13"/>
    <w:rsid w:val="008C57B8"/>
    <w:rsid w:val="008C6149"/>
    <w:rsid w:val="008C6C9D"/>
    <w:rsid w:val="008C6D5E"/>
    <w:rsid w:val="008C738E"/>
    <w:rsid w:val="008C7CD7"/>
    <w:rsid w:val="008C7DFE"/>
    <w:rsid w:val="008D0002"/>
    <w:rsid w:val="008D0657"/>
    <w:rsid w:val="008D0BC3"/>
    <w:rsid w:val="008D0EAC"/>
    <w:rsid w:val="008D0F19"/>
    <w:rsid w:val="008D1573"/>
    <w:rsid w:val="008D167C"/>
    <w:rsid w:val="008D18AA"/>
    <w:rsid w:val="008D1FFB"/>
    <w:rsid w:val="008D28E4"/>
    <w:rsid w:val="008D2AFD"/>
    <w:rsid w:val="008D2EE8"/>
    <w:rsid w:val="008D31E6"/>
    <w:rsid w:val="008D3961"/>
    <w:rsid w:val="008D424F"/>
    <w:rsid w:val="008D4301"/>
    <w:rsid w:val="008D46B5"/>
    <w:rsid w:val="008D4C47"/>
    <w:rsid w:val="008D502D"/>
    <w:rsid w:val="008D5138"/>
    <w:rsid w:val="008D554D"/>
    <w:rsid w:val="008D6DA4"/>
    <w:rsid w:val="008D77C4"/>
    <w:rsid w:val="008E04C6"/>
    <w:rsid w:val="008E25FB"/>
    <w:rsid w:val="008E2977"/>
    <w:rsid w:val="008E2B9B"/>
    <w:rsid w:val="008E332B"/>
    <w:rsid w:val="008E3EDC"/>
    <w:rsid w:val="008E4CF7"/>
    <w:rsid w:val="008E5533"/>
    <w:rsid w:val="008E598E"/>
    <w:rsid w:val="008E5A3B"/>
    <w:rsid w:val="008E5FF5"/>
    <w:rsid w:val="008E635D"/>
    <w:rsid w:val="008F023A"/>
    <w:rsid w:val="008F1DEE"/>
    <w:rsid w:val="008F24E6"/>
    <w:rsid w:val="008F2E9C"/>
    <w:rsid w:val="008F37E0"/>
    <w:rsid w:val="008F3C7C"/>
    <w:rsid w:val="008F4BA4"/>
    <w:rsid w:val="008F4CEA"/>
    <w:rsid w:val="008F56A8"/>
    <w:rsid w:val="008F7115"/>
    <w:rsid w:val="00900B56"/>
    <w:rsid w:val="009023A3"/>
    <w:rsid w:val="009026AF"/>
    <w:rsid w:val="00902742"/>
    <w:rsid w:val="00902AF0"/>
    <w:rsid w:val="00902E86"/>
    <w:rsid w:val="00904A25"/>
    <w:rsid w:val="00904E78"/>
    <w:rsid w:val="00905298"/>
    <w:rsid w:val="009052A1"/>
    <w:rsid w:val="00905BD8"/>
    <w:rsid w:val="00905D5B"/>
    <w:rsid w:val="0090637E"/>
    <w:rsid w:val="009068B9"/>
    <w:rsid w:val="00906DD8"/>
    <w:rsid w:val="0090795F"/>
    <w:rsid w:val="00910B5F"/>
    <w:rsid w:val="00910FE4"/>
    <w:rsid w:val="009116F5"/>
    <w:rsid w:val="00911B67"/>
    <w:rsid w:val="00912923"/>
    <w:rsid w:val="00912A67"/>
    <w:rsid w:val="00913352"/>
    <w:rsid w:val="0091342F"/>
    <w:rsid w:val="0091391A"/>
    <w:rsid w:val="00913A36"/>
    <w:rsid w:val="009147BF"/>
    <w:rsid w:val="00914E53"/>
    <w:rsid w:val="00915929"/>
    <w:rsid w:val="00916013"/>
    <w:rsid w:val="009164EA"/>
    <w:rsid w:val="00916BAE"/>
    <w:rsid w:val="00916C00"/>
    <w:rsid w:val="00917025"/>
    <w:rsid w:val="009172D8"/>
    <w:rsid w:val="009175A1"/>
    <w:rsid w:val="00917E47"/>
    <w:rsid w:val="00920AC8"/>
    <w:rsid w:val="00920CA4"/>
    <w:rsid w:val="00921463"/>
    <w:rsid w:val="009214DD"/>
    <w:rsid w:val="00921DAA"/>
    <w:rsid w:val="00922209"/>
    <w:rsid w:val="00922284"/>
    <w:rsid w:val="00922535"/>
    <w:rsid w:val="00922562"/>
    <w:rsid w:val="009226A0"/>
    <w:rsid w:val="009227F3"/>
    <w:rsid w:val="00922AD3"/>
    <w:rsid w:val="00923256"/>
    <w:rsid w:val="00924AFA"/>
    <w:rsid w:val="0092503A"/>
    <w:rsid w:val="00926563"/>
    <w:rsid w:val="009314A7"/>
    <w:rsid w:val="00931619"/>
    <w:rsid w:val="00932D3C"/>
    <w:rsid w:val="009330A8"/>
    <w:rsid w:val="009330F3"/>
    <w:rsid w:val="009335A3"/>
    <w:rsid w:val="009341DB"/>
    <w:rsid w:val="00934C6C"/>
    <w:rsid w:val="00934CDF"/>
    <w:rsid w:val="00934D27"/>
    <w:rsid w:val="00935665"/>
    <w:rsid w:val="00935D3E"/>
    <w:rsid w:val="00935EB6"/>
    <w:rsid w:val="00936235"/>
    <w:rsid w:val="0093664A"/>
    <w:rsid w:val="00936E85"/>
    <w:rsid w:val="00937198"/>
    <w:rsid w:val="009375FC"/>
    <w:rsid w:val="00937B66"/>
    <w:rsid w:val="009403EF"/>
    <w:rsid w:val="009412CB"/>
    <w:rsid w:val="00943F2E"/>
    <w:rsid w:val="009446B0"/>
    <w:rsid w:val="00944E02"/>
    <w:rsid w:val="00945B78"/>
    <w:rsid w:val="00945F49"/>
    <w:rsid w:val="0094669A"/>
    <w:rsid w:val="00946949"/>
    <w:rsid w:val="00947943"/>
    <w:rsid w:val="00950957"/>
    <w:rsid w:val="009515FF"/>
    <w:rsid w:val="0095235E"/>
    <w:rsid w:val="0095268F"/>
    <w:rsid w:val="00952B77"/>
    <w:rsid w:val="009533A9"/>
    <w:rsid w:val="0095482C"/>
    <w:rsid w:val="00955E3B"/>
    <w:rsid w:val="00957AA0"/>
    <w:rsid w:val="0096099B"/>
    <w:rsid w:val="00961047"/>
    <w:rsid w:val="009612B3"/>
    <w:rsid w:val="00961985"/>
    <w:rsid w:val="00961B46"/>
    <w:rsid w:val="00962BC8"/>
    <w:rsid w:val="00963049"/>
    <w:rsid w:val="0096355F"/>
    <w:rsid w:val="00963730"/>
    <w:rsid w:val="00963E0D"/>
    <w:rsid w:val="00964CB4"/>
    <w:rsid w:val="00965943"/>
    <w:rsid w:val="00966603"/>
    <w:rsid w:val="00966B26"/>
    <w:rsid w:val="00966C83"/>
    <w:rsid w:val="00966FBA"/>
    <w:rsid w:val="009671DC"/>
    <w:rsid w:val="00967F73"/>
    <w:rsid w:val="00970A6A"/>
    <w:rsid w:val="00970C23"/>
    <w:rsid w:val="00970E82"/>
    <w:rsid w:val="00973196"/>
    <w:rsid w:val="00973FF1"/>
    <w:rsid w:val="009741F7"/>
    <w:rsid w:val="00974F7C"/>
    <w:rsid w:val="0097567A"/>
    <w:rsid w:val="00975EC1"/>
    <w:rsid w:val="00976193"/>
    <w:rsid w:val="00976786"/>
    <w:rsid w:val="009769AD"/>
    <w:rsid w:val="00976FC5"/>
    <w:rsid w:val="009776FA"/>
    <w:rsid w:val="009803F9"/>
    <w:rsid w:val="00980883"/>
    <w:rsid w:val="0098095C"/>
    <w:rsid w:val="009836C8"/>
    <w:rsid w:val="00984729"/>
    <w:rsid w:val="009847C6"/>
    <w:rsid w:val="00984810"/>
    <w:rsid w:val="00985C5A"/>
    <w:rsid w:val="00985EDF"/>
    <w:rsid w:val="00985F08"/>
    <w:rsid w:val="00986114"/>
    <w:rsid w:val="00986700"/>
    <w:rsid w:val="00987215"/>
    <w:rsid w:val="009878F4"/>
    <w:rsid w:val="00987D62"/>
    <w:rsid w:val="009908AD"/>
    <w:rsid w:val="00991570"/>
    <w:rsid w:val="009919B7"/>
    <w:rsid w:val="00991BB6"/>
    <w:rsid w:val="009922A1"/>
    <w:rsid w:val="00992482"/>
    <w:rsid w:val="00992E8B"/>
    <w:rsid w:val="00993EFB"/>
    <w:rsid w:val="0099420B"/>
    <w:rsid w:val="00994483"/>
    <w:rsid w:val="0099455C"/>
    <w:rsid w:val="00995041"/>
    <w:rsid w:val="00996198"/>
    <w:rsid w:val="009961A6"/>
    <w:rsid w:val="00996997"/>
    <w:rsid w:val="00996E78"/>
    <w:rsid w:val="00996F8B"/>
    <w:rsid w:val="009976D7"/>
    <w:rsid w:val="009A01B8"/>
    <w:rsid w:val="009A0517"/>
    <w:rsid w:val="009A0A61"/>
    <w:rsid w:val="009A0AF0"/>
    <w:rsid w:val="009A116F"/>
    <w:rsid w:val="009A1E49"/>
    <w:rsid w:val="009A20E0"/>
    <w:rsid w:val="009A38F3"/>
    <w:rsid w:val="009A3FF4"/>
    <w:rsid w:val="009A4567"/>
    <w:rsid w:val="009A4D4F"/>
    <w:rsid w:val="009A67C7"/>
    <w:rsid w:val="009A6D7E"/>
    <w:rsid w:val="009A700B"/>
    <w:rsid w:val="009A7408"/>
    <w:rsid w:val="009A7611"/>
    <w:rsid w:val="009B0049"/>
    <w:rsid w:val="009B0854"/>
    <w:rsid w:val="009B0B98"/>
    <w:rsid w:val="009B1271"/>
    <w:rsid w:val="009B1B72"/>
    <w:rsid w:val="009B1CDD"/>
    <w:rsid w:val="009B21F1"/>
    <w:rsid w:val="009B3389"/>
    <w:rsid w:val="009B3A56"/>
    <w:rsid w:val="009B3F3E"/>
    <w:rsid w:val="009B4D1B"/>
    <w:rsid w:val="009B4DE3"/>
    <w:rsid w:val="009B4E55"/>
    <w:rsid w:val="009B4FBC"/>
    <w:rsid w:val="009B5245"/>
    <w:rsid w:val="009B63D3"/>
    <w:rsid w:val="009B6D30"/>
    <w:rsid w:val="009B7114"/>
    <w:rsid w:val="009B7140"/>
    <w:rsid w:val="009B7153"/>
    <w:rsid w:val="009B7F19"/>
    <w:rsid w:val="009C05B5"/>
    <w:rsid w:val="009C12DF"/>
    <w:rsid w:val="009C1425"/>
    <w:rsid w:val="009C16FA"/>
    <w:rsid w:val="009C29B3"/>
    <w:rsid w:val="009C2C93"/>
    <w:rsid w:val="009C3BCA"/>
    <w:rsid w:val="009C4DE8"/>
    <w:rsid w:val="009C501D"/>
    <w:rsid w:val="009C7126"/>
    <w:rsid w:val="009C7ECD"/>
    <w:rsid w:val="009D04C7"/>
    <w:rsid w:val="009D04DE"/>
    <w:rsid w:val="009D0696"/>
    <w:rsid w:val="009D1F53"/>
    <w:rsid w:val="009D2C42"/>
    <w:rsid w:val="009D2D15"/>
    <w:rsid w:val="009D2F21"/>
    <w:rsid w:val="009D2F48"/>
    <w:rsid w:val="009D3A81"/>
    <w:rsid w:val="009D3B9A"/>
    <w:rsid w:val="009D6998"/>
    <w:rsid w:val="009D69E3"/>
    <w:rsid w:val="009E0BEE"/>
    <w:rsid w:val="009E19FC"/>
    <w:rsid w:val="009E1F44"/>
    <w:rsid w:val="009E204F"/>
    <w:rsid w:val="009E26A2"/>
    <w:rsid w:val="009E2B3D"/>
    <w:rsid w:val="009E3052"/>
    <w:rsid w:val="009E350D"/>
    <w:rsid w:val="009E37BA"/>
    <w:rsid w:val="009E4458"/>
    <w:rsid w:val="009E4596"/>
    <w:rsid w:val="009E593F"/>
    <w:rsid w:val="009E6AC2"/>
    <w:rsid w:val="009E6EA9"/>
    <w:rsid w:val="009E709A"/>
    <w:rsid w:val="009F147F"/>
    <w:rsid w:val="009F1C07"/>
    <w:rsid w:val="009F2065"/>
    <w:rsid w:val="009F30D3"/>
    <w:rsid w:val="009F34D5"/>
    <w:rsid w:val="009F4F45"/>
    <w:rsid w:val="009F6B44"/>
    <w:rsid w:val="009F7D63"/>
    <w:rsid w:val="00A00466"/>
    <w:rsid w:val="00A00AA6"/>
    <w:rsid w:val="00A015D8"/>
    <w:rsid w:val="00A01762"/>
    <w:rsid w:val="00A018EE"/>
    <w:rsid w:val="00A01EEB"/>
    <w:rsid w:val="00A02963"/>
    <w:rsid w:val="00A02E72"/>
    <w:rsid w:val="00A037FF"/>
    <w:rsid w:val="00A03C70"/>
    <w:rsid w:val="00A0459A"/>
    <w:rsid w:val="00A04EFC"/>
    <w:rsid w:val="00A0549D"/>
    <w:rsid w:val="00A054C1"/>
    <w:rsid w:val="00A066A2"/>
    <w:rsid w:val="00A07DE3"/>
    <w:rsid w:val="00A1006C"/>
    <w:rsid w:val="00A100EE"/>
    <w:rsid w:val="00A1078B"/>
    <w:rsid w:val="00A107E1"/>
    <w:rsid w:val="00A10CCE"/>
    <w:rsid w:val="00A12437"/>
    <w:rsid w:val="00A127C7"/>
    <w:rsid w:val="00A13CE4"/>
    <w:rsid w:val="00A13DAB"/>
    <w:rsid w:val="00A14251"/>
    <w:rsid w:val="00A1484C"/>
    <w:rsid w:val="00A1576E"/>
    <w:rsid w:val="00A173D3"/>
    <w:rsid w:val="00A17DC9"/>
    <w:rsid w:val="00A2059F"/>
    <w:rsid w:val="00A211C3"/>
    <w:rsid w:val="00A22739"/>
    <w:rsid w:val="00A22B02"/>
    <w:rsid w:val="00A22EB5"/>
    <w:rsid w:val="00A2448A"/>
    <w:rsid w:val="00A24DAC"/>
    <w:rsid w:val="00A25497"/>
    <w:rsid w:val="00A256E2"/>
    <w:rsid w:val="00A2592F"/>
    <w:rsid w:val="00A263A4"/>
    <w:rsid w:val="00A2681C"/>
    <w:rsid w:val="00A26A3E"/>
    <w:rsid w:val="00A26D54"/>
    <w:rsid w:val="00A27902"/>
    <w:rsid w:val="00A27ED6"/>
    <w:rsid w:val="00A27F00"/>
    <w:rsid w:val="00A304FB"/>
    <w:rsid w:val="00A30FD5"/>
    <w:rsid w:val="00A3136C"/>
    <w:rsid w:val="00A31C1A"/>
    <w:rsid w:val="00A32756"/>
    <w:rsid w:val="00A33193"/>
    <w:rsid w:val="00A33CDA"/>
    <w:rsid w:val="00A3447B"/>
    <w:rsid w:val="00A34497"/>
    <w:rsid w:val="00A34CA5"/>
    <w:rsid w:val="00A35507"/>
    <w:rsid w:val="00A3645A"/>
    <w:rsid w:val="00A36E3D"/>
    <w:rsid w:val="00A37243"/>
    <w:rsid w:val="00A404CE"/>
    <w:rsid w:val="00A4061F"/>
    <w:rsid w:val="00A40FD8"/>
    <w:rsid w:val="00A4236B"/>
    <w:rsid w:val="00A43087"/>
    <w:rsid w:val="00A44389"/>
    <w:rsid w:val="00A44EE6"/>
    <w:rsid w:val="00A45AFF"/>
    <w:rsid w:val="00A5000F"/>
    <w:rsid w:val="00A50B20"/>
    <w:rsid w:val="00A50F9A"/>
    <w:rsid w:val="00A5196A"/>
    <w:rsid w:val="00A526A8"/>
    <w:rsid w:val="00A52C14"/>
    <w:rsid w:val="00A533FE"/>
    <w:rsid w:val="00A535FF"/>
    <w:rsid w:val="00A5744C"/>
    <w:rsid w:val="00A60518"/>
    <w:rsid w:val="00A60A57"/>
    <w:rsid w:val="00A61C84"/>
    <w:rsid w:val="00A61CBD"/>
    <w:rsid w:val="00A61E19"/>
    <w:rsid w:val="00A641F1"/>
    <w:rsid w:val="00A64A05"/>
    <w:rsid w:val="00A65B17"/>
    <w:rsid w:val="00A65ED2"/>
    <w:rsid w:val="00A66A38"/>
    <w:rsid w:val="00A67FFD"/>
    <w:rsid w:val="00A7071B"/>
    <w:rsid w:val="00A71FEF"/>
    <w:rsid w:val="00A7251A"/>
    <w:rsid w:val="00A7567A"/>
    <w:rsid w:val="00A75E51"/>
    <w:rsid w:val="00A75E90"/>
    <w:rsid w:val="00A7605E"/>
    <w:rsid w:val="00A76959"/>
    <w:rsid w:val="00A8027E"/>
    <w:rsid w:val="00A80613"/>
    <w:rsid w:val="00A819E3"/>
    <w:rsid w:val="00A82A99"/>
    <w:rsid w:val="00A83681"/>
    <w:rsid w:val="00A837A0"/>
    <w:rsid w:val="00A84D9C"/>
    <w:rsid w:val="00A85B05"/>
    <w:rsid w:val="00A86EA4"/>
    <w:rsid w:val="00A8730D"/>
    <w:rsid w:val="00A87E42"/>
    <w:rsid w:val="00A907DB"/>
    <w:rsid w:val="00A924F9"/>
    <w:rsid w:val="00A92C98"/>
    <w:rsid w:val="00A935FC"/>
    <w:rsid w:val="00A93DDD"/>
    <w:rsid w:val="00A94127"/>
    <w:rsid w:val="00A946C4"/>
    <w:rsid w:val="00A9474C"/>
    <w:rsid w:val="00A94B8D"/>
    <w:rsid w:val="00A94EB2"/>
    <w:rsid w:val="00A95485"/>
    <w:rsid w:val="00A96137"/>
    <w:rsid w:val="00A973C5"/>
    <w:rsid w:val="00A9754E"/>
    <w:rsid w:val="00AA1E5F"/>
    <w:rsid w:val="00AA1EAB"/>
    <w:rsid w:val="00AA2480"/>
    <w:rsid w:val="00AA2784"/>
    <w:rsid w:val="00AA499B"/>
    <w:rsid w:val="00AA4D4E"/>
    <w:rsid w:val="00AA59DA"/>
    <w:rsid w:val="00AA5C27"/>
    <w:rsid w:val="00AA6C96"/>
    <w:rsid w:val="00AB014E"/>
    <w:rsid w:val="00AB0AB9"/>
    <w:rsid w:val="00AB0D25"/>
    <w:rsid w:val="00AB11D0"/>
    <w:rsid w:val="00AB2301"/>
    <w:rsid w:val="00AB2420"/>
    <w:rsid w:val="00AB2593"/>
    <w:rsid w:val="00AB29CB"/>
    <w:rsid w:val="00AB4763"/>
    <w:rsid w:val="00AB5515"/>
    <w:rsid w:val="00AB5F36"/>
    <w:rsid w:val="00AB687E"/>
    <w:rsid w:val="00AC0741"/>
    <w:rsid w:val="00AC0C05"/>
    <w:rsid w:val="00AC1907"/>
    <w:rsid w:val="00AC198D"/>
    <w:rsid w:val="00AC1A18"/>
    <w:rsid w:val="00AC1FD0"/>
    <w:rsid w:val="00AC240D"/>
    <w:rsid w:val="00AC2EB6"/>
    <w:rsid w:val="00AC2EE5"/>
    <w:rsid w:val="00AC323C"/>
    <w:rsid w:val="00AC3D38"/>
    <w:rsid w:val="00AC4110"/>
    <w:rsid w:val="00AC4B9C"/>
    <w:rsid w:val="00AC4C29"/>
    <w:rsid w:val="00AC4C64"/>
    <w:rsid w:val="00AC5157"/>
    <w:rsid w:val="00AC5BAF"/>
    <w:rsid w:val="00AC5E78"/>
    <w:rsid w:val="00AC68CF"/>
    <w:rsid w:val="00AC6938"/>
    <w:rsid w:val="00AC6B08"/>
    <w:rsid w:val="00AC751E"/>
    <w:rsid w:val="00AC7700"/>
    <w:rsid w:val="00AC772C"/>
    <w:rsid w:val="00AC7D17"/>
    <w:rsid w:val="00AC7E0B"/>
    <w:rsid w:val="00AD0C1D"/>
    <w:rsid w:val="00AD1358"/>
    <w:rsid w:val="00AD1CAA"/>
    <w:rsid w:val="00AD2549"/>
    <w:rsid w:val="00AD320D"/>
    <w:rsid w:val="00AD46B4"/>
    <w:rsid w:val="00AD5023"/>
    <w:rsid w:val="00AD5A47"/>
    <w:rsid w:val="00AD6683"/>
    <w:rsid w:val="00AD668C"/>
    <w:rsid w:val="00AD7163"/>
    <w:rsid w:val="00AD7F02"/>
    <w:rsid w:val="00AE01E1"/>
    <w:rsid w:val="00AE0B4E"/>
    <w:rsid w:val="00AE0C2A"/>
    <w:rsid w:val="00AE1678"/>
    <w:rsid w:val="00AE1E1E"/>
    <w:rsid w:val="00AE2516"/>
    <w:rsid w:val="00AE2B77"/>
    <w:rsid w:val="00AE2DDA"/>
    <w:rsid w:val="00AE348B"/>
    <w:rsid w:val="00AE410B"/>
    <w:rsid w:val="00AE4A68"/>
    <w:rsid w:val="00AE5C97"/>
    <w:rsid w:val="00AE5F91"/>
    <w:rsid w:val="00AE6EBD"/>
    <w:rsid w:val="00AE7195"/>
    <w:rsid w:val="00AE7D39"/>
    <w:rsid w:val="00AE7D57"/>
    <w:rsid w:val="00AE7D85"/>
    <w:rsid w:val="00AF0011"/>
    <w:rsid w:val="00AF01CB"/>
    <w:rsid w:val="00AF09DC"/>
    <w:rsid w:val="00AF101B"/>
    <w:rsid w:val="00AF2170"/>
    <w:rsid w:val="00AF31C5"/>
    <w:rsid w:val="00AF3321"/>
    <w:rsid w:val="00AF3F47"/>
    <w:rsid w:val="00AF4186"/>
    <w:rsid w:val="00AF443C"/>
    <w:rsid w:val="00AF4753"/>
    <w:rsid w:val="00AF52AB"/>
    <w:rsid w:val="00AF6CCB"/>
    <w:rsid w:val="00AF7366"/>
    <w:rsid w:val="00AF73BB"/>
    <w:rsid w:val="00B00765"/>
    <w:rsid w:val="00B00AEE"/>
    <w:rsid w:val="00B00E6B"/>
    <w:rsid w:val="00B013DE"/>
    <w:rsid w:val="00B0148A"/>
    <w:rsid w:val="00B01505"/>
    <w:rsid w:val="00B0203D"/>
    <w:rsid w:val="00B02816"/>
    <w:rsid w:val="00B02E17"/>
    <w:rsid w:val="00B03B2E"/>
    <w:rsid w:val="00B03E50"/>
    <w:rsid w:val="00B0569A"/>
    <w:rsid w:val="00B05866"/>
    <w:rsid w:val="00B06DE4"/>
    <w:rsid w:val="00B117F5"/>
    <w:rsid w:val="00B11EAD"/>
    <w:rsid w:val="00B1264D"/>
    <w:rsid w:val="00B1416A"/>
    <w:rsid w:val="00B145D7"/>
    <w:rsid w:val="00B148AD"/>
    <w:rsid w:val="00B14A6A"/>
    <w:rsid w:val="00B1558D"/>
    <w:rsid w:val="00B15A70"/>
    <w:rsid w:val="00B166C7"/>
    <w:rsid w:val="00B1699A"/>
    <w:rsid w:val="00B1714E"/>
    <w:rsid w:val="00B2041B"/>
    <w:rsid w:val="00B209EF"/>
    <w:rsid w:val="00B21516"/>
    <w:rsid w:val="00B216D8"/>
    <w:rsid w:val="00B21CFB"/>
    <w:rsid w:val="00B2225C"/>
    <w:rsid w:val="00B22BE2"/>
    <w:rsid w:val="00B23233"/>
    <w:rsid w:val="00B248BA"/>
    <w:rsid w:val="00B25F4D"/>
    <w:rsid w:val="00B266DE"/>
    <w:rsid w:val="00B275BF"/>
    <w:rsid w:val="00B2788E"/>
    <w:rsid w:val="00B27DDB"/>
    <w:rsid w:val="00B31C36"/>
    <w:rsid w:val="00B332D4"/>
    <w:rsid w:val="00B3377A"/>
    <w:rsid w:val="00B33CD7"/>
    <w:rsid w:val="00B33F0D"/>
    <w:rsid w:val="00B348CF"/>
    <w:rsid w:val="00B35AA3"/>
    <w:rsid w:val="00B35BEF"/>
    <w:rsid w:val="00B365C4"/>
    <w:rsid w:val="00B36632"/>
    <w:rsid w:val="00B37625"/>
    <w:rsid w:val="00B40875"/>
    <w:rsid w:val="00B40A03"/>
    <w:rsid w:val="00B40B33"/>
    <w:rsid w:val="00B40E2F"/>
    <w:rsid w:val="00B40EF8"/>
    <w:rsid w:val="00B41D1C"/>
    <w:rsid w:val="00B42041"/>
    <w:rsid w:val="00B4258A"/>
    <w:rsid w:val="00B428D4"/>
    <w:rsid w:val="00B43466"/>
    <w:rsid w:val="00B43E0E"/>
    <w:rsid w:val="00B44017"/>
    <w:rsid w:val="00B46003"/>
    <w:rsid w:val="00B461E2"/>
    <w:rsid w:val="00B464AE"/>
    <w:rsid w:val="00B476BD"/>
    <w:rsid w:val="00B502C0"/>
    <w:rsid w:val="00B50889"/>
    <w:rsid w:val="00B5171F"/>
    <w:rsid w:val="00B517F4"/>
    <w:rsid w:val="00B5203B"/>
    <w:rsid w:val="00B520EE"/>
    <w:rsid w:val="00B5260F"/>
    <w:rsid w:val="00B5362A"/>
    <w:rsid w:val="00B54B5B"/>
    <w:rsid w:val="00B54B6A"/>
    <w:rsid w:val="00B55047"/>
    <w:rsid w:val="00B57E81"/>
    <w:rsid w:val="00B60C0E"/>
    <w:rsid w:val="00B60C88"/>
    <w:rsid w:val="00B6129D"/>
    <w:rsid w:val="00B613C3"/>
    <w:rsid w:val="00B61700"/>
    <w:rsid w:val="00B632DF"/>
    <w:rsid w:val="00B65161"/>
    <w:rsid w:val="00B6520A"/>
    <w:rsid w:val="00B65C48"/>
    <w:rsid w:val="00B6692D"/>
    <w:rsid w:val="00B6781C"/>
    <w:rsid w:val="00B70140"/>
    <w:rsid w:val="00B71C67"/>
    <w:rsid w:val="00B724A7"/>
    <w:rsid w:val="00B73B25"/>
    <w:rsid w:val="00B73B4F"/>
    <w:rsid w:val="00B73B87"/>
    <w:rsid w:val="00B74851"/>
    <w:rsid w:val="00B7486B"/>
    <w:rsid w:val="00B748AC"/>
    <w:rsid w:val="00B75211"/>
    <w:rsid w:val="00B75822"/>
    <w:rsid w:val="00B75D95"/>
    <w:rsid w:val="00B7656F"/>
    <w:rsid w:val="00B76B5E"/>
    <w:rsid w:val="00B773B8"/>
    <w:rsid w:val="00B777BE"/>
    <w:rsid w:val="00B80DD5"/>
    <w:rsid w:val="00B82309"/>
    <w:rsid w:val="00B82F65"/>
    <w:rsid w:val="00B83204"/>
    <w:rsid w:val="00B83380"/>
    <w:rsid w:val="00B85576"/>
    <w:rsid w:val="00B85A92"/>
    <w:rsid w:val="00B87E21"/>
    <w:rsid w:val="00B9025E"/>
    <w:rsid w:val="00B9153F"/>
    <w:rsid w:val="00B91F06"/>
    <w:rsid w:val="00B925CC"/>
    <w:rsid w:val="00B92849"/>
    <w:rsid w:val="00B93544"/>
    <w:rsid w:val="00B93873"/>
    <w:rsid w:val="00B95173"/>
    <w:rsid w:val="00B95A7D"/>
    <w:rsid w:val="00B97D9C"/>
    <w:rsid w:val="00BA00F2"/>
    <w:rsid w:val="00BA0284"/>
    <w:rsid w:val="00BA03F8"/>
    <w:rsid w:val="00BA04B6"/>
    <w:rsid w:val="00BA0E68"/>
    <w:rsid w:val="00BA10EF"/>
    <w:rsid w:val="00BA1515"/>
    <w:rsid w:val="00BA2449"/>
    <w:rsid w:val="00BA3013"/>
    <w:rsid w:val="00BA3640"/>
    <w:rsid w:val="00BA3E70"/>
    <w:rsid w:val="00BA480B"/>
    <w:rsid w:val="00BA4899"/>
    <w:rsid w:val="00BA4CDD"/>
    <w:rsid w:val="00BA574C"/>
    <w:rsid w:val="00BA5BC4"/>
    <w:rsid w:val="00BA6C05"/>
    <w:rsid w:val="00BA7588"/>
    <w:rsid w:val="00BA7FC4"/>
    <w:rsid w:val="00BB002C"/>
    <w:rsid w:val="00BB00AA"/>
    <w:rsid w:val="00BB1620"/>
    <w:rsid w:val="00BB195F"/>
    <w:rsid w:val="00BB1FBE"/>
    <w:rsid w:val="00BB2074"/>
    <w:rsid w:val="00BB3417"/>
    <w:rsid w:val="00BB3770"/>
    <w:rsid w:val="00BB3D5E"/>
    <w:rsid w:val="00BB5344"/>
    <w:rsid w:val="00BB61C4"/>
    <w:rsid w:val="00BB635E"/>
    <w:rsid w:val="00BB6650"/>
    <w:rsid w:val="00BB6E4E"/>
    <w:rsid w:val="00BB71AD"/>
    <w:rsid w:val="00BC0485"/>
    <w:rsid w:val="00BC0A48"/>
    <w:rsid w:val="00BC0DB2"/>
    <w:rsid w:val="00BC185D"/>
    <w:rsid w:val="00BC1F8C"/>
    <w:rsid w:val="00BC2771"/>
    <w:rsid w:val="00BC2856"/>
    <w:rsid w:val="00BC2D8F"/>
    <w:rsid w:val="00BC4492"/>
    <w:rsid w:val="00BC492D"/>
    <w:rsid w:val="00BC4B6F"/>
    <w:rsid w:val="00BC6BDA"/>
    <w:rsid w:val="00BD0D4E"/>
    <w:rsid w:val="00BD1129"/>
    <w:rsid w:val="00BD118C"/>
    <w:rsid w:val="00BD11FE"/>
    <w:rsid w:val="00BD14F6"/>
    <w:rsid w:val="00BD2253"/>
    <w:rsid w:val="00BD24FB"/>
    <w:rsid w:val="00BD2A68"/>
    <w:rsid w:val="00BD32F3"/>
    <w:rsid w:val="00BD3421"/>
    <w:rsid w:val="00BD399E"/>
    <w:rsid w:val="00BD3B20"/>
    <w:rsid w:val="00BD3EF5"/>
    <w:rsid w:val="00BD5257"/>
    <w:rsid w:val="00BD6063"/>
    <w:rsid w:val="00BD693D"/>
    <w:rsid w:val="00BD6CAA"/>
    <w:rsid w:val="00BD7182"/>
    <w:rsid w:val="00BD7C88"/>
    <w:rsid w:val="00BE080E"/>
    <w:rsid w:val="00BE08D7"/>
    <w:rsid w:val="00BE0BDE"/>
    <w:rsid w:val="00BE0C72"/>
    <w:rsid w:val="00BE16F9"/>
    <w:rsid w:val="00BE1AE0"/>
    <w:rsid w:val="00BE1CC6"/>
    <w:rsid w:val="00BE23F9"/>
    <w:rsid w:val="00BE319B"/>
    <w:rsid w:val="00BE31B1"/>
    <w:rsid w:val="00BE341A"/>
    <w:rsid w:val="00BE4205"/>
    <w:rsid w:val="00BE5131"/>
    <w:rsid w:val="00BE57EC"/>
    <w:rsid w:val="00BE5A3C"/>
    <w:rsid w:val="00BE6E45"/>
    <w:rsid w:val="00BE7799"/>
    <w:rsid w:val="00BE7BC1"/>
    <w:rsid w:val="00BF043F"/>
    <w:rsid w:val="00BF04C3"/>
    <w:rsid w:val="00BF0904"/>
    <w:rsid w:val="00BF0E71"/>
    <w:rsid w:val="00BF1030"/>
    <w:rsid w:val="00BF1319"/>
    <w:rsid w:val="00BF24F0"/>
    <w:rsid w:val="00BF2D4C"/>
    <w:rsid w:val="00BF2EAC"/>
    <w:rsid w:val="00BF3277"/>
    <w:rsid w:val="00BF4131"/>
    <w:rsid w:val="00BF4546"/>
    <w:rsid w:val="00BF4A89"/>
    <w:rsid w:val="00BF4CAD"/>
    <w:rsid w:val="00BF4E88"/>
    <w:rsid w:val="00BF5222"/>
    <w:rsid w:val="00BF615D"/>
    <w:rsid w:val="00BF691E"/>
    <w:rsid w:val="00BF6955"/>
    <w:rsid w:val="00BF72DB"/>
    <w:rsid w:val="00C001C6"/>
    <w:rsid w:val="00C00947"/>
    <w:rsid w:val="00C01C63"/>
    <w:rsid w:val="00C01CF0"/>
    <w:rsid w:val="00C02C6E"/>
    <w:rsid w:val="00C02E38"/>
    <w:rsid w:val="00C03377"/>
    <w:rsid w:val="00C034A0"/>
    <w:rsid w:val="00C04253"/>
    <w:rsid w:val="00C05905"/>
    <w:rsid w:val="00C0666E"/>
    <w:rsid w:val="00C06C27"/>
    <w:rsid w:val="00C06FFB"/>
    <w:rsid w:val="00C075F3"/>
    <w:rsid w:val="00C07B1B"/>
    <w:rsid w:val="00C10769"/>
    <w:rsid w:val="00C1099A"/>
    <w:rsid w:val="00C10B8C"/>
    <w:rsid w:val="00C110D4"/>
    <w:rsid w:val="00C113BD"/>
    <w:rsid w:val="00C128B9"/>
    <w:rsid w:val="00C14996"/>
    <w:rsid w:val="00C14F99"/>
    <w:rsid w:val="00C152AE"/>
    <w:rsid w:val="00C205BE"/>
    <w:rsid w:val="00C208EC"/>
    <w:rsid w:val="00C20D41"/>
    <w:rsid w:val="00C20D76"/>
    <w:rsid w:val="00C21334"/>
    <w:rsid w:val="00C21808"/>
    <w:rsid w:val="00C218EF"/>
    <w:rsid w:val="00C219A4"/>
    <w:rsid w:val="00C220CB"/>
    <w:rsid w:val="00C23453"/>
    <w:rsid w:val="00C23C1B"/>
    <w:rsid w:val="00C23D91"/>
    <w:rsid w:val="00C24C25"/>
    <w:rsid w:val="00C2502C"/>
    <w:rsid w:val="00C2569F"/>
    <w:rsid w:val="00C25FBC"/>
    <w:rsid w:val="00C263D7"/>
    <w:rsid w:val="00C26552"/>
    <w:rsid w:val="00C2666C"/>
    <w:rsid w:val="00C26BD8"/>
    <w:rsid w:val="00C2702E"/>
    <w:rsid w:val="00C270FA"/>
    <w:rsid w:val="00C27442"/>
    <w:rsid w:val="00C31878"/>
    <w:rsid w:val="00C328A7"/>
    <w:rsid w:val="00C329B9"/>
    <w:rsid w:val="00C32F27"/>
    <w:rsid w:val="00C336D7"/>
    <w:rsid w:val="00C339FF"/>
    <w:rsid w:val="00C34048"/>
    <w:rsid w:val="00C34379"/>
    <w:rsid w:val="00C34CD4"/>
    <w:rsid w:val="00C351F0"/>
    <w:rsid w:val="00C3522E"/>
    <w:rsid w:val="00C35475"/>
    <w:rsid w:val="00C36886"/>
    <w:rsid w:val="00C369E7"/>
    <w:rsid w:val="00C37702"/>
    <w:rsid w:val="00C379D3"/>
    <w:rsid w:val="00C411D1"/>
    <w:rsid w:val="00C42139"/>
    <w:rsid w:val="00C42A83"/>
    <w:rsid w:val="00C432EB"/>
    <w:rsid w:val="00C4399C"/>
    <w:rsid w:val="00C44818"/>
    <w:rsid w:val="00C44D48"/>
    <w:rsid w:val="00C464E1"/>
    <w:rsid w:val="00C51B61"/>
    <w:rsid w:val="00C5204A"/>
    <w:rsid w:val="00C525F9"/>
    <w:rsid w:val="00C52851"/>
    <w:rsid w:val="00C5431B"/>
    <w:rsid w:val="00C54DFC"/>
    <w:rsid w:val="00C56638"/>
    <w:rsid w:val="00C56759"/>
    <w:rsid w:val="00C5683A"/>
    <w:rsid w:val="00C56D08"/>
    <w:rsid w:val="00C57419"/>
    <w:rsid w:val="00C57713"/>
    <w:rsid w:val="00C57BB3"/>
    <w:rsid w:val="00C57C64"/>
    <w:rsid w:val="00C61DEF"/>
    <w:rsid w:val="00C622CA"/>
    <w:rsid w:val="00C622D9"/>
    <w:rsid w:val="00C62ADF"/>
    <w:rsid w:val="00C62CF6"/>
    <w:rsid w:val="00C639B4"/>
    <w:rsid w:val="00C649CC"/>
    <w:rsid w:val="00C653F0"/>
    <w:rsid w:val="00C670FB"/>
    <w:rsid w:val="00C70251"/>
    <w:rsid w:val="00C71106"/>
    <w:rsid w:val="00C71D4E"/>
    <w:rsid w:val="00C73AF0"/>
    <w:rsid w:val="00C7439E"/>
    <w:rsid w:val="00C74CCD"/>
    <w:rsid w:val="00C770D3"/>
    <w:rsid w:val="00C80131"/>
    <w:rsid w:val="00C809DF"/>
    <w:rsid w:val="00C80C19"/>
    <w:rsid w:val="00C80EC4"/>
    <w:rsid w:val="00C81FCF"/>
    <w:rsid w:val="00C82607"/>
    <w:rsid w:val="00C83389"/>
    <w:rsid w:val="00C83FB0"/>
    <w:rsid w:val="00C8406F"/>
    <w:rsid w:val="00C847C6"/>
    <w:rsid w:val="00C849A4"/>
    <w:rsid w:val="00C85033"/>
    <w:rsid w:val="00C855FE"/>
    <w:rsid w:val="00C85C2C"/>
    <w:rsid w:val="00C86942"/>
    <w:rsid w:val="00C86F45"/>
    <w:rsid w:val="00C900DC"/>
    <w:rsid w:val="00C90C24"/>
    <w:rsid w:val="00C91C17"/>
    <w:rsid w:val="00C91FC3"/>
    <w:rsid w:val="00C928A4"/>
    <w:rsid w:val="00C93D30"/>
    <w:rsid w:val="00C9456A"/>
    <w:rsid w:val="00C9526E"/>
    <w:rsid w:val="00C95E83"/>
    <w:rsid w:val="00C975EA"/>
    <w:rsid w:val="00CA062E"/>
    <w:rsid w:val="00CA0D75"/>
    <w:rsid w:val="00CA1AA5"/>
    <w:rsid w:val="00CA1E18"/>
    <w:rsid w:val="00CA29F8"/>
    <w:rsid w:val="00CA3179"/>
    <w:rsid w:val="00CA3904"/>
    <w:rsid w:val="00CA3F1F"/>
    <w:rsid w:val="00CA4569"/>
    <w:rsid w:val="00CA488C"/>
    <w:rsid w:val="00CA48B3"/>
    <w:rsid w:val="00CA5D74"/>
    <w:rsid w:val="00CA6844"/>
    <w:rsid w:val="00CA6E57"/>
    <w:rsid w:val="00CB0049"/>
    <w:rsid w:val="00CB17BE"/>
    <w:rsid w:val="00CB2242"/>
    <w:rsid w:val="00CB34EA"/>
    <w:rsid w:val="00CB3CB2"/>
    <w:rsid w:val="00CB4473"/>
    <w:rsid w:val="00CB45BE"/>
    <w:rsid w:val="00CB4B33"/>
    <w:rsid w:val="00CB54AA"/>
    <w:rsid w:val="00CB54BF"/>
    <w:rsid w:val="00CB7889"/>
    <w:rsid w:val="00CC029C"/>
    <w:rsid w:val="00CC0917"/>
    <w:rsid w:val="00CC0CC7"/>
    <w:rsid w:val="00CC2751"/>
    <w:rsid w:val="00CC3B67"/>
    <w:rsid w:val="00CC3DC4"/>
    <w:rsid w:val="00CC468C"/>
    <w:rsid w:val="00CC4B8C"/>
    <w:rsid w:val="00CC56AA"/>
    <w:rsid w:val="00CC5ABD"/>
    <w:rsid w:val="00CC6547"/>
    <w:rsid w:val="00CC657B"/>
    <w:rsid w:val="00CC6903"/>
    <w:rsid w:val="00CC69CA"/>
    <w:rsid w:val="00CC6D2F"/>
    <w:rsid w:val="00CC72A6"/>
    <w:rsid w:val="00CD2A8F"/>
    <w:rsid w:val="00CD3949"/>
    <w:rsid w:val="00CD43A0"/>
    <w:rsid w:val="00CD4885"/>
    <w:rsid w:val="00CD4B0F"/>
    <w:rsid w:val="00CD4D2C"/>
    <w:rsid w:val="00CD51AA"/>
    <w:rsid w:val="00CD56E3"/>
    <w:rsid w:val="00CD5D58"/>
    <w:rsid w:val="00CD642E"/>
    <w:rsid w:val="00CD6DB9"/>
    <w:rsid w:val="00CD7391"/>
    <w:rsid w:val="00CD7BD5"/>
    <w:rsid w:val="00CE053A"/>
    <w:rsid w:val="00CE0B74"/>
    <w:rsid w:val="00CE0D53"/>
    <w:rsid w:val="00CE1B37"/>
    <w:rsid w:val="00CE1D02"/>
    <w:rsid w:val="00CE2B3A"/>
    <w:rsid w:val="00CE36BB"/>
    <w:rsid w:val="00CE4C00"/>
    <w:rsid w:val="00CE4EA9"/>
    <w:rsid w:val="00CE5431"/>
    <w:rsid w:val="00CE563D"/>
    <w:rsid w:val="00CE782E"/>
    <w:rsid w:val="00CF0308"/>
    <w:rsid w:val="00CF065F"/>
    <w:rsid w:val="00CF168F"/>
    <w:rsid w:val="00CF1E55"/>
    <w:rsid w:val="00CF2158"/>
    <w:rsid w:val="00CF2253"/>
    <w:rsid w:val="00CF2265"/>
    <w:rsid w:val="00CF25C2"/>
    <w:rsid w:val="00CF3256"/>
    <w:rsid w:val="00CF3334"/>
    <w:rsid w:val="00CF3B8D"/>
    <w:rsid w:val="00CF3BC0"/>
    <w:rsid w:val="00CF4B9F"/>
    <w:rsid w:val="00CF5F4A"/>
    <w:rsid w:val="00CF66B1"/>
    <w:rsid w:val="00CF6943"/>
    <w:rsid w:val="00CF7E92"/>
    <w:rsid w:val="00D00434"/>
    <w:rsid w:val="00D004F6"/>
    <w:rsid w:val="00D00DF9"/>
    <w:rsid w:val="00D01B12"/>
    <w:rsid w:val="00D01BE2"/>
    <w:rsid w:val="00D02748"/>
    <w:rsid w:val="00D03B5C"/>
    <w:rsid w:val="00D03D43"/>
    <w:rsid w:val="00D04348"/>
    <w:rsid w:val="00D059B2"/>
    <w:rsid w:val="00D05B54"/>
    <w:rsid w:val="00D06972"/>
    <w:rsid w:val="00D109D7"/>
    <w:rsid w:val="00D10E4B"/>
    <w:rsid w:val="00D118D3"/>
    <w:rsid w:val="00D12457"/>
    <w:rsid w:val="00D13366"/>
    <w:rsid w:val="00D13376"/>
    <w:rsid w:val="00D13AB6"/>
    <w:rsid w:val="00D13B64"/>
    <w:rsid w:val="00D13D98"/>
    <w:rsid w:val="00D13F66"/>
    <w:rsid w:val="00D149F6"/>
    <w:rsid w:val="00D14AFD"/>
    <w:rsid w:val="00D163FB"/>
    <w:rsid w:val="00D16AAC"/>
    <w:rsid w:val="00D16C11"/>
    <w:rsid w:val="00D17184"/>
    <w:rsid w:val="00D179F3"/>
    <w:rsid w:val="00D20518"/>
    <w:rsid w:val="00D205BE"/>
    <w:rsid w:val="00D21985"/>
    <w:rsid w:val="00D21A1F"/>
    <w:rsid w:val="00D21B0E"/>
    <w:rsid w:val="00D21CC4"/>
    <w:rsid w:val="00D222EC"/>
    <w:rsid w:val="00D223F4"/>
    <w:rsid w:val="00D22503"/>
    <w:rsid w:val="00D22553"/>
    <w:rsid w:val="00D22767"/>
    <w:rsid w:val="00D231C1"/>
    <w:rsid w:val="00D241C0"/>
    <w:rsid w:val="00D24308"/>
    <w:rsid w:val="00D24371"/>
    <w:rsid w:val="00D24678"/>
    <w:rsid w:val="00D32646"/>
    <w:rsid w:val="00D32D3B"/>
    <w:rsid w:val="00D337F3"/>
    <w:rsid w:val="00D33D19"/>
    <w:rsid w:val="00D34999"/>
    <w:rsid w:val="00D34E1B"/>
    <w:rsid w:val="00D35D58"/>
    <w:rsid w:val="00D37591"/>
    <w:rsid w:val="00D3761D"/>
    <w:rsid w:val="00D40369"/>
    <w:rsid w:val="00D404B6"/>
    <w:rsid w:val="00D4092A"/>
    <w:rsid w:val="00D41FF8"/>
    <w:rsid w:val="00D42035"/>
    <w:rsid w:val="00D42746"/>
    <w:rsid w:val="00D429B0"/>
    <w:rsid w:val="00D42FEB"/>
    <w:rsid w:val="00D44C4A"/>
    <w:rsid w:val="00D44FA5"/>
    <w:rsid w:val="00D4541B"/>
    <w:rsid w:val="00D45592"/>
    <w:rsid w:val="00D45807"/>
    <w:rsid w:val="00D45893"/>
    <w:rsid w:val="00D4639B"/>
    <w:rsid w:val="00D46A37"/>
    <w:rsid w:val="00D46D24"/>
    <w:rsid w:val="00D46DFF"/>
    <w:rsid w:val="00D50757"/>
    <w:rsid w:val="00D51264"/>
    <w:rsid w:val="00D51621"/>
    <w:rsid w:val="00D517EB"/>
    <w:rsid w:val="00D51A52"/>
    <w:rsid w:val="00D52F3D"/>
    <w:rsid w:val="00D54227"/>
    <w:rsid w:val="00D547FA"/>
    <w:rsid w:val="00D5481B"/>
    <w:rsid w:val="00D55619"/>
    <w:rsid w:val="00D5640C"/>
    <w:rsid w:val="00D5650C"/>
    <w:rsid w:val="00D56A90"/>
    <w:rsid w:val="00D57208"/>
    <w:rsid w:val="00D57A65"/>
    <w:rsid w:val="00D57F92"/>
    <w:rsid w:val="00D60093"/>
    <w:rsid w:val="00D60642"/>
    <w:rsid w:val="00D627E5"/>
    <w:rsid w:val="00D641D0"/>
    <w:rsid w:val="00D6427C"/>
    <w:rsid w:val="00D64BC2"/>
    <w:rsid w:val="00D64EDD"/>
    <w:rsid w:val="00D657BE"/>
    <w:rsid w:val="00D65898"/>
    <w:rsid w:val="00D66413"/>
    <w:rsid w:val="00D66E32"/>
    <w:rsid w:val="00D67592"/>
    <w:rsid w:val="00D67703"/>
    <w:rsid w:val="00D7081B"/>
    <w:rsid w:val="00D70F49"/>
    <w:rsid w:val="00D7126D"/>
    <w:rsid w:val="00D71F5F"/>
    <w:rsid w:val="00D7284A"/>
    <w:rsid w:val="00D72B4B"/>
    <w:rsid w:val="00D7325A"/>
    <w:rsid w:val="00D7368A"/>
    <w:rsid w:val="00D7369E"/>
    <w:rsid w:val="00D73763"/>
    <w:rsid w:val="00D73826"/>
    <w:rsid w:val="00D73C4F"/>
    <w:rsid w:val="00D7522D"/>
    <w:rsid w:val="00D76089"/>
    <w:rsid w:val="00D76D3D"/>
    <w:rsid w:val="00D7715B"/>
    <w:rsid w:val="00D77337"/>
    <w:rsid w:val="00D77503"/>
    <w:rsid w:val="00D775A4"/>
    <w:rsid w:val="00D8081C"/>
    <w:rsid w:val="00D8090D"/>
    <w:rsid w:val="00D80F44"/>
    <w:rsid w:val="00D8143C"/>
    <w:rsid w:val="00D81D8E"/>
    <w:rsid w:val="00D82720"/>
    <w:rsid w:val="00D831A3"/>
    <w:rsid w:val="00D832E0"/>
    <w:rsid w:val="00D8347B"/>
    <w:rsid w:val="00D848DA"/>
    <w:rsid w:val="00D84AB7"/>
    <w:rsid w:val="00D85644"/>
    <w:rsid w:val="00D87227"/>
    <w:rsid w:val="00D874E3"/>
    <w:rsid w:val="00D90473"/>
    <w:rsid w:val="00D9085B"/>
    <w:rsid w:val="00D90AB6"/>
    <w:rsid w:val="00D90D1B"/>
    <w:rsid w:val="00D9104D"/>
    <w:rsid w:val="00D91E8F"/>
    <w:rsid w:val="00D92124"/>
    <w:rsid w:val="00D927E0"/>
    <w:rsid w:val="00D93452"/>
    <w:rsid w:val="00D93C2F"/>
    <w:rsid w:val="00D94AC0"/>
    <w:rsid w:val="00D94F27"/>
    <w:rsid w:val="00D96432"/>
    <w:rsid w:val="00D967F9"/>
    <w:rsid w:val="00D969A5"/>
    <w:rsid w:val="00D96A00"/>
    <w:rsid w:val="00DA02A7"/>
    <w:rsid w:val="00DA055D"/>
    <w:rsid w:val="00DA138E"/>
    <w:rsid w:val="00DA1563"/>
    <w:rsid w:val="00DA19D5"/>
    <w:rsid w:val="00DA2270"/>
    <w:rsid w:val="00DA2A9C"/>
    <w:rsid w:val="00DA2D26"/>
    <w:rsid w:val="00DA39F2"/>
    <w:rsid w:val="00DA3B83"/>
    <w:rsid w:val="00DA3F6A"/>
    <w:rsid w:val="00DA47F4"/>
    <w:rsid w:val="00DA52B2"/>
    <w:rsid w:val="00DA69AA"/>
    <w:rsid w:val="00DA6A0E"/>
    <w:rsid w:val="00DA6C65"/>
    <w:rsid w:val="00DA6E7C"/>
    <w:rsid w:val="00DA719B"/>
    <w:rsid w:val="00DA75F9"/>
    <w:rsid w:val="00DB0ED3"/>
    <w:rsid w:val="00DB2025"/>
    <w:rsid w:val="00DB205C"/>
    <w:rsid w:val="00DB2883"/>
    <w:rsid w:val="00DB317F"/>
    <w:rsid w:val="00DB62BB"/>
    <w:rsid w:val="00DB697A"/>
    <w:rsid w:val="00DB6EC4"/>
    <w:rsid w:val="00DB6F4B"/>
    <w:rsid w:val="00DB6F90"/>
    <w:rsid w:val="00DB7533"/>
    <w:rsid w:val="00DB7847"/>
    <w:rsid w:val="00DB7A06"/>
    <w:rsid w:val="00DC055D"/>
    <w:rsid w:val="00DC087F"/>
    <w:rsid w:val="00DC1400"/>
    <w:rsid w:val="00DC176D"/>
    <w:rsid w:val="00DC1C2D"/>
    <w:rsid w:val="00DC247A"/>
    <w:rsid w:val="00DC364D"/>
    <w:rsid w:val="00DC3B22"/>
    <w:rsid w:val="00DC411B"/>
    <w:rsid w:val="00DC4F34"/>
    <w:rsid w:val="00DC574A"/>
    <w:rsid w:val="00DC5BD0"/>
    <w:rsid w:val="00DC68BC"/>
    <w:rsid w:val="00DD1C10"/>
    <w:rsid w:val="00DD1EB7"/>
    <w:rsid w:val="00DD2FA2"/>
    <w:rsid w:val="00DD3288"/>
    <w:rsid w:val="00DD42A3"/>
    <w:rsid w:val="00DD4977"/>
    <w:rsid w:val="00DD4CFB"/>
    <w:rsid w:val="00DD50E9"/>
    <w:rsid w:val="00DD515A"/>
    <w:rsid w:val="00DD6272"/>
    <w:rsid w:val="00DD6416"/>
    <w:rsid w:val="00DD6840"/>
    <w:rsid w:val="00DD6DBB"/>
    <w:rsid w:val="00DD6EB2"/>
    <w:rsid w:val="00DD7547"/>
    <w:rsid w:val="00DD7BA3"/>
    <w:rsid w:val="00DDB91C"/>
    <w:rsid w:val="00DE0AA3"/>
    <w:rsid w:val="00DE1021"/>
    <w:rsid w:val="00DE1C43"/>
    <w:rsid w:val="00DE275C"/>
    <w:rsid w:val="00DE2D08"/>
    <w:rsid w:val="00DE4D30"/>
    <w:rsid w:val="00DE4E04"/>
    <w:rsid w:val="00DE58C7"/>
    <w:rsid w:val="00DE6BAF"/>
    <w:rsid w:val="00DE6DC2"/>
    <w:rsid w:val="00DE7C5D"/>
    <w:rsid w:val="00DE7DF5"/>
    <w:rsid w:val="00DF030B"/>
    <w:rsid w:val="00DF0F68"/>
    <w:rsid w:val="00DF35E9"/>
    <w:rsid w:val="00DF382A"/>
    <w:rsid w:val="00DF395C"/>
    <w:rsid w:val="00DF5190"/>
    <w:rsid w:val="00DF539D"/>
    <w:rsid w:val="00DF5B1F"/>
    <w:rsid w:val="00DF60DA"/>
    <w:rsid w:val="00DF721C"/>
    <w:rsid w:val="00E00AF1"/>
    <w:rsid w:val="00E01227"/>
    <w:rsid w:val="00E019E2"/>
    <w:rsid w:val="00E0202F"/>
    <w:rsid w:val="00E022AD"/>
    <w:rsid w:val="00E02E32"/>
    <w:rsid w:val="00E02E9A"/>
    <w:rsid w:val="00E03E55"/>
    <w:rsid w:val="00E04359"/>
    <w:rsid w:val="00E049AE"/>
    <w:rsid w:val="00E05186"/>
    <w:rsid w:val="00E05D57"/>
    <w:rsid w:val="00E077BB"/>
    <w:rsid w:val="00E10094"/>
    <w:rsid w:val="00E10B8F"/>
    <w:rsid w:val="00E10FE5"/>
    <w:rsid w:val="00E125D0"/>
    <w:rsid w:val="00E128A7"/>
    <w:rsid w:val="00E132EC"/>
    <w:rsid w:val="00E13727"/>
    <w:rsid w:val="00E13EFD"/>
    <w:rsid w:val="00E14107"/>
    <w:rsid w:val="00E164B4"/>
    <w:rsid w:val="00E16AD2"/>
    <w:rsid w:val="00E16EBE"/>
    <w:rsid w:val="00E17C8D"/>
    <w:rsid w:val="00E20CE7"/>
    <w:rsid w:val="00E21834"/>
    <w:rsid w:val="00E21ED5"/>
    <w:rsid w:val="00E21FCD"/>
    <w:rsid w:val="00E23C26"/>
    <w:rsid w:val="00E23D30"/>
    <w:rsid w:val="00E24777"/>
    <w:rsid w:val="00E249C1"/>
    <w:rsid w:val="00E25266"/>
    <w:rsid w:val="00E25BF7"/>
    <w:rsid w:val="00E25D77"/>
    <w:rsid w:val="00E26471"/>
    <w:rsid w:val="00E26A12"/>
    <w:rsid w:val="00E30537"/>
    <w:rsid w:val="00E30A91"/>
    <w:rsid w:val="00E33960"/>
    <w:rsid w:val="00E33C3E"/>
    <w:rsid w:val="00E3402E"/>
    <w:rsid w:val="00E35AFB"/>
    <w:rsid w:val="00E360AD"/>
    <w:rsid w:val="00E36FC5"/>
    <w:rsid w:val="00E37F57"/>
    <w:rsid w:val="00E40061"/>
    <w:rsid w:val="00E40064"/>
    <w:rsid w:val="00E404BF"/>
    <w:rsid w:val="00E41892"/>
    <w:rsid w:val="00E41C32"/>
    <w:rsid w:val="00E41F0F"/>
    <w:rsid w:val="00E4203E"/>
    <w:rsid w:val="00E46806"/>
    <w:rsid w:val="00E508D4"/>
    <w:rsid w:val="00E516AC"/>
    <w:rsid w:val="00E51DAB"/>
    <w:rsid w:val="00E52334"/>
    <w:rsid w:val="00E52C41"/>
    <w:rsid w:val="00E535E9"/>
    <w:rsid w:val="00E5385A"/>
    <w:rsid w:val="00E54311"/>
    <w:rsid w:val="00E54ED2"/>
    <w:rsid w:val="00E55413"/>
    <w:rsid w:val="00E5566A"/>
    <w:rsid w:val="00E55C11"/>
    <w:rsid w:val="00E5669D"/>
    <w:rsid w:val="00E570DF"/>
    <w:rsid w:val="00E57A60"/>
    <w:rsid w:val="00E57E23"/>
    <w:rsid w:val="00E60541"/>
    <w:rsid w:val="00E618BC"/>
    <w:rsid w:val="00E622DF"/>
    <w:rsid w:val="00E6304E"/>
    <w:rsid w:val="00E6321D"/>
    <w:rsid w:val="00E63939"/>
    <w:rsid w:val="00E63A91"/>
    <w:rsid w:val="00E64884"/>
    <w:rsid w:val="00E64FB5"/>
    <w:rsid w:val="00E651FF"/>
    <w:rsid w:val="00E65C29"/>
    <w:rsid w:val="00E660D2"/>
    <w:rsid w:val="00E66249"/>
    <w:rsid w:val="00E66F1A"/>
    <w:rsid w:val="00E675BA"/>
    <w:rsid w:val="00E6785E"/>
    <w:rsid w:val="00E70DA1"/>
    <w:rsid w:val="00E713E2"/>
    <w:rsid w:val="00E72A20"/>
    <w:rsid w:val="00E72A9C"/>
    <w:rsid w:val="00E72CC7"/>
    <w:rsid w:val="00E738DF"/>
    <w:rsid w:val="00E7413B"/>
    <w:rsid w:val="00E7477C"/>
    <w:rsid w:val="00E748A1"/>
    <w:rsid w:val="00E7551C"/>
    <w:rsid w:val="00E757A5"/>
    <w:rsid w:val="00E7749A"/>
    <w:rsid w:val="00E80263"/>
    <w:rsid w:val="00E80319"/>
    <w:rsid w:val="00E8083D"/>
    <w:rsid w:val="00E816D2"/>
    <w:rsid w:val="00E822A2"/>
    <w:rsid w:val="00E826CF"/>
    <w:rsid w:val="00E83A93"/>
    <w:rsid w:val="00E85EB6"/>
    <w:rsid w:val="00E8608E"/>
    <w:rsid w:val="00E86262"/>
    <w:rsid w:val="00E86455"/>
    <w:rsid w:val="00E869CA"/>
    <w:rsid w:val="00E8708F"/>
    <w:rsid w:val="00E87E7E"/>
    <w:rsid w:val="00E90187"/>
    <w:rsid w:val="00E9060E"/>
    <w:rsid w:val="00E916ED"/>
    <w:rsid w:val="00E91770"/>
    <w:rsid w:val="00E930EC"/>
    <w:rsid w:val="00E93350"/>
    <w:rsid w:val="00E93864"/>
    <w:rsid w:val="00E94281"/>
    <w:rsid w:val="00E95C32"/>
    <w:rsid w:val="00E9732F"/>
    <w:rsid w:val="00E978E2"/>
    <w:rsid w:val="00EA17EA"/>
    <w:rsid w:val="00EA1BEF"/>
    <w:rsid w:val="00EA1CBE"/>
    <w:rsid w:val="00EA27A9"/>
    <w:rsid w:val="00EA3741"/>
    <w:rsid w:val="00EA3F71"/>
    <w:rsid w:val="00EA41C6"/>
    <w:rsid w:val="00EA436E"/>
    <w:rsid w:val="00EA46DA"/>
    <w:rsid w:val="00EA5151"/>
    <w:rsid w:val="00EA57F8"/>
    <w:rsid w:val="00EA66A2"/>
    <w:rsid w:val="00EA7AC1"/>
    <w:rsid w:val="00EB1720"/>
    <w:rsid w:val="00EB1D2D"/>
    <w:rsid w:val="00EB1D87"/>
    <w:rsid w:val="00EB26F7"/>
    <w:rsid w:val="00EB2EA5"/>
    <w:rsid w:val="00EB30AD"/>
    <w:rsid w:val="00EB3CFA"/>
    <w:rsid w:val="00EB4EEB"/>
    <w:rsid w:val="00EB4F54"/>
    <w:rsid w:val="00EB5D47"/>
    <w:rsid w:val="00EB754A"/>
    <w:rsid w:val="00EB7F95"/>
    <w:rsid w:val="00EC04DB"/>
    <w:rsid w:val="00EC13E5"/>
    <w:rsid w:val="00EC1623"/>
    <w:rsid w:val="00EC1D70"/>
    <w:rsid w:val="00EC1EC5"/>
    <w:rsid w:val="00EC2428"/>
    <w:rsid w:val="00EC2B06"/>
    <w:rsid w:val="00EC2CBA"/>
    <w:rsid w:val="00EC3CDE"/>
    <w:rsid w:val="00EC44CF"/>
    <w:rsid w:val="00EC5ADD"/>
    <w:rsid w:val="00EC6E9D"/>
    <w:rsid w:val="00EC7E6E"/>
    <w:rsid w:val="00ED1150"/>
    <w:rsid w:val="00ED1AC7"/>
    <w:rsid w:val="00ED2DB7"/>
    <w:rsid w:val="00ED38FD"/>
    <w:rsid w:val="00ED404A"/>
    <w:rsid w:val="00ED551F"/>
    <w:rsid w:val="00ED60AC"/>
    <w:rsid w:val="00ED6B17"/>
    <w:rsid w:val="00ED6BB4"/>
    <w:rsid w:val="00ED6DCC"/>
    <w:rsid w:val="00ED6E15"/>
    <w:rsid w:val="00EE0EAE"/>
    <w:rsid w:val="00EE1712"/>
    <w:rsid w:val="00EE1E24"/>
    <w:rsid w:val="00EE2B30"/>
    <w:rsid w:val="00EE309C"/>
    <w:rsid w:val="00EE3E45"/>
    <w:rsid w:val="00EE4192"/>
    <w:rsid w:val="00EE43C4"/>
    <w:rsid w:val="00EE44E2"/>
    <w:rsid w:val="00EE499A"/>
    <w:rsid w:val="00EE55A5"/>
    <w:rsid w:val="00EE5C23"/>
    <w:rsid w:val="00EE5EE8"/>
    <w:rsid w:val="00EE6EBB"/>
    <w:rsid w:val="00EE7190"/>
    <w:rsid w:val="00EE7E9A"/>
    <w:rsid w:val="00EF01E9"/>
    <w:rsid w:val="00EF120D"/>
    <w:rsid w:val="00EF1D25"/>
    <w:rsid w:val="00EF22E9"/>
    <w:rsid w:val="00EF41F6"/>
    <w:rsid w:val="00EF43B5"/>
    <w:rsid w:val="00EF440A"/>
    <w:rsid w:val="00EF4621"/>
    <w:rsid w:val="00EF58DE"/>
    <w:rsid w:val="00EF5A2F"/>
    <w:rsid w:val="00EF6F85"/>
    <w:rsid w:val="00F000BF"/>
    <w:rsid w:val="00F00679"/>
    <w:rsid w:val="00F008FA"/>
    <w:rsid w:val="00F00D56"/>
    <w:rsid w:val="00F00F82"/>
    <w:rsid w:val="00F010A3"/>
    <w:rsid w:val="00F01457"/>
    <w:rsid w:val="00F0163C"/>
    <w:rsid w:val="00F033BD"/>
    <w:rsid w:val="00F03E42"/>
    <w:rsid w:val="00F0440A"/>
    <w:rsid w:val="00F052F7"/>
    <w:rsid w:val="00F05A75"/>
    <w:rsid w:val="00F06255"/>
    <w:rsid w:val="00F0657C"/>
    <w:rsid w:val="00F07DBF"/>
    <w:rsid w:val="00F10081"/>
    <w:rsid w:val="00F101A4"/>
    <w:rsid w:val="00F11272"/>
    <w:rsid w:val="00F1136B"/>
    <w:rsid w:val="00F11498"/>
    <w:rsid w:val="00F1207E"/>
    <w:rsid w:val="00F12288"/>
    <w:rsid w:val="00F12BDC"/>
    <w:rsid w:val="00F13410"/>
    <w:rsid w:val="00F13A31"/>
    <w:rsid w:val="00F1474E"/>
    <w:rsid w:val="00F14BBE"/>
    <w:rsid w:val="00F15884"/>
    <w:rsid w:val="00F15C22"/>
    <w:rsid w:val="00F15F10"/>
    <w:rsid w:val="00F16C91"/>
    <w:rsid w:val="00F174FE"/>
    <w:rsid w:val="00F17527"/>
    <w:rsid w:val="00F17C54"/>
    <w:rsid w:val="00F17D8A"/>
    <w:rsid w:val="00F2319F"/>
    <w:rsid w:val="00F23E3C"/>
    <w:rsid w:val="00F240DE"/>
    <w:rsid w:val="00F242DA"/>
    <w:rsid w:val="00F243D8"/>
    <w:rsid w:val="00F24C70"/>
    <w:rsid w:val="00F258E4"/>
    <w:rsid w:val="00F25A70"/>
    <w:rsid w:val="00F25AE8"/>
    <w:rsid w:val="00F25BBF"/>
    <w:rsid w:val="00F25C19"/>
    <w:rsid w:val="00F26EE2"/>
    <w:rsid w:val="00F277FC"/>
    <w:rsid w:val="00F30380"/>
    <w:rsid w:val="00F306DF"/>
    <w:rsid w:val="00F3129E"/>
    <w:rsid w:val="00F3139E"/>
    <w:rsid w:val="00F3284C"/>
    <w:rsid w:val="00F32BDF"/>
    <w:rsid w:val="00F33C02"/>
    <w:rsid w:val="00F3426A"/>
    <w:rsid w:val="00F35287"/>
    <w:rsid w:val="00F35D3A"/>
    <w:rsid w:val="00F35D4C"/>
    <w:rsid w:val="00F361A4"/>
    <w:rsid w:val="00F379C7"/>
    <w:rsid w:val="00F37D41"/>
    <w:rsid w:val="00F4098D"/>
    <w:rsid w:val="00F4130D"/>
    <w:rsid w:val="00F41734"/>
    <w:rsid w:val="00F4184C"/>
    <w:rsid w:val="00F41EE9"/>
    <w:rsid w:val="00F427D4"/>
    <w:rsid w:val="00F428B1"/>
    <w:rsid w:val="00F42F00"/>
    <w:rsid w:val="00F43F4C"/>
    <w:rsid w:val="00F44278"/>
    <w:rsid w:val="00F44B9C"/>
    <w:rsid w:val="00F450D5"/>
    <w:rsid w:val="00F469FE"/>
    <w:rsid w:val="00F475A1"/>
    <w:rsid w:val="00F47B24"/>
    <w:rsid w:val="00F51599"/>
    <w:rsid w:val="00F516CF"/>
    <w:rsid w:val="00F52297"/>
    <w:rsid w:val="00F52722"/>
    <w:rsid w:val="00F53715"/>
    <w:rsid w:val="00F53BEF"/>
    <w:rsid w:val="00F545C0"/>
    <w:rsid w:val="00F54D74"/>
    <w:rsid w:val="00F555E5"/>
    <w:rsid w:val="00F55F3C"/>
    <w:rsid w:val="00F5756C"/>
    <w:rsid w:val="00F578C8"/>
    <w:rsid w:val="00F57AE9"/>
    <w:rsid w:val="00F6012E"/>
    <w:rsid w:val="00F609E0"/>
    <w:rsid w:val="00F60A0E"/>
    <w:rsid w:val="00F61000"/>
    <w:rsid w:val="00F61781"/>
    <w:rsid w:val="00F626EC"/>
    <w:rsid w:val="00F62B87"/>
    <w:rsid w:val="00F62C15"/>
    <w:rsid w:val="00F63F11"/>
    <w:rsid w:val="00F63FB7"/>
    <w:rsid w:val="00F65B62"/>
    <w:rsid w:val="00F65DCE"/>
    <w:rsid w:val="00F66141"/>
    <w:rsid w:val="00F67BB8"/>
    <w:rsid w:val="00F71830"/>
    <w:rsid w:val="00F72B75"/>
    <w:rsid w:val="00F7317F"/>
    <w:rsid w:val="00F73184"/>
    <w:rsid w:val="00F748F8"/>
    <w:rsid w:val="00F74D73"/>
    <w:rsid w:val="00F75446"/>
    <w:rsid w:val="00F755B1"/>
    <w:rsid w:val="00F75DEE"/>
    <w:rsid w:val="00F775B9"/>
    <w:rsid w:val="00F777A4"/>
    <w:rsid w:val="00F80B01"/>
    <w:rsid w:val="00F81603"/>
    <w:rsid w:val="00F81690"/>
    <w:rsid w:val="00F817C3"/>
    <w:rsid w:val="00F81D91"/>
    <w:rsid w:val="00F82142"/>
    <w:rsid w:val="00F82854"/>
    <w:rsid w:val="00F83573"/>
    <w:rsid w:val="00F837A3"/>
    <w:rsid w:val="00F84C5B"/>
    <w:rsid w:val="00F85DEE"/>
    <w:rsid w:val="00F86174"/>
    <w:rsid w:val="00F8696D"/>
    <w:rsid w:val="00F86B00"/>
    <w:rsid w:val="00F87062"/>
    <w:rsid w:val="00F87BD1"/>
    <w:rsid w:val="00F90110"/>
    <w:rsid w:val="00F9035E"/>
    <w:rsid w:val="00F90984"/>
    <w:rsid w:val="00F91B08"/>
    <w:rsid w:val="00F91F01"/>
    <w:rsid w:val="00F929E1"/>
    <w:rsid w:val="00F9367C"/>
    <w:rsid w:val="00F94224"/>
    <w:rsid w:val="00F94BD1"/>
    <w:rsid w:val="00F975B2"/>
    <w:rsid w:val="00FA0082"/>
    <w:rsid w:val="00FA1768"/>
    <w:rsid w:val="00FA1A5A"/>
    <w:rsid w:val="00FA2C8A"/>
    <w:rsid w:val="00FA41DE"/>
    <w:rsid w:val="00FA4281"/>
    <w:rsid w:val="00FA4A4E"/>
    <w:rsid w:val="00FA4B18"/>
    <w:rsid w:val="00FA51F4"/>
    <w:rsid w:val="00FA59B2"/>
    <w:rsid w:val="00FA6CD7"/>
    <w:rsid w:val="00FB0045"/>
    <w:rsid w:val="00FB1E53"/>
    <w:rsid w:val="00FB2933"/>
    <w:rsid w:val="00FB3F7C"/>
    <w:rsid w:val="00FB4215"/>
    <w:rsid w:val="00FB4CF4"/>
    <w:rsid w:val="00FB4EAE"/>
    <w:rsid w:val="00FB58A6"/>
    <w:rsid w:val="00FB6E06"/>
    <w:rsid w:val="00FB737F"/>
    <w:rsid w:val="00FC030C"/>
    <w:rsid w:val="00FC0889"/>
    <w:rsid w:val="00FC1AD9"/>
    <w:rsid w:val="00FC39A2"/>
    <w:rsid w:val="00FC3D5A"/>
    <w:rsid w:val="00FC484C"/>
    <w:rsid w:val="00FC4858"/>
    <w:rsid w:val="00FC514D"/>
    <w:rsid w:val="00FC52F0"/>
    <w:rsid w:val="00FC594F"/>
    <w:rsid w:val="00FC69F0"/>
    <w:rsid w:val="00FC6F17"/>
    <w:rsid w:val="00FC739B"/>
    <w:rsid w:val="00FC77F1"/>
    <w:rsid w:val="00FC7952"/>
    <w:rsid w:val="00FC7CD7"/>
    <w:rsid w:val="00FD281C"/>
    <w:rsid w:val="00FD3DBC"/>
    <w:rsid w:val="00FD46AB"/>
    <w:rsid w:val="00FD475F"/>
    <w:rsid w:val="00FD5600"/>
    <w:rsid w:val="00FD609A"/>
    <w:rsid w:val="00FD61CF"/>
    <w:rsid w:val="00FD73D0"/>
    <w:rsid w:val="00FE0751"/>
    <w:rsid w:val="00FE1020"/>
    <w:rsid w:val="00FE1141"/>
    <w:rsid w:val="00FE12F0"/>
    <w:rsid w:val="00FE1683"/>
    <w:rsid w:val="00FE1D19"/>
    <w:rsid w:val="00FE1FE2"/>
    <w:rsid w:val="00FE3A3D"/>
    <w:rsid w:val="00FE3E8B"/>
    <w:rsid w:val="00FE4F19"/>
    <w:rsid w:val="00FE5B13"/>
    <w:rsid w:val="00FE5C5D"/>
    <w:rsid w:val="00FE6AC8"/>
    <w:rsid w:val="00FE7578"/>
    <w:rsid w:val="00FE7EA1"/>
    <w:rsid w:val="00FF0560"/>
    <w:rsid w:val="00FF2646"/>
    <w:rsid w:val="00FF30DE"/>
    <w:rsid w:val="00FF35B9"/>
    <w:rsid w:val="00FF394D"/>
    <w:rsid w:val="00FF56F8"/>
    <w:rsid w:val="00FF5ADD"/>
    <w:rsid w:val="00FF5CDE"/>
    <w:rsid w:val="00FF63A3"/>
    <w:rsid w:val="00FF6E80"/>
    <w:rsid w:val="00FF7748"/>
    <w:rsid w:val="00FF7B2D"/>
    <w:rsid w:val="0116D561"/>
    <w:rsid w:val="01239471"/>
    <w:rsid w:val="012B5C14"/>
    <w:rsid w:val="012CB2F8"/>
    <w:rsid w:val="017E5E41"/>
    <w:rsid w:val="01C86E50"/>
    <w:rsid w:val="01C8D6FF"/>
    <w:rsid w:val="01E205CE"/>
    <w:rsid w:val="01E51670"/>
    <w:rsid w:val="01F63581"/>
    <w:rsid w:val="01FC95BE"/>
    <w:rsid w:val="02112B8F"/>
    <w:rsid w:val="022330E8"/>
    <w:rsid w:val="02644E6E"/>
    <w:rsid w:val="0266DD99"/>
    <w:rsid w:val="0267736F"/>
    <w:rsid w:val="0283AB50"/>
    <w:rsid w:val="029557F7"/>
    <w:rsid w:val="02A92285"/>
    <w:rsid w:val="02AEA510"/>
    <w:rsid w:val="02BC0060"/>
    <w:rsid w:val="02C2266E"/>
    <w:rsid w:val="02D40107"/>
    <w:rsid w:val="02D9C223"/>
    <w:rsid w:val="02F9DCD9"/>
    <w:rsid w:val="03088BB2"/>
    <w:rsid w:val="03219A37"/>
    <w:rsid w:val="03646527"/>
    <w:rsid w:val="036B4D19"/>
    <w:rsid w:val="037089CD"/>
    <w:rsid w:val="0370A498"/>
    <w:rsid w:val="03A66EE0"/>
    <w:rsid w:val="03D5289B"/>
    <w:rsid w:val="03D8D451"/>
    <w:rsid w:val="03E3EB9B"/>
    <w:rsid w:val="0400FEEA"/>
    <w:rsid w:val="0402827D"/>
    <w:rsid w:val="041A2C84"/>
    <w:rsid w:val="041F572C"/>
    <w:rsid w:val="042B1DB9"/>
    <w:rsid w:val="0471A458"/>
    <w:rsid w:val="0476AD5C"/>
    <w:rsid w:val="04AA6D6C"/>
    <w:rsid w:val="04AF64B9"/>
    <w:rsid w:val="04B68D2F"/>
    <w:rsid w:val="04BAA9F6"/>
    <w:rsid w:val="04C45743"/>
    <w:rsid w:val="0512ADD1"/>
    <w:rsid w:val="05309EDB"/>
    <w:rsid w:val="053A622C"/>
    <w:rsid w:val="054BAE96"/>
    <w:rsid w:val="0564A157"/>
    <w:rsid w:val="0577035A"/>
    <w:rsid w:val="0592B8D8"/>
    <w:rsid w:val="05C3453B"/>
    <w:rsid w:val="06171AD5"/>
    <w:rsid w:val="061A7198"/>
    <w:rsid w:val="06379867"/>
    <w:rsid w:val="06438239"/>
    <w:rsid w:val="06631EEA"/>
    <w:rsid w:val="067ACC1F"/>
    <w:rsid w:val="0687A127"/>
    <w:rsid w:val="06934437"/>
    <w:rsid w:val="06B95687"/>
    <w:rsid w:val="06D836F5"/>
    <w:rsid w:val="06DCBA46"/>
    <w:rsid w:val="06E531CC"/>
    <w:rsid w:val="07048414"/>
    <w:rsid w:val="070D8CB8"/>
    <w:rsid w:val="0715BA97"/>
    <w:rsid w:val="0739F54A"/>
    <w:rsid w:val="075C381D"/>
    <w:rsid w:val="0785FF04"/>
    <w:rsid w:val="07B5C8F6"/>
    <w:rsid w:val="07BD44B3"/>
    <w:rsid w:val="07DB5DA1"/>
    <w:rsid w:val="07E0EDDE"/>
    <w:rsid w:val="07FA71C8"/>
    <w:rsid w:val="07FC88C0"/>
    <w:rsid w:val="08127882"/>
    <w:rsid w:val="0833ECF7"/>
    <w:rsid w:val="084B41E7"/>
    <w:rsid w:val="0862A399"/>
    <w:rsid w:val="0873C9C6"/>
    <w:rsid w:val="087A8134"/>
    <w:rsid w:val="087B6502"/>
    <w:rsid w:val="08945E2A"/>
    <w:rsid w:val="08990AB5"/>
    <w:rsid w:val="089BFB02"/>
    <w:rsid w:val="08AAF30F"/>
    <w:rsid w:val="08BAF4FD"/>
    <w:rsid w:val="08D6D240"/>
    <w:rsid w:val="08DA2545"/>
    <w:rsid w:val="08DD6E63"/>
    <w:rsid w:val="0900843E"/>
    <w:rsid w:val="0973E703"/>
    <w:rsid w:val="09797ED2"/>
    <w:rsid w:val="097F5001"/>
    <w:rsid w:val="0986C33D"/>
    <w:rsid w:val="099892C3"/>
    <w:rsid w:val="09A34FF7"/>
    <w:rsid w:val="09A4A187"/>
    <w:rsid w:val="09A7D88A"/>
    <w:rsid w:val="09B8002B"/>
    <w:rsid w:val="09B93690"/>
    <w:rsid w:val="09BE402C"/>
    <w:rsid w:val="09DFF8CC"/>
    <w:rsid w:val="09E04C38"/>
    <w:rsid w:val="09E9F302"/>
    <w:rsid w:val="09EE1E42"/>
    <w:rsid w:val="09EE6571"/>
    <w:rsid w:val="09FC0427"/>
    <w:rsid w:val="0A14114C"/>
    <w:rsid w:val="0A318260"/>
    <w:rsid w:val="0A318FD7"/>
    <w:rsid w:val="0A6D3950"/>
    <w:rsid w:val="0A7AB6F9"/>
    <w:rsid w:val="0A7D7862"/>
    <w:rsid w:val="0A8C176F"/>
    <w:rsid w:val="0ABEC933"/>
    <w:rsid w:val="0AC0A35D"/>
    <w:rsid w:val="0B0921C1"/>
    <w:rsid w:val="0B14D8E1"/>
    <w:rsid w:val="0B1560E8"/>
    <w:rsid w:val="0B1761A8"/>
    <w:rsid w:val="0B4CD0F7"/>
    <w:rsid w:val="0B59BF19"/>
    <w:rsid w:val="0B5F5D32"/>
    <w:rsid w:val="0B92E22B"/>
    <w:rsid w:val="0BD45D01"/>
    <w:rsid w:val="0C22871C"/>
    <w:rsid w:val="0C372AF9"/>
    <w:rsid w:val="0C4E2369"/>
    <w:rsid w:val="0C5BF8DF"/>
    <w:rsid w:val="0C828952"/>
    <w:rsid w:val="0C95528A"/>
    <w:rsid w:val="0C9CD7A3"/>
    <w:rsid w:val="0CA61519"/>
    <w:rsid w:val="0CD1E7BA"/>
    <w:rsid w:val="0CD59F3C"/>
    <w:rsid w:val="0CD7BE92"/>
    <w:rsid w:val="0CEE7753"/>
    <w:rsid w:val="0D123BB9"/>
    <w:rsid w:val="0D150D01"/>
    <w:rsid w:val="0D178E6D"/>
    <w:rsid w:val="0D2878D7"/>
    <w:rsid w:val="0D3C7E78"/>
    <w:rsid w:val="0D3FB93E"/>
    <w:rsid w:val="0D6EBE0B"/>
    <w:rsid w:val="0D6F45FE"/>
    <w:rsid w:val="0D82EDBB"/>
    <w:rsid w:val="0DBEA877"/>
    <w:rsid w:val="0DD46432"/>
    <w:rsid w:val="0E0590A7"/>
    <w:rsid w:val="0E0F68C4"/>
    <w:rsid w:val="0E1A6807"/>
    <w:rsid w:val="0E1B0C29"/>
    <w:rsid w:val="0E1C6E9D"/>
    <w:rsid w:val="0E65FFAD"/>
    <w:rsid w:val="0E8C4D72"/>
    <w:rsid w:val="0E941ABF"/>
    <w:rsid w:val="0EDC8A0A"/>
    <w:rsid w:val="0EE74F07"/>
    <w:rsid w:val="0F25E526"/>
    <w:rsid w:val="0F37A4B5"/>
    <w:rsid w:val="0F38A00E"/>
    <w:rsid w:val="0F3FF165"/>
    <w:rsid w:val="0F673AF9"/>
    <w:rsid w:val="0F6952F6"/>
    <w:rsid w:val="0F6DE0B2"/>
    <w:rsid w:val="0F6ECD82"/>
    <w:rsid w:val="0FA07408"/>
    <w:rsid w:val="0FA5774F"/>
    <w:rsid w:val="0FB4078B"/>
    <w:rsid w:val="0FC1EA47"/>
    <w:rsid w:val="0FC8BFD3"/>
    <w:rsid w:val="0FD3D777"/>
    <w:rsid w:val="0FED919F"/>
    <w:rsid w:val="1016CBAE"/>
    <w:rsid w:val="1041591A"/>
    <w:rsid w:val="105A8676"/>
    <w:rsid w:val="10672D13"/>
    <w:rsid w:val="106E4FCD"/>
    <w:rsid w:val="1077D92D"/>
    <w:rsid w:val="10941682"/>
    <w:rsid w:val="10C6F2FA"/>
    <w:rsid w:val="110CC18A"/>
    <w:rsid w:val="110D53B7"/>
    <w:rsid w:val="111A285F"/>
    <w:rsid w:val="111D05A4"/>
    <w:rsid w:val="11367DD8"/>
    <w:rsid w:val="1142BCA0"/>
    <w:rsid w:val="11698F37"/>
    <w:rsid w:val="117B8C12"/>
    <w:rsid w:val="11A1C8FC"/>
    <w:rsid w:val="11C77C63"/>
    <w:rsid w:val="11D5B7FC"/>
    <w:rsid w:val="11E1755A"/>
    <w:rsid w:val="12127BA6"/>
    <w:rsid w:val="122FBE5E"/>
    <w:rsid w:val="12303916"/>
    <w:rsid w:val="123BE4F0"/>
    <w:rsid w:val="123E9594"/>
    <w:rsid w:val="12527BB7"/>
    <w:rsid w:val="12712032"/>
    <w:rsid w:val="127666AC"/>
    <w:rsid w:val="127EA138"/>
    <w:rsid w:val="12C9EE5E"/>
    <w:rsid w:val="12E26C29"/>
    <w:rsid w:val="1305CFD1"/>
    <w:rsid w:val="1327DEC3"/>
    <w:rsid w:val="132DB9B2"/>
    <w:rsid w:val="133205AD"/>
    <w:rsid w:val="134FBA5D"/>
    <w:rsid w:val="13549FD3"/>
    <w:rsid w:val="136822A5"/>
    <w:rsid w:val="136920F2"/>
    <w:rsid w:val="139B98D2"/>
    <w:rsid w:val="139F628C"/>
    <w:rsid w:val="13AE20D7"/>
    <w:rsid w:val="13CFC5C7"/>
    <w:rsid w:val="13D40D29"/>
    <w:rsid w:val="13DA697C"/>
    <w:rsid w:val="13DAF440"/>
    <w:rsid w:val="13E94C93"/>
    <w:rsid w:val="13FD69D3"/>
    <w:rsid w:val="140398F5"/>
    <w:rsid w:val="1412B82D"/>
    <w:rsid w:val="1412C83A"/>
    <w:rsid w:val="14253898"/>
    <w:rsid w:val="142A2EF4"/>
    <w:rsid w:val="144D411F"/>
    <w:rsid w:val="1498BBBB"/>
    <w:rsid w:val="14CC3946"/>
    <w:rsid w:val="14EC6F8B"/>
    <w:rsid w:val="15244ACC"/>
    <w:rsid w:val="153DD3A9"/>
    <w:rsid w:val="156C5B86"/>
    <w:rsid w:val="15769B64"/>
    <w:rsid w:val="158294CE"/>
    <w:rsid w:val="15839C21"/>
    <w:rsid w:val="1590B2F7"/>
    <w:rsid w:val="1593C749"/>
    <w:rsid w:val="15B08205"/>
    <w:rsid w:val="15BAB36C"/>
    <w:rsid w:val="15CD7F13"/>
    <w:rsid w:val="15DEDB24"/>
    <w:rsid w:val="1601CC01"/>
    <w:rsid w:val="1631A42B"/>
    <w:rsid w:val="163E01ED"/>
    <w:rsid w:val="16494D4C"/>
    <w:rsid w:val="16501DA6"/>
    <w:rsid w:val="16588CDD"/>
    <w:rsid w:val="1662DCAC"/>
    <w:rsid w:val="1666AD7F"/>
    <w:rsid w:val="169B8A13"/>
    <w:rsid w:val="16C5AB67"/>
    <w:rsid w:val="16C6E5A0"/>
    <w:rsid w:val="16FFDB33"/>
    <w:rsid w:val="1702034A"/>
    <w:rsid w:val="170AE6EB"/>
    <w:rsid w:val="170D911A"/>
    <w:rsid w:val="1718F7BF"/>
    <w:rsid w:val="17237ABE"/>
    <w:rsid w:val="17306322"/>
    <w:rsid w:val="17388929"/>
    <w:rsid w:val="1763D946"/>
    <w:rsid w:val="17888FA3"/>
    <w:rsid w:val="17E0432B"/>
    <w:rsid w:val="17E67613"/>
    <w:rsid w:val="182C1FA6"/>
    <w:rsid w:val="183D73CF"/>
    <w:rsid w:val="1846BB9F"/>
    <w:rsid w:val="184C20F5"/>
    <w:rsid w:val="187962EE"/>
    <w:rsid w:val="18A0CA38"/>
    <w:rsid w:val="18A8EB6F"/>
    <w:rsid w:val="18ADF1DD"/>
    <w:rsid w:val="18AFFECC"/>
    <w:rsid w:val="18D553F2"/>
    <w:rsid w:val="18D80C4F"/>
    <w:rsid w:val="18F1FA9D"/>
    <w:rsid w:val="18F920BE"/>
    <w:rsid w:val="1900ED44"/>
    <w:rsid w:val="19014D98"/>
    <w:rsid w:val="191E243D"/>
    <w:rsid w:val="1920C26C"/>
    <w:rsid w:val="193BD17E"/>
    <w:rsid w:val="1984551E"/>
    <w:rsid w:val="198B1B77"/>
    <w:rsid w:val="1996FF5A"/>
    <w:rsid w:val="19A214A0"/>
    <w:rsid w:val="19BC7738"/>
    <w:rsid w:val="19C16CFB"/>
    <w:rsid w:val="19DA900A"/>
    <w:rsid w:val="19EBFDF8"/>
    <w:rsid w:val="19EEE3E1"/>
    <w:rsid w:val="1A085187"/>
    <w:rsid w:val="1A12DA2D"/>
    <w:rsid w:val="1A2A333D"/>
    <w:rsid w:val="1A86BB3A"/>
    <w:rsid w:val="1A924CEF"/>
    <w:rsid w:val="1AB09574"/>
    <w:rsid w:val="1AD43C50"/>
    <w:rsid w:val="1ADC3B11"/>
    <w:rsid w:val="1B335F93"/>
    <w:rsid w:val="1B6BDB9F"/>
    <w:rsid w:val="1B88C25D"/>
    <w:rsid w:val="1BA726BA"/>
    <w:rsid w:val="1BB0AC71"/>
    <w:rsid w:val="1BB90AF2"/>
    <w:rsid w:val="1BD99A6F"/>
    <w:rsid w:val="1BE68CAE"/>
    <w:rsid w:val="1C8A808D"/>
    <w:rsid w:val="1C98DD44"/>
    <w:rsid w:val="1C991252"/>
    <w:rsid w:val="1C9AD155"/>
    <w:rsid w:val="1CE67CD5"/>
    <w:rsid w:val="1CFCA8D9"/>
    <w:rsid w:val="1D0A3CD4"/>
    <w:rsid w:val="1D40AA5B"/>
    <w:rsid w:val="1D435607"/>
    <w:rsid w:val="1D75A122"/>
    <w:rsid w:val="1DDB80F3"/>
    <w:rsid w:val="1DE851E9"/>
    <w:rsid w:val="1DF3ACB2"/>
    <w:rsid w:val="1DFDB21D"/>
    <w:rsid w:val="1E000F3A"/>
    <w:rsid w:val="1E043E1E"/>
    <w:rsid w:val="1E0A39CB"/>
    <w:rsid w:val="1E100A07"/>
    <w:rsid w:val="1E19C609"/>
    <w:rsid w:val="1E3849C9"/>
    <w:rsid w:val="1E3AC860"/>
    <w:rsid w:val="1E497D37"/>
    <w:rsid w:val="1E4D6265"/>
    <w:rsid w:val="1E6C5485"/>
    <w:rsid w:val="1E796604"/>
    <w:rsid w:val="1E8968B4"/>
    <w:rsid w:val="1E93F7D7"/>
    <w:rsid w:val="1EE9AD99"/>
    <w:rsid w:val="1EF47EF0"/>
    <w:rsid w:val="1F0B40D7"/>
    <w:rsid w:val="1F1EA01C"/>
    <w:rsid w:val="1F486671"/>
    <w:rsid w:val="1F5D6E76"/>
    <w:rsid w:val="1F60D6A4"/>
    <w:rsid w:val="1F70A0F0"/>
    <w:rsid w:val="1F7798C2"/>
    <w:rsid w:val="1F8BCE46"/>
    <w:rsid w:val="1F95B517"/>
    <w:rsid w:val="1FB50082"/>
    <w:rsid w:val="1FDCC92C"/>
    <w:rsid w:val="1FF80F4A"/>
    <w:rsid w:val="2056D27F"/>
    <w:rsid w:val="20819710"/>
    <w:rsid w:val="208A6317"/>
    <w:rsid w:val="20E06AEB"/>
    <w:rsid w:val="20F250C9"/>
    <w:rsid w:val="2104F725"/>
    <w:rsid w:val="211D981A"/>
    <w:rsid w:val="2128FDFA"/>
    <w:rsid w:val="2147FF4F"/>
    <w:rsid w:val="2160C6AC"/>
    <w:rsid w:val="2174349A"/>
    <w:rsid w:val="218B233C"/>
    <w:rsid w:val="219B05C0"/>
    <w:rsid w:val="21AF076E"/>
    <w:rsid w:val="21BEC0FC"/>
    <w:rsid w:val="21D27429"/>
    <w:rsid w:val="21E49225"/>
    <w:rsid w:val="2200C38B"/>
    <w:rsid w:val="2229B13F"/>
    <w:rsid w:val="224006ED"/>
    <w:rsid w:val="2286CE03"/>
    <w:rsid w:val="22B4B040"/>
    <w:rsid w:val="22C09A15"/>
    <w:rsid w:val="2306254A"/>
    <w:rsid w:val="2316E8B2"/>
    <w:rsid w:val="231B2BCD"/>
    <w:rsid w:val="233AC182"/>
    <w:rsid w:val="23447274"/>
    <w:rsid w:val="23468514"/>
    <w:rsid w:val="2352BD24"/>
    <w:rsid w:val="235B661F"/>
    <w:rsid w:val="23B22D35"/>
    <w:rsid w:val="23B8E6B5"/>
    <w:rsid w:val="23C15A21"/>
    <w:rsid w:val="2400BBB8"/>
    <w:rsid w:val="24029D99"/>
    <w:rsid w:val="240F0C8F"/>
    <w:rsid w:val="241F07E9"/>
    <w:rsid w:val="24373C2C"/>
    <w:rsid w:val="24455AA1"/>
    <w:rsid w:val="2459AE57"/>
    <w:rsid w:val="245AE149"/>
    <w:rsid w:val="247C1E7D"/>
    <w:rsid w:val="24801BB1"/>
    <w:rsid w:val="24AFB015"/>
    <w:rsid w:val="24CA312A"/>
    <w:rsid w:val="24CC4054"/>
    <w:rsid w:val="24D48399"/>
    <w:rsid w:val="2524C801"/>
    <w:rsid w:val="252AB8EE"/>
    <w:rsid w:val="25347591"/>
    <w:rsid w:val="253E1139"/>
    <w:rsid w:val="253EA355"/>
    <w:rsid w:val="25484573"/>
    <w:rsid w:val="2551CFFB"/>
    <w:rsid w:val="255A673B"/>
    <w:rsid w:val="255F2283"/>
    <w:rsid w:val="256367DD"/>
    <w:rsid w:val="258D62A4"/>
    <w:rsid w:val="258E5C78"/>
    <w:rsid w:val="25B7F607"/>
    <w:rsid w:val="25F8FA7B"/>
    <w:rsid w:val="2609E99B"/>
    <w:rsid w:val="260EFDB2"/>
    <w:rsid w:val="262D933B"/>
    <w:rsid w:val="266DBED9"/>
    <w:rsid w:val="26740148"/>
    <w:rsid w:val="267E2986"/>
    <w:rsid w:val="268F816C"/>
    <w:rsid w:val="2692EDD4"/>
    <w:rsid w:val="26989D64"/>
    <w:rsid w:val="26CB73D3"/>
    <w:rsid w:val="26D5D22F"/>
    <w:rsid w:val="26E917B3"/>
    <w:rsid w:val="273A4488"/>
    <w:rsid w:val="273E1A44"/>
    <w:rsid w:val="276B17D2"/>
    <w:rsid w:val="2777531C"/>
    <w:rsid w:val="277AF0E4"/>
    <w:rsid w:val="277C695C"/>
    <w:rsid w:val="27ABD1F0"/>
    <w:rsid w:val="27B98CAF"/>
    <w:rsid w:val="27F26AE7"/>
    <w:rsid w:val="27F8413C"/>
    <w:rsid w:val="283D109D"/>
    <w:rsid w:val="28477026"/>
    <w:rsid w:val="2861BDD7"/>
    <w:rsid w:val="2884D360"/>
    <w:rsid w:val="288A0D82"/>
    <w:rsid w:val="2892B7FD"/>
    <w:rsid w:val="2893BC56"/>
    <w:rsid w:val="289AED79"/>
    <w:rsid w:val="289CB114"/>
    <w:rsid w:val="28A7D52B"/>
    <w:rsid w:val="28D3DB4D"/>
    <w:rsid w:val="28ED0D31"/>
    <w:rsid w:val="2915BA33"/>
    <w:rsid w:val="29326813"/>
    <w:rsid w:val="293485E4"/>
    <w:rsid w:val="294292A8"/>
    <w:rsid w:val="294FDDD5"/>
    <w:rsid w:val="29575B2E"/>
    <w:rsid w:val="296822B1"/>
    <w:rsid w:val="299A01CA"/>
    <w:rsid w:val="299D62A0"/>
    <w:rsid w:val="29C30244"/>
    <w:rsid w:val="29CD5904"/>
    <w:rsid w:val="29E8DB4F"/>
    <w:rsid w:val="2A12468F"/>
    <w:rsid w:val="2A20EC3E"/>
    <w:rsid w:val="2A225958"/>
    <w:rsid w:val="2A26A07E"/>
    <w:rsid w:val="2A4387E3"/>
    <w:rsid w:val="2A43ED10"/>
    <w:rsid w:val="2A47D904"/>
    <w:rsid w:val="2A4E8A63"/>
    <w:rsid w:val="2A55BE5D"/>
    <w:rsid w:val="2A60D606"/>
    <w:rsid w:val="2A83A6E3"/>
    <w:rsid w:val="2A9E6665"/>
    <w:rsid w:val="2AB2BB2B"/>
    <w:rsid w:val="2AF1AEC0"/>
    <w:rsid w:val="2B0C7F35"/>
    <w:rsid w:val="2B1DAEBD"/>
    <w:rsid w:val="2B58CC18"/>
    <w:rsid w:val="2B6D78E1"/>
    <w:rsid w:val="2B93AD0A"/>
    <w:rsid w:val="2B98E817"/>
    <w:rsid w:val="2B9C88EA"/>
    <w:rsid w:val="2BD9C88B"/>
    <w:rsid w:val="2BEB6E48"/>
    <w:rsid w:val="2C060081"/>
    <w:rsid w:val="2C34DE98"/>
    <w:rsid w:val="2C506BA4"/>
    <w:rsid w:val="2C62EFB9"/>
    <w:rsid w:val="2C79541E"/>
    <w:rsid w:val="2CAF0317"/>
    <w:rsid w:val="2CCF0A0A"/>
    <w:rsid w:val="2CF3CFE5"/>
    <w:rsid w:val="2D107B7F"/>
    <w:rsid w:val="2D1E3DA7"/>
    <w:rsid w:val="2D5B38BD"/>
    <w:rsid w:val="2D9C90A4"/>
    <w:rsid w:val="2DB6D9AD"/>
    <w:rsid w:val="2DCB06FF"/>
    <w:rsid w:val="2DDEE09E"/>
    <w:rsid w:val="2DE7AEB7"/>
    <w:rsid w:val="2DF5DE3D"/>
    <w:rsid w:val="2E1DD2BC"/>
    <w:rsid w:val="2E3183B2"/>
    <w:rsid w:val="2E34B1D8"/>
    <w:rsid w:val="2E504FD5"/>
    <w:rsid w:val="2E79497F"/>
    <w:rsid w:val="2E96A210"/>
    <w:rsid w:val="2EA1C3B4"/>
    <w:rsid w:val="2EBA7D7F"/>
    <w:rsid w:val="2EC105C5"/>
    <w:rsid w:val="2EDD78BE"/>
    <w:rsid w:val="2EE08CB1"/>
    <w:rsid w:val="2EE5E5AF"/>
    <w:rsid w:val="2EEA63A7"/>
    <w:rsid w:val="2EF76108"/>
    <w:rsid w:val="2EF9CB8F"/>
    <w:rsid w:val="2F04066C"/>
    <w:rsid w:val="2F4CC827"/>
    <w:rsid w:val="2F579688"/>
    <w:rsid w:val="2F7218AB"/>
    <w:rsid w:val="2FB4094D"/>
    <w:rsid w:val="2FBA7D4F"/>
    <w:rsid w:val="2FD6A5AB"/>
    <w:rsid w:val="2FD8B03B"/>
    <w:rsid w:val="2FE265E2"/>
    <w:rsid w:val="300C034C"/>
    <w:rsid w:val="304DC3FC"/>
    <w:rsid w:val="3050705D"/>
    <w:rsid w:val="3052D8E4"/>
    <w:rsid w:val="305378F2"/>
    <w:rsid w:val="307214F0"/>
    <w:rsid w:val="3096684E"/>
    <w:rsid w:val="3097AFC7"/>
    <w:rsid w:val="30C36AF4"/>
    <w:rsid w:val="30E90E14"/>
    <w:rsid w:val="310C5FDA"/>
    <w:rsid w:val="310E47EF"/>
    <w:rsid w:val="31440C6E"/>
    <w:rsid w:val="31637FE1"/>
    <w:rsid w:val="316A4E8F"/>
    <w:rsid w:val="3189E20A"/>
    <w:rsid w:val="318E91DA"/>
    <w:rsid w:val="31A28C54"/>
    <w:rsid w:val="31C008C3"/>
    <w:rsid w:val="31F06723"/>
    <w:rsid w:val="31FB48A4"/>
    <w:rsid w:val="3206A46F"/>
    <w:rsid w:val="322E57EE"/>
    <w:rsid w:val="3233C2E7"/>
    <w:rsid w:val="3243862A"/>
    <w:rsid w:val="327DE0C0"/>
    <w:rsid w:val="327EF427"/>
    <w:rsid w:val="32896A5D"/>
    <w:rsid w:val="328D3739"/>
    <w:rsid w:val="329D6691"/>
    <w:rsid w:val="32B6D085"/>
    <w:rsid w:val="32C55A31"/>
    <w:rsid w:val="32E24824"/>
    <w:rsid w:val="32ED34FF"/>
    <w:rsid w:val="32F300FB"/>
    <w:rsid w:val="3304E671"/>
    <w:rsid w:val="3311D52C"/>
    <w:rsid w:val="3317D29A"/>
    <w:rsid w:val="336C26E2"/>
    <w:rsid w:val="336E605C"/>
    <w:rsid w:val="3391DF40"/>
    <w:rsid w:val="33992408"/>
    <w:rsid w:val="33B9507E"/>
    <w:rsid w:val="33CC1ADB"/>
    <w:rsid w:val="33D1D84B"/>
    <w:rsid w:val="33E23D35"/>
    <w:rsid w:val="3404247E"/>
    <w:rsid w:val="34165761"/>
    <w:rsid w:val="3433B8ED"/>
    <w:rsid w:val="34797724"/>
    <w:rsid w:val="349CEE3A"/>
    <w:rsid w:val="34C7AC7E"/>
    <w:rsid w:val="34CB7DDB"/>
    <w:rsid w:val="350F8671"/>
    <w:rsid w:val="3515E433"/>
    <w:rsid w:val="3526F1B0"/>
    <w:rsid w:val="35274E38"/>
    <w:rsid w:val="35368F87"/>
    <w:rsid w:val="35429217"/>
    <w:rsid w:val="35476498"/>
    <w:rsid w:val="3549FAD5"/>
    <w:rsid w:val="355856B3"/>
    <w:rsid w:val="357B9AD5"/>
    <w:rsid w:val="357D218F"/>
    <w:rsid w:val="35A8EA87"/>
    <w:rsid w:val="35C35DCA"/>
    <w:rsid w:val="35D53B52"/>
    <w:rsid w:val="35DE574D"/>
    <w:rsid w:val="35F2511D"/>
    <w:rsid w:val="35FC1319"/>
    <w:rsid w:val="3603D73F"/>
    <w:rsid w:val="361DF1F2"/>
    <w:rsid w:val="3637CA46"/>
    <w:rsid w:val="3650BEB2"/>
    <w:rsid w:val="3660C7AA"/>
    <w:rsid w:val="36695A2F"/>
    <w:rsid w:val="36775AB9"/>
    <w:rsid w:val="36BB38B6"/>
    <w:rsid w:val="370789A8"/>
    <w:rsid w:val="37086DC0"/>
    <w:rsid w:val="370F61A3"/>
    <w:rsid w:val="3720C772"/>
    <w:rsid w:val="3729FF6F"/>
    <w:rsid w:val="373CBF59"/>
    <w:rsid w:val="37818386"/>
    <w:rsid w:val="378CA70C"/>
    <w:rsid w:val="3798E83C"/>
    <w:rsid w:val="379C2B9B"/>
    <w:rsid w:val="37A703B9"/>
    <w:rsid w:val="37BBC7D1"/>
    <w:rsid w:val="37C29223"/>
    <w:rsid w:val="37CE3945"/>
    <w:rsid w:val="37EA4BCB"/>
    <w:rsid w:val="38146BB7"/>
    <w:rsid w:val="381557A5"/>
    <w:rsid w:val="384E21F6"/>
    <w:rsid w:val="38545AFE"/>
    <w:rsid w:val="385F24CB"/>
    <w:rsid w:val="386054D1"/>
    <w:rsid w:val="387C3BC2"/>
    <w:rsid w:val="3882E39D"/>
    <w:rsid w:val="38983BEB"/>
    <w:rsid w:val="38CD888B"/>
    <w:rsid w:val="38E894E6"/>
    <w:rsid w:val="3918DE3B"/>
    <w:rsid w:val="3949D1B5"/>
    <w:rsid w:val="395EA36B"/>
    <w:rsid w:val="397D1BE0"/>
    <w:rsid w:val="3995E61D"/>
    <w:rsid w:val="39D20AC1"/>
    <w:rsid w:val="39DC7CFE"/>
    <w:rsid w:val="39E5A3CF"/>
    <w:rsid w:val="39F3D41F"/>
    <w:rsid w:val="3A2FE95C"/>
    <w:rsid w:val="3A48FE66"/>
    <w:rsid w:val="3A511AA4"/>
    <w:rsid w:val="3A583E41"/>
    <w:rsid w:val="3A95F612"/>
    <w:rsid w:val="3AF0DF32"/>
    <w:rsid w:val="3AF829C6"/>
    <w:rsid w:val="3B49BFA3"/>
    <w:rsid w:val="3B49EF2B"/>
    <w:rsid w:val="3B5455D1"/>
    <w:rsid w:val="3B5761E8"/>
    <w:rsid w:val="3B5B01B0"/>
    <w:rsid w:val="3B5CBA60"/>
    <w:rsid w:val="3B5DF922"/>
    <w:rsid w:val="3B7FF4CA"/>
    <w:rsid w:val="3B9275D8"/>
    <w:rsid w:val="3BA1B8D0"/>
    <w:rsid w:val="3BE1A472"/>
    <w:rsid w:val="3C06BEAD"/>
    <w:rsid w:val="3C755BF9"/>
    <w:rsid w:val="3C7EC264"/>
    <w:rsid w:val="3C825E78"/>
    <w:rsid w:val="3C827E94"/>
    <w:rsid w:val="3C945A26"/>
    <w:rsid w:val="3CF2CC89"/>
    <w:rsid w:val="3D05FDAD"/>
    <w:rsid w:val="3D1A51E2"/>
    <w:rsid w:val="3D641759"/>
    <w:rsid w:val="3D690A41"/>
    <w:rsid w:val="3D74A07D"/>
    <w:rsid w:val="3D8983D9"/>
    <w:rsid w:val="3D8F8CC5"/>
    <w:rsid w:val="3D9A571B"/>
    <w:rsid w:val="3D9C31BB"/>
    <w:rsid w:val="3DAB5537"/>
    <w:rsid w:val="3DAD08FD"/>
    <w:rsid w:val="3DB06AD6"/>
    <w:rsid w:val="3DB3CABD"/>
    <w:rsid w:val="3DCEEF88"/>
    <w:rsid w:val="3E17994C"/>
    <w:rsid w:val="3E217E7D"/>
    <w:rsid w:val="3E443858"/>
    <w:rsid w:val="3E44EAC5"/>
    <w:rsid w:val="3E560CE3"/>
    <w:rsid w:val="3E62FCD5"/>
    <w:rsid w:val="3E6AD40C"/>
    <w:rsid w:val="3E70B452"/>
    <w:rsid w:val="3E75A8F2"/>
    <w:rsid w:val="3E946C45"/>
    <w:rsid w:val="3E9F3AE6"/>
    <w:rsid w:val="3EAA5162"/>
    <w:rsid w:val="3EBD2D2D"/>
    <w:rsid w:val="3EE22A58"/>
    <w:rsid w:val="3F03B957"/>
    <w:rsid w:val="3F1953BE"/>
    <w:rsid w:val="3F2E7F2F"/>
    <w:rsid w:val="3F6278BF"/>
    <w:rsid w:val="3F6E613D"/>
    <w:rsid w:val="3FA260C1"/>
    <w:rsid w:val="3FEF3361"/>
    <w:rsid w:val="3FFE9E84"/>
    <w:rsid w:val="4022C658"/>
    <w:rsid w:val="404055D0"/>
    <w:rsid w:val="4057AE84"/>
    <w:rsid w:val="4066A289"/>
    <w:rsid w:val="406D69E8"/>
    <w:rsid w:val="4072FB55"/>
    <w:rsid w:val="409AFD0F"/>
    <w:rsid w:val="40AB38DC"/>
    <w:rsid w:val="40B17C79"/>
    <w:rsid w:val="40BF4810"/>
    <w:rsid w:val="4117B551"/>
    <w:rsid w:val="41251C60"/>
    <w:rsid w:val="4134B876"/>
    <w:rsid w:val="41462BBA"/>
    <w:rsid w:val="41570889"/>
    <w:rsid w:val="4157EF4D"/>
    <w:rsid w:val="415D1741"/>
    <w:rsid w:val="41602A9C"/>
    <w:rsid w:val="41618D52"/>
    <w:rsid w:val="4163D7F6"/>
    <w:rsid w:val="41705494"/>
    <w:rsid w:val="41A7E6F6"/>
    <w:rsid w:val="41AB7B08"/>
    <w:rsid w:val="41DAC881"/>
    <w:rsid w:val="41F54612"/>
    <w:rsid w:val="41FBF067"/>
    <w:rsid w:val="42064765"/>
    <w:rsid w:val="42292A30"/>
    <w:rsid w:val="42293EA1"/>
    <w:rsid w:val="42451A7A"/>
    <w:rsid w:val="424D8791"/>
    <w:rsid w:val="42620892"/>
    <w:rsid w:val="426A03E9"/>
    <w:rsid w:val="4288779E"/>
    <w:rsid w:val="429E8E14"/>
    <w:rsid w:val="429EA7DD"/>
    <w:rsid w:val="42B25588"/>
    <w:rsid w:val="42BB073A"/>
    <w:rsid w:val="42BCE8FE"/>
    <w:rsid w:val="42C7B52E"/>
    <w:rsid w:val="42DC8C9B"/>
    <w:rsid w:val="42E1B8A8"/>
    <w:rsid w:val="42F60B8E"/>
    <w:rsid w:val="4333BCC0"/>
    <w:rsid w:val="433A560B"/>
    <w:rsid w:val="4365DF33"/>
    <w:rsid w:val="43848817"/>
    <w:rsid w:val="43873E68"/>
    <w:rsid w:val="43894FF9"/>
    <w:rsid w:val="43B0B426"/>
    <w:rsid w:val="43B7FFCE"/>
    <w:rsid w:val="43BBD39D"/>
    <w:rsid w:val="43BFC770"/>
    <w:rsid w:val="43CF7838"/>
    <w:rsid w:val="43DD5E57"/>
    <w:rsid w:val="43E2378F"/>
    <w:rsid w:val="43F85633"/>
    <w:rsid w:val="4406AD07"/>
    <w:rsid w:val="442DF4C6"/>
    <w:rsid w:val="444C9C31"/>
    <w:rsid w:val="44525B32"/>
    <w:rsid w:val="445735CE"/>
    <w:rsid w:val="445BE62B"/>
    <w:rsid w:val="445C1EB9"/>
    <w:rsid w:val="445F375F"/>
    <w:rsid w:val="445F77B8"/>
    <w:rsid w:val="446304AE"/>
    <w:rsid w:val="44A4C683"/>
    <w:rsid w:val="44AAD72C"/>
    <w:rsid w:val="44C2A7DD"/>
    <w:rsid w:val="4536A45F"/>
    <w:rsid w:val="45393D1A"/>
    <w:rsid w:val="45813169"/>
    <w:rsid w:val="45BDE7C0"/>
    <w:rsid w:val="45E388F1"/>
    <w:rsid w:val="45E4558C"/>
    <w:rsid w:val="45F188EF"/>
    <w:rsid w:val="46314109"/>
    <w:rsid w:val="46336893"/>
    <w:rsid w:val="465740F8"/>
    <w:rsid w:val="4669A8CF"/>
    <w:rsid w:val="4698C506"/>
    <w:rsid w:val="46CBFCD5"/>
    <w:rsid w:val="46D42EF3"/>
    <w:rsid w:val="46DA2ED6"/>
    <w:rsid w:val="46EE8684"/>
    <w:rsid w:val="4703CC0B"/>
    <w:rsid w:val="4710B9D5"/>
    <w:rsid w:val="47269224"/>
    <w:rsid w:val="4726B81E"/>
    <w:rsid w:val="47324ED0"/>
    <w:rsid w:val="476FF716"/>
    <w:rsid w:val="4773B0C4"/>
    <w:rsid w:val="477B07F2"/>
    <w:rsid w:val="479B62C6"/>
    <w:rsid w:val="479DBBAD"/>
    <w:rsid w:val="47C1C893"/>
    <w:rsid w:val="47CCB15B"/>
    <w:rsid w:val="47F2A43A"/>
    <w:rsid w:val="47FDEB5A"/>
    <w:rsid w:val="47FE5AE3"/>
    <w:rsid w:val="483C0C42"/>
    <w:rsid w:val="484D18BE"/>
    <w:rsid w:val="485F7FA9"/>
    <w:rsid w:val="48838BDA"/>
    <w:rsid w:val="48936CB5"/>
    <w:rsid w:val="48AB3B6E"/>
    <w:rsid w:val="48AB7B0F"/>
    <w:rsid w:val="48AFB2C9"/>
    <w:rsid w:val="48BAD77F"/>
    <w:rsid w:val="48C3727C"/>
    <w:rsid w:val="48D39D44"/>
    <w:rsid w:val="48D8B837"/>
    <w:rsid w:val="48FCC8B7"/>
    <w:rsid w:val="48FF1BEF"/>
    <w:rsid w:val="490BFDB2"/>
    <w:rsid w:val="492ABBC6"/>
    <w:rsid w:val="4947353D"/>
    <w:rsid w:val="496CC1A9"/>
    <w:rsid w:val="49801E5A"/>
    <w:rsid w:val="4995E6DD"/>
    <w:rsid w:val="499B32EC"/>
    <w:rsid w:val="49EF9D9D"/>
    <w:rsid w:val="49F093C1"/>
    <w:rsid w:val="4A0C792C"/>
    <w:rsid w:val="4A2EF428"/>
    <w:rsid w:val="4A39D690"/>
    <w:rsid w:val="4A5A2EA8"/>
    <w:rsid w:val="4A922558"/>
    <w:rsid w:val="4A95D1D5"/>
    <w:rsid w:val="4A9725EE"/>
    <w:rsid w:val="4AB7F6CC"/>
    <w:rsid w:val="4AD5B4A2"/>
    <w:rsid w:val="4B0878FF"/>
    <w:rsid w:val="4B192319"/>
    <w:rsid w:val="4B266673"/>
    <w:rsid w:val="4B2C3A5A"/>
    <w:rsid w:val="4B4C2D7E"/>
    <w:rsid w:val="4B53252F"/>
    <w:rsid w:val="4B6CF929"/>
    <w:rsid w:val="4B7E22FA"/>
    <w:rsid w:val="4B807758"/>
    <w:rsid w:val="4B93E3C8"/>
    <w:rsid w:val="4B990D05"/>
    <w:rsid w:val="4BAC4A2F"/>
    <w:rsid w:val="4BC2ED4A"/>
    <w:rsid w:val="4BF18604"/>
    <w:rsid w:val="4C0E5BAD"/>
    <w:rsid w:val="4C2A25A8"/>
    <w:rsid w:val="4C2E5800"/>
    <w:rsid w:val="4C621464"/>
    <w:rsid w:val="4C90C4A9"/>
    <w:rsid w:val="4CAF1704"/>
    <w:rsid w:val="4CC83C61"/>
    <w:rsid w:val="4CDFBA3D"/>
    <w:rsid w:val="4CEE2787"/>
    <w:rsid w:val="4D197C62"/>
    <w:rsid w:val="4D4E9CBC"/>
    <w:rsid w:val="4D6A1F72"/>
    <w:rsid w:val="4D774F00"/>
    <w:rsid w:val="4D7FC554"/>
    <w:rsid w:val="4D824481"/>
    <w:rsid w:val="4DAF905F"/>
    <w:rsid w:val="4DBB2D63"/>
    <w:rsid w:val="4DDE2997"/>
    <w:rsid w:val="4E0E8250"/>
    <w:rsid w:val="4E4E45EA"/>
    <w:rsid w:val="4E4EC6DF"/>
    <w:rsid w:val="4E6840A1"/>
    <w:rsid w:val="4E961469"/>
    <w:rsid w:val="4EA25DA7"/>
    <w:rsid w:val="4EB935F3"/>
    <w:rsid w:val="4EBA9663"/>
    <w:rsid w:val="4EBE3CD9"/>
    <w:rsid w:val="4ECE1929"/>
    <w:rsid w:val="4F1A2AFE"/>
    <w:rsid w:val="4F8D9105"/>
    <w:rsid w:val="4F8E2D7C"/>
    <w:rsid w:val="4F8E764A"/>
    <w:rsid w:val="4F9BC8C8"/>
    <w:rsid w:val="4FA688DF"/>
    <w:rsid w:val="4FB53B12"/>
    <w:rsid w:val="4FCE5FF7"/>
    <w:rsid w:val="4FDDBF4C"/>
    <w:rsid w:val="4FF2ACD2"/>
    <w:rsid w:val="500D9B73"/>
    <w:rsid w:val="503539FA"/>
    <w:rsid w:val="503F040F"/>
    <w:rsid w:val="5058D0D2"/>
    <w:rsid w:val="506165AE"/>
    <w:rsid w:val="5078DB92"/>
    <w:rsid w:val="508E8445"/>
    <w:rsid w:val="5091F3F1"/>
    <w:rsid w:val="50948BF5"/>
    <w:rsid w:val="50A3BFC7"/>
    <w:rsid w:val="50D8FFD6"/>
    <w:rsid w:val="50D958A3"/>
    <w:rsid w:val="5104C53D"/>
    <w:rsid w:val="5130DAE1"/>
    <w:rsid w:val="516E5061"/>
    <w:rsid w:val="51814E28"/>
    <w:rsid w:val="51837610"/>
    <w:rsid w:val="518E66E6"/>
    <w:rsid w:val="519EC7C9"/>
    <w:rsid w:val="519F64CA"/>
    <w:rsid w:val="51B80D49"/>
    <w:rsid w:val="51BEDC79"/>
    <w:rsid w:val="51BF326C"/>
    <w:rsid w:val="51F386D1"/>
    <w:rsid w:val="52009215"/>
    <w:rsid w:val="52497CB8"/>
    <w:rsid w:val="525D4F9B"/>
    <w:rsid w:val="525F361B"/>
    <w:rsid w:val="526AE78C"/>
    <w:rsid w:val="527892B8"/>
    <w:rsid w:val="52B2FDC6"/>
    <w:rsid w:val="532EE8F8"/>
    <w:rsid w:val="53314038"/>
    <w:rsid w:val="53446246"/>
    <w:rsid w:val="536786DD"/>
    <w:rsid w:val="536B9F27"/>
    <w:rsid w:val="536CBAC7"/>
    <w:rsid w:val="539539DB"/>
    <w:rsid w:val="539E8B25"/>
    <w:rsid w:val="53DB8679"/>
    <w:rsid w:val="53E19209"/>
    <w:rsid w:val="53E78B55"/>
    <w:rsid w:val="53F89B19"/>
    <w:rsid w:val="53FD2397"/>
    <w:rsid w:val="542D4D97"/>
    <w:rsid w:val="543BC251"/>
    <w:rsid w:val="5451DA64"/>
    <w:rsid w:val="546E46D9"/>
    <w:rsid w:val="547E6204"/>
    <w:rsid w:val="548722AD"/>
    <w:rsid w:val="5487A258"/>
    <w:rsid w:val="54AE8B33"/>
    <w:rsid w:val="54B2ACE9"/>
    <w:rsid w:val="54DFE7CF"/>
    <w:rsid w:val="54E3F1A4"/>
    <w:rsid w:val="54F17F16"/>
    <w:rsid w:val="54F7100A"/>
    <w:rsid w:val="54FAF2A3"/>
    <w:rsid w:val="54FB608B"/>
    <w:rsid w:val="555CBFB4"/>
    <w:rsid w:val="55661E13"/>
    <w:rsid w:val="5588567D"/>
    <w:rsid w:val="55A9175B"/>
    <w:rsid w:val="55AB275E"/>
    <w:rsid w:val="55B5D37A"/>
    <w:rsid w:val="55C122B9"/>
    <w:rsid w:val="55C2F4E1"/>
    <w:rsid w:val="55DFFE28"/>
    <w:rsid w:val="55E24066"/>
    <w:rsid w:val="56042824"/>
    <w:rsid w:val="56092843"/>
    <w:rsid w:val="5611DDDD"/>
    <w:rsid w:val="5616094F"/>
    <w:rsid w:val="5630AB93"/>
    <w:rsid w:val="56425597"/>
    <w:rsid w:val="5654BD85"/>
    <w:rsid w:val="565AF7A2"/>
    <w:rsid w:val="566024B2"/>
    <w:rsid w:val="56DD9CDA"/>
    <w:rsid w:val="57087F2B"/>
    <w:rsid w:val="570F8942"/>
    <w:rsid w:val="5713CD16"/>
    <w:rsid w:val="571A3441"/>
    <w:rsid w:val="57298540"/>
    <w:rsid w:val="572B6500"/>
    <w:rsid w:val="573F9AC3"/>
    <w:rsid w:val="573FC951"/>
    <w:rsid w:val="57514DB2"/>
    <w:rsid w:val="5755E754"/>
    <w:rsid w:val="5779F144"/>
    <w:rsid w:val="57A3FF6C"/>
    <w:rsid w:val="57A87941"/>
    <w:rsid w:val="57CBFFB2"/>
    <w:rsid w:val="58285595"/>
    <w:rsid w:val="582D2E56"/>
    <w:rsid w:val="582F885F"/>
    <w:rsid w:val="58433AE3"/>
    <w:rsid w:val="58A15612"/>
    <w:rsid w:val="58A6CFBF"/>
    <w:rsid w:val="58E4FB64"/>
    <w:rsid w:val="58FD3EB2"/>
    <w:rsid w:val="59175A6A"/>
    <w:rsid w:val="591CA90E"/>
    <w:rsid w:val="591DEC44"/>
    <w:rsid w:val="59251D1E"/>
    <w:rsid w:val="59382D1E"/>
    <w:rsid w:val="59565432"/>
    <w:rsid w:val="5966FB20"/>
    <w:rsid w:val="597C5323"/>
    <w:rsid w:val="5987E252"/>
    <w:rsid w:val="598D2DC8"/>
    <w:rsid w:val="599E0396"/>
    <w:rsid w:val="59A8E264"/>
    <w:rsid w:val="59A92EBA"/>
    <w:rsid w:val="59B49879"/>
    <w:rsid w:val="5A153167"/>
    <w:rsid w:val="5A3D7036"/>
    <w:rsid w:val="5A499AEC"/>
    <w:rsid w:val="5A7B0A22"/>
    <w:rsid w:val="5ADBAE1D"/>
    <w:rsid w:val="5AE29C11"/>
    <w:rsid w:val="5B194C78"/>
    <w:rsid w:val="5B340D73"/>
    <w:rsid w:val="5B473C5B"/>
    <w:rsid w:val="5B90FBE3"/>
    <w:rsid w:val="5BBFA224"/>
    <w:rsid w:val="5BFA301B"/>
    <w:rsid w:val="5C3313D6"/>
    <w:rsid w:val="5C542FA6"/>
    <w:rsid w:val="5C698859"/>
    <w:rsid w:val="5C6C0953"/>
    <w:rsid w:val="5C6F6236"/>
    <w:rsid w:val="5D172662"/>
    <w:rsid w:val="5D222C8C"/>
    <w:rsid w:val="5D2F7CA9"/>
    <w:rsid w:val="5D56D3BF"/>
    <w:rsid w:val="5D59AE11"/>
    <w:rsid w:val="5D5E6D71"/>
    <w:rsid w:val="5D5FEB44"/>
    <w:rsid w:val="5D66CD6E"/>
    <w:rsid w:val="5D66FAF9"/>
    <w:rsid w:val="5D6B1D3F"/>
    <w:rsid w:val="5D7484C4"/>
    <w:rsid w:val="5D8BB137"/>
    <w:rsid w:val="5DB150A0"/>
    <w:rsid w:val="5DBC8233"/>
    <w:rsid w:val="5DC2CD5F"/>
    <w:rsid w:val="5DC87A4D"/>
    <w:rsid w:val="5DCA202A"/>
    <w:rsid w:val="5DDBD6F1"/>
    <w:rsid w:val="5DE5F9F6"/>
    <w:rsid w:val="5DFAFA57"/>
    <w:rsid w:val="5E11BF73"/>
    <w:rsid w:val="5E1B2F3E"/>
    <w:rsid w:val="5E58F7D7"/>
    <w:rsid w:val="5E5E9EC7"/>
    <w:rsid w:val="5E61B57C"/>
    <w:rsid w:val="5E8DAE95"/>
    <w:rsid w:val="5EBDD697"/>
    <w:rsid w:val="5EC0B007"/>
    <w:rsid w:val="5EE33746"/>
    <w:rsid w:val="5EE734BE"/>
    <w:rsid w:val="5EF1DEDC"/>
    <w:rsid w:val="5F045165"/>
    <w:rsid w:val="5F0C0973"/>
    <w:rsid w:val="5F244E4C"/>
    <w:rsid w:val="5F27F5A9"/>
    <w:rsid w:val="5F2A8360"/>
    <w:rsid w:val="5F2C431E"/>
    <w:rsid w:val="5F2C8161"/>
    <w:rsid w:val="5F2FBAD0"/>
    <w:rsid w:val="5F63649D"/>
    <w:rsid w:val="5F99D1C4"/>
    <w:rsid w:val="5FA179AF"/>
    <w:rsid w:val="5FA2BFC4"/>
    <w:rsid w:val="5FB95086"/>
    <w:rsid w:val="5FBFB29C"/>
    <w:rsid w:val="5FF7B427"/>
    <w:rsid w:val="5FF826D3"/>
    <w:rsid w:val="6022DE17"/>
    <w:rsid w:val="6027B978"/>
    <w:rsid w:val="60310A12"/>
    <w:rsid w:val="60344326"/>
    <w:rsid w:val="6042A07C"/>
    <w:rsid w:val="605ACFD7"/>
    <w:rsid w:val="6082A09B"/>
    <w:rsid w:val="6092A090"/>
    <w:rsid w:val="60A42E1E"/>
    <w:rsid w:val="60BD73BB"/>
    <w:rsid w:val="60CA36B2"/>
    <w:rsid w:val="60CE4A49"/>
    <w:rsid w:val="6107C288"/>
    <w:rsid w:val="6141AEF0"/>
    <w:rsid w:val="618AF713"/>
    <w:rsid w:val="61C3EF41"/>
    <w:rsid w:val="61C52A0A"/>
    <w:rsid w:val="61D39F17"/>
    <w:rsid w:val="61DA1252"/>
    <w:rsid w:val="61DB9064"/>
    <w:rsid w:val="61E1BD5F"/>
    <w:rsid w:val="61FE8C0F"/>
    <w:rsid w:val="6204A3D0"/>
    <w:rsid w:val="6207B114"/>
    <w:rsid w:val="62144ADD"/>
    <w:rsid w:val="62916FF2"/>
    <w:rsid w:val="62B9F6DE"/>
    <w:rsid w:val="62C84806"/>
    <w:rsid w:val="62DF8704"/>
    <w:rsid w:val="634A90AA"/>
    <w:rsid w:val="634B541A"/>
    <w:rsid w:val="634B60BA"/>
    <w:rsid w:val="636196B1"/>
    <w:rsid w:val="6384CD85"/>
    <w:rsid w:val="63AE9D9A"/>
    <w:rsid w:val="63C6ED62"/>
    <w:rsid w:val="63D1323B"/>
    <w:rsid w:val="64158DED"/>
    <w:rsid w:val="642C66E8"/>
    <w:rsid w:val="643E0106"/>
    <w:rsid w:val="643E10A6"/>
    <w:rsid w:val="644A4358"/>
    <w:rsid w:val="647F208C"/>
    <w:rsid w:val="648A8003"/>
    <w:rsid w:val="64E16E31"/>
    <w:rsid w:val="64F99CCB"/>
    <w:rsid w:val="65206F1F"/>
    <w:rsid w:val="652AE4B2"/>
    <w:rsid w:val="656A8C1A"/>
    <w:rsid w:val="656D1440"/>
    <w:rsid w:val="6570300C"/>
    <w:rsid w:val="6586652D"/>
    <w:rsid w:val="659B105A"/>
    <w:rsid w:val="65CB418F"/>
    <w:rsid w:val="6622D09D"/>
    <w:rsid w:val="663A62AF"/>
    <w:rsid w:val="66552C1D"/>
    <w:rsid w:val="66754F99"/>
    <w:rsid w:val="669FC4D2"/>
    <w:rsid w:val="66AF7044"/>
    <w:rsid w:val="66C54913"/>
    <w:rsid w:val="66D082E6"/>
    <w:rsid w:val="66E13690"/>
    <w:rsid w:val="66EE6DF6"/>
    <w:rsid w:val="66F76146"/>
    <w:rsid w:val="670E8B16"/>
    <w:rsid w:val="671CADA3"/>
    <w:rsid w:val="673ABE03"/>
    <w:rsid w:val="674CBA05"/>
    <w:rsid w:val="6756B83A"/>
    <w:rsid w:val="6763FE56"/>
    <w:rsid w:val="6782EEAE"/>
    <w:rsid w:val="678A034E"/>
    <w:rsid w:val="67B2841A"/>
    <w:rsid w:val="67BB0598"/>
    <w:rsid w:val="67F0F212"/>
    <w:rsid w:val="67FE0FB4"/>
    <w:rsid w:val="684F590C"/>
    <w:rsid w:val="68528A85"/>
    <w:rsid w:val="687C06C1"/>
    <w:rsid w:val="68AD5328"/>
    <w:rsid w:val="68F00C8D"/>
    <w:rsid w:val="68FEE9D8"/>
    <w:rsid w:val="69164184"/>
    <w:rsid w:val="692B21AE"/>
    <w:rsid w:val="69CC8CEF"/>
    <w:rsid w:val="69DC638A"/>
    <w:rsid w:val="69E93FDB"/>
    <w:rsid w:val="69F40391"/>
    <w:rsid w:val="6A04991E"/>
    <w:rsid w:val="6A147AD6"/>
    <w:rsid w:val="6A2DAED8"/>
    <w:rsid w:val="6A404640"/>
    <w:rsid w:val="6A547C37"/>
    <w:rsid w:val="6A5B9B8B"/>
    <w:rsid w:val="6A6B607A"/>
    <w:rsid w:val="6A8E549C"/>
    <w:rsid w:val="6A9BBF6B"/>
    <w:rsid w:val="6A9FADC2"/>
    <w:rsid w:val="6AB39431"/>
    <w:rsid w:val="6ABF1B4E"/>
    <w:rsid w:val="6AC2F663"/>
    <w:rsid w:val="6AC7A1D6"/>
    <w:rsid w:val="6AD63C9B"/>
    <w:rsid w:val="6AE39693"/>
    <w:rsid w:val="6AFB07C6"/>
    <w:rsid w:val="6B22706B"/>
    <w:rsid w:val="6B4EC48C"/>
    <w:rsid w:val="6B636F95"/>
    <w:rsid w:val="6B7EC050"/>
    <w:rsid w:val="6BA0E12D"/>
    <w:rsid w:val="6BE4606F"/>
    <w:rsid w:val="6C3D1964"/>
    <w:rsid w:val="6C463D71"/>
    <w:rsid w:val="6C53CA56"/>
    <w:rsid w:val="6CA8A058"/>
    <w:rsid w:val="6CBDF2C4"/>
    <w:rsid w:val="6CC81E3D"/>
    <w:rsid w:val="6CD53C79"/>
    <w:rsid w:val="6CEEA096"/>
    <w:rsid w:val="6CF9A350"/>
    <w:rsid w:val="6CFEBEF7"/>
    <w:rsid w:val="6D000993"/>
    <w:rsid w:val="6D12B9AA"/>
    <w:rsid w:val="6D25721A"/>
    <w:rsid w:val="6D275532"/>
    <w:rsid w:val="6D2D5489"/>
    <w:rsid w:val="6D2E4D10"/>
    <w:rsid w:val="6D403E61"/>
    <w:rsid w:val="6D51EBE8"/>
    <w:rsid w:val="6D561774"/>
    <w:rsid w:val="6D6B2008"/>
    <w:rsid w:val="6D7A0925"/>
    <w:rsid w:val="6D87B098"/>
    <w:rsid w:val="6D8C2A35"/>
    <w:rsid w:val="6DC9653D"/>
    <w:rsid w:val="6DD988CC"/>
    <w:rsid w:val="6DE2048D"/>
    <w:rsid w:val="6DEDB5D7"/>
    <w:rsid w:val="6DF5401D"/>
    <w:rsid w:val="6DFC0826"/>
    <w:rsid w:val="6E02163B"/>
    <w:rsid w:val="6E8381E8"/>
    <w:rsid w:val="6E8768ED"/>
    <w:rsid w:val="6EBA5DFC"/>
    <w:rsid w:val="6EEA4CF0"/>
    <w:rsid w:val="6EF32D05"/>
    <w:rsid w:val="6F0A966C"/>
    <w:rsid w:val="6F0ED5D6"/>
    <w:rsid w:val="6F333B3F"/>
    <w:rsid w:val="6F56A395"/>
    <w:rsid w:val="6FA095E6"/>
    <w:rsid w:val="6FBB2268"/>
    <w:rsid w:val="70015F1F"/>
    <w:rsid w:val="70283029"/>
    <w:rsid w:val="706E8374"/>
    <w:rsid w:val="70885F9D"/>
    <w:rsid w:val="7088D0D8"/>
    <w:rsid w:val="70A15DB4"/>
    <w:rsid w:val="70A4797F"/>
    <w:rsid w:val="70B43DD7"/>
    <w:rsid w:val="70BD4289"/>
    <w:rsid w:val="70D36257"/>
    <w:rsid w:val="70DAA383"/>
    <w:rsid w:val="70E0D4FB"/>
    <w:rsid w:val="7103ED15"/>
    <w:rsid w:val="71215A73"/>
    <w:rsid w:val="7130BA43"/>
    <w:rsid w:val="7139EACD"/>
    <w:rsid w:val="714EAE44"/>
    <w:rsid w:val="715493C9"/>
    <w:rsid w:val="718DA739"/>
    <w:rsid w:val="71A67FC1"/>
    <w:rsid w:val="71A7EE87"/>
    <w:rsid w:val="71D0D397"/>
    <w:rsid w:val="71DBEA32"/>
    <w:rsid w:val="71E15F53"/>
    <w:rsid w:val="71F8B2A4"/>
    <w:rsid w:val="72106B01"/>
    <w:rsid w:val="72153805"/>
    <w:rsid w:val="7218ACC8"/>
    <w:rsid w:val="724439F4"/>
    <w:rsid w:val="7260E65F"/>
    <w:rsid w:val="72697495"/>
    <w:rsid w:val="72709D94"/>
    <w:rsid w:val="72835CEF"/>
    <w:rsid w:val="729EC11F"/>
    <w:rsid w:val="72A6BE18"/>
    <w:rsid w:val="72BAFCAB"/>
    <w:rsid w:val="72D450E6"/>
    <w:rsid w:val="72E40ADB"/>
    <w:rsid w:val="72F85686"/>
    <w:rsid w:val="730BAAF1"/>
    <w:rsid w:val="731E9B8D"/>
    <w:rsid w:val="732A167E"/>
    <w:rsid w:val="736BBF57"/>
    <w:rsid w:val="738DD090"/>
    <w:rsid w:val="7394AB57"/>
    <w:rsid w:val="73A191E6"/>
    <w:rsid w:val="73A5F3FB"/>
    <w:rsid w:val="73AD15E1"/>
    <w:rsid w:val="73B7600A"/>
    <w:rsid w:val="73C9B432"/>
    <w:rsid w:val="7406C415"/>
    <w:rsid w:val="740A2CF9"/>
    <w:rsid w:val="74229C81"/>
    <w:rsid w:val="744D497A"/>
    <w:rsid w:val="7463FE85"/>
    <w:rsid w:val="74755463"/>
    <w:rsid w:val="747E98A1"/>
    <w:rsid w:val="7488C203"/>
    <w:rsid w:val="748C231F"/>
    <w:rsid w:val="74980201"/>
    <w:rsid w:val="74CE4F8C"/>
    <w:rsid w:val="7505EE45"/>
    <w:rsid w:val="7521DCA2"/>
    <w:rsid w:val="752D263D"/>
    <w:rsid w:val="755BAC93"/>
    <w:rsid w:val="756779C3"/>
    <w:rsid w:val="758EC6D0"/>
    <w:rsid w:val="759DC091"/>
    <w:rsid w:val="75BA70FC"/>
    <w:rsid w:val="75D6B9AF"/>
    <w:rsid w:val="75F49D24"/>
    <w:rsid w:val="75FD6345"/>
    <w:rsid w:val="761613D2"/>
    <w:rsid w:val="761F6FDE"/>
    <w:rsid w:val="76406847"/>
    <w:rsid w:val="7643E7B7"/>
    <w:rsid w:val="764A7D18"/>
    <w:rsid w:val="76531F38"/>
    <w:rsid w:val="7662228D"/>
    <w:rsid w:val="7674582E"/>
    <w:rsid w:val="768D3652"/>
    <w:rsid w:val="768EB1A0"/>
    <w:rsid w:val="76A69094"/>
    <w:rsid w:val="76AE210B"/>
    <w:rsid w:val="7728B33F"/>
    <w:rsid w:val="7734AA3F"/>
    <w:rsid w:val="773F83AE"/>
    <w:rsid w:val="7746528A"/>
    <w:rsid w:val="77682EA4"/>
    <w:rsid w:val="77743F0E"/>
    <w:rsid w:val="77B64A4A"/>
    <w:rsid w:val="77CF9E8D"/>
    <w:rsid w:val="77DAC311"/>
    <w:rsid w:val="77DFB8DA"/>
    <w:rsid w:val="77F57314"/>
    <w:rsid w:val="7822C099"/>
    <w:rsid w:val="7825BD0F"/>
    <w:rsid w:val="78309F88"/>
    <w:rsid w:val="7848998B"/>
    <w:rsid w:val="7849E747"/>
    <w:rsid w:val="78830028"/>
    <w:rsid w:val="788DEAAC"/>
    <w:rsid w:val="7894BC92"/>
    <w:rsid w:val="78996151"/>
    <w:rsid w:val="79101E9D"/>
    <w:rsid w:val="792DDF4F"/>
    <w:rsid w:val="793D31EC"/>
    <w:rsid w:val="79438E2C"/>
    <w:rsid w:val="794B2E8D"/>
    <w:rsid w:val="7976D982"/>
    <w:rsid w:val="79901DAB"/>
    <w:rsid w:val="79A2A43F"/>
    <w:rsid w:val="79B8FC07"/>
    <w:rsid w:val="79C66841"/>
    <w:rsid w:val="79D8055F"/>
    <w:rsid w:val="7A0FE252"/>
    <w:rsid w:val="7A2C3B2B"/>
    <w:rsid w:val="7A4A112A"/>
    <w:rsid w:val="7A508F5A"/>
    <w:rsid w:val="7A7AEB14"/>
    <w:rsid w:val="7AE17752"/>
    <w:rsid w:val="7AFEFD7F"/>
    <w:rsid w:val="7AFFF1C3"/>
    <w:rsid w:val="7B0E6555"/>
    <w:rsid w:val="7B246074"/>
    <w:rsid w:val="7B2D8057"/>
    <w:rsid w:val="7B45AA1C"/>
    <w:rsid w:val="7B636A7D"/>
    <w:rsid w:val="7B6918E1"/>
    <w:rsid w:val="7B98D089"/>
    <w:rsid w:val="7B9C031B"/>
    <w:rsid w:val="7BBDF3DD"/>
    <w:rsid w:val="7BCB492F"/>
    <w:rsid w:val="7BD834DE"/>
    <w:rsid w:val="7BE0F659"/>
    <w:rsid w:val="7BFC5F1F"/>
    <w:rsid w:val="7C18CB60"/>
    <w:rsid w:val="7C2133A5"/>
    <w:rsid w:val="7C4F0604"/>
    <w:rsid w:val="7C5616EF"/>
    <w:rsid w:val="7C823A50"/>
    <w:rsid w:val="7C8E118E"/>
    <w:rsid w:val="7C94FFBE"/>
    <w:rsid w:val="7CA167F8"/>
    <w:rsid w:val="7CDC0001"/>
    <w:rsid w:val="7CDC56AB"/>
    <w:rsid w:val="7CE464F9"/>
    <w:rsid w:val="7D0D2E63"/>
    <w:rsid w:val="7D1CA344"/>
    <w:rsid w:val="7D21E908"/>
    <w:rsid w:val="7D3110D5"/>
    <w:rsid w:val="7D40D7FF"/>
    <w:rsid w:val="7D474A16"/>
    <w:rsid w:val="7D4C3EBF"/>
    <w:rsid w:val="7D557FAC"/>
    <w:rsid w:val="7D7506C5"/>
    <w:rsid w:val="7D7C672A"/>
    <w:rsid w:val="7D80E753"/>
    <w:rsid w:val="7D96EA31"/>
    <w:rsid w:val="7DC3B738"/>
    <w:rsid w:val="7DE283DC"/>
    <w:rsid w:val="7DF7F68C"/>
    <w:rsid w:val="7E06BA8C"/>
    <w:rsid w:val="7E22E98E"/>
    <w:rsid w:val="7E39C870"/>
    <w:rsid w:val="7E898E71"/>
    <w:rsid w:val="7E905334"/>
    <w:rsid w:val="7EC9B8E5"/>
    <w:rsid w:val="7ECB04DF"/>
    <w:rsid w:val="7EE06F55"/>
    <w:rsid w:val="7EF524E8"/>
    <w:rsid w:val="7F1BC492"/>
    <w:rsid w:val="7F44E250"/>
    <w:rsid w:val="7F4FFDE3"/>
    <w:rsid w:val="7F81A5EA"/>
    <w:rsid w:val="7F8DD5CF"/>
    <w:rsid w:val="7FAD58B9"/>
    <w:rsid w:val="7FCDC92B"/>
    <w:rsid w:val="7FE1D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36DEA1"/>
  <w15:docId w15:val="{5A98C80F-EF2E-4289-963D-E612F3D7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 w:qFormat="1"/>
    <w:lsdException w:name="heading 6" w:uiPriority="0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mbria" w:eastAsia="Cambria" w:hAnsi="Cambria" w:cs="Cambria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link w:val="CommentTextChar"/>
    <w:qFormat/>
    <w:pPr>
      <w:spacing w:after="200" w:line="273" w:lineRule="auto"/>
    </w:pPr>
    <w:rPr>
      <w:rFonts w:ascii="Cambria" w:eastAsia="Cambria" w:hAnsi="Cambria"/>
      <w:sz w:val="22"/>
      <w:szCs w:val="22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line="240" w:lineRule="auto"/>
    </w:pPr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ambria" w:hAnsi="Courier" w:cs="Cambria"/>
      <w:lang w:val="en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Calibri" w:eastAsia="Calibri" w:hAnsi="Calibri" w:cs="Calibri"/>
      <w:i/>
      <w:color w:val="4F81BD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rPr>
      <w:rFonts w:ascii="Cambria" w:eastAsia="Cambria" w:hAnsi="Cambria" w:cs="Cambria"/>
      <w:sz w:val="22"/>
      <w:szCs w:val="22"/>
      <w:lang w:val="en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Style164">
    <w:name w:val="_Style 164"/>
    <w:basedOn w:val="TableNormal"/>
    <w:qFormat/>
    <w:tblPr/>
  </w:style>
  <w:style w:type="table" w:customStyle="1" w:styleId="Style166">
    <w:name w:val="_Style 166"/>
    <w:basedOn w:val="TableNormal"/>
    <w:qFormat/>
    <w:tblPr/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normaltextrun">
    <w:name w:val="normaltextrun"/>
    <w:basedOn w:val="DefaultParagraphFont"/>
    <w:qFormat/>
  </w:style>
  <w:style w:type="character" w:customStyle="1" w:styleId="scxw162794818">
    <w:name w:val="scxw162794818"/>
    <w:basedOn w:val="DefaultParagraphFont"/>
    <w:qFormat/>
  </w:style>
  <w:style w:type="character" w:customStyle="1" w:styleId="eop">
    <w:name w:val="eop"/>
    <w:basedOn w:val="DefaultParagraphFont"/>
    <w:qFormat/>
  </w:style>
  <w:style w:type="paragraph" w:customStyle="1" w:styleId="Template">
    <w:name w:val="Template"/>
    <w:basedOn w:val="Normal"/>
    <w:link w:val="TemplateChar"/>
    <w:qFormat/>
    <w:pPr>
      <w:spacing w:after="160" w:line="259" w:lineRule="auto"/>
    </w:pPr>
    <w:rPr>
      <w:rFonts w:ascii="Arial" w:eastAsiaTheme="minorHAnsi" w:hAnsi="Arial" w:cstheme="minorBidi"/>
      <w:i/>
      <w:color w:val="943634" w:themeColor="accent2" w:themeShade="BF"/>
      <w:lang w:val="en-AU" w:eastAsia="en-US"/>
    </w:rPr>
  </w:style>
  <w:style w:type="character" w:customStyle="1" w:styleId="TemplateChar">
    <w:name w:val="Template Char"/>
    <w:basedOn w:val="DefaultParagraphFont"/>
    <w:link w:val="Template"/>
    <w:rPr>
      <w:rFonts w:ascii="Arial" w:eastAsiaTheme="minorHAnsi" w:hAnsi="Arial" w:cstheme="minorBidi"/>
      <w:i/>
      <w:color w:val="943634" w:themeColor="accent2" w:themeShade="BF"/>
      <w:lang w:val="en-AU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Cambria" w:eastAsia="Cambria" w:hAnsi="Cambria" w:cs="Cambria"/>
      <w:sz w:val="22"/>
      <w:szCs w:val="22"/>
      <w:lang w:val="e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Cambria"/>
      <w:b/>
      <w:bCs/>
      <w:sz w:val="22"/>
      <w:szCs w:val="22"/>
      <w:lang w:val="en"/>
    </w:rPr>
  </w:style>
  <w:style w:type="character" w:customStyle="1" w:styleId="Mention1">
    <w:name w:val="Mention1"/>
    <w:basedOn w:val="DefaultParagraphFont"/>
    <w:uiPriority w:val="99"/>
    <w:unhideWhenUsed/>
    <w:qFormat/>
    <w:rPr>
      <w:color w:val="2B579A"/>
      <w:shd w:val="clear" w:color="auto" w:fill="E1DFDD"/>
    </w:rPr>
  </w:style>
  <w:style w:type="paragraph" w:customStyle="1" w:styleId="Revision1">
    <w:name w:val="Revision1"/>
    <w:hidden/>
    <w:uiPriority w:val="99"/>
    <w:semiHidden/>
    <w:rPr>
      <w:rFonts w:ascii="Cambria" w:eastAsia="Cambria" w:hAnsi="Cambria" w:cs="Cambria"/>
      <w:sz w:val="22"/>
      <w:szCs w:val="22"/>
      <w:lang w:val="en"/>
    </w:rPr>
  </w:style>
  <w:style w:type="paragraph" w:styleId="Revision">
    <w:name w:val="Revision"/>
    <w:hidden/>
    <w:uiPriority w:val="99"/>
    <w:unhideWhenUsed/>
    <w:rsid w:val="00C5204A"/>
    <w:rPr>
      <w:rFonts w:ascii="Cambria" w:eastAsia="Cambria" w:hAnsi="Cambria" w:cs="Cambria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5B084AEDE048D5B690599C591EC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A6129-279D-49CB-83AC-57A9BC0C5430}"/>
      </w:docPartPr>
      <w:docPartBody>
        <w:p w:rsidR="008D54BD" w:rsidRDefault="00325AD6">
          <w:pPr>
            <w:pStyle w:val="0A5B084AEDE048D5B690599C591ECB6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1CA" w:rsidRDefault="00E171CA">
      <w:pPr>
        <w:spacing w:line="240" w:lineRule="auto"/>
      </w:pPr>
      <w:r>
        <w:separator/>
      </w:r>
    </w:p>
  </w:endnote>
  <w:endnote w:type="continuationSeparator" w:id="0">
    <w:p w:rsidR="00E171CA" w:rsidRDefault="00E171CA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1CA" w:rsidRDefault="00E171CA">
      <w:pPr>
        <w:spacing w:after="0"/>
      </w:pPr>
      <w:r>
        <w:separator/>
      </w:r>
    </w:p>
  </w:footnote>
  <w:footnote w:type="continuationSeparator" w:id="0">
    <w:p w:rsidR="00E171CA" w:rsidRDefault="00E171CA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E24"/>
    <w:rsid w:val="00042524"/>
    <w:rsid w:val="00066189"/>
    <w:rsid w:val="0009593C"/>
    <w:rsid w:val="000F0583"/>
    <w:rsid w:val="000F64B5"/>
    <w:rsid w:val="00121A7F"/>
    <w:rsid w:val="0013087F"/>
    <w:rsid w:val="0016720D"/>
    <w:rsid w:val="001C3DFA"/>
    <w:rsid w:val="001E597C"/>
    <w:rsid w:val="00204A43"/>
    <w:rsid w:val="00240166"/>
    <w:rsid w:val="002432BE"/>
    <w:rsid w:val="00256FB3"/>
    <w:rsid w:val="002A1297"/>
    <w:rsid w:val="002A1C84"/>
    <w:rsid w:val="002E4F5C"/>
    <w:rsid w:val="003017F1"/>
    <w:rsid w:val="00325AD6"/>
    <w:rsid w:val="00354D93"/>
    <w:rsid w:val="003A0414"/>
    <w:rsid w:val="003C4965"/>
    <w:rsid w:val="003F7891"/>
    <w:rsid w:val="00432F42"/>
    <w:rsid w:val="004E457C"/>
    <w:rsid w:val="005006A9"/>
    <w:rsid w:val="005409E0"/>
    <w:rsid w:val="00561A96"/>
    <w:rsid w:val="0056424D"/>
    <w:rsid w:val="005A54B6"/>
    <w:rsid w:val="005A6A08"/>
    <w:rsid w:val="005D77D4"/>
    <w:rsid w:val="00655016"/>
    <w:rsid w:val="00664DFB"/>
    <w:rsid w:val="00692E24"/>
    <w:rsid w:val="006A05A4"/>
    <w:rsid w:val="006C4E39"/>
    <w:rsid w:val="00762E09"/>
    <w:rsid w:val="0079661B"/>
    <w:rsid w:val="007E3A91"/>
    <w:rsid w:val="007F2E02"/>
    <w:rsid w:val="008214A4"/>
    <w:rsid w:val="00851C03"/>
    <w:rsid w:val="00852412"/>
    <w:rsid w:val="00852C6C"/>
    <w:rsid w:val="0086735F"/>
    <w:rsid w:val="008D54BD"/>
    <w:rsid w:val="00906D5D"/>
    <w:rsid w:val="00916C00"/>
    <w:rsid w:val="00933541"/>
    <w:rsid w:val="00935665"/>
    <w:rsid w:val="00936AC5"/>
    <w:rsid w:val="009447D0"/>
    <w:rsid w:val="009503BA"/>
    <w:rsid w:val="00970F2C"/>
    <w:rsid w:val="00976FC5"/>
    <w:rsid w:val="009B56E2"/>
    <w:rsid w:val="00A036B4"/>
    <w:rsid w:val="00A81E0B"/>
    <w:rsid w:val="00AA5C27"/>
    <w:rsid w:val="00B32C16"/>
    <w:rsid w:val="00B3377A"/>
    <w:rsid w:val="00B4758F"/>
    <w:rsid w:val="00B65C48"/>
    <w:rsid w:val="00B66841"/>
    <w:rsid w:val="00BD6367"/>
    <w:rsid w:val="00C030BA"/>
    <w:rsid w:val="00C152AE"/>
    <w:rsid w:val="00C34048"/>
    <w:rsid w:val="00C809DF"/>
    <w:rsid w:val="00C960B6"/>
    <w:rsid w:val="00C968ED"/>
    <w:rsid w:val="00CA062E"/>
    <w:rsid w:val="00CC4BC5"/>
    <w:rsid w:val="00CE38D2"/>
    <w:rsid w:val="00D32A18"/>
    <w:rsid w:val="00D65D3B"/>
    <w:rsid w:val="00DC7237"/>
    <w:rsid w:val="00DD3849"/>
    <w:rsid w:val="00DD6EB2"/>
    <w:rsid w:val="00E171CA"/>
    <w:rsid w:val="00E55367"/>
    <w:rsid w:val="00EB7F95"/>
    <w:rsid w:val="00ED3586"/>
    <w:rsid w:val="00F02977"/>
    <w:rsid w:val="00F05613"/>
    <w:rsid w:val="00F30684"/>
    <w:rsid w:val="00F83E42"/>
    <w:rsid w:val="00F92DD4"/>
    <w:rsid w:val="00FC739B"/>
    <w:rsid w:val="00FF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5B084AEDE048D5B690599C591ECB67">
    <w:name w:val="0A5B084AEDE048D5B690599C591ECB67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2025-09-04T00:00:00</PublishDate>
  <Abstract/>
  <CompanyAddress>30/641B, Vandipetta Road, near SBI Bank, Ernakulam, Kerala 682038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Y9zd4tuya02AakECpJZbDa0lQ==">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40D991F-AD1E-4B58-BA01-ECACCDCD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3239</Words>
  <Characters>18466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 Document</vt:lpstr>
    </vt:vector>
  </TitlesOfParts>
  <Company>CYRIX HEALTH CARE PVT. LTD.</Company>
  <LinksUpToDate>false</LinksUpToDate>
  <CharactersWithSpaces>21662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creator>python-docx</dc:creator>
  <cp:lastModifiedBy>User</cp:lastModifiedBy>
  <cp:revision>32</cp:revision>
  <cp:lastPrinted>2025-09-24T19:49:00Z</cp:lastPrinted>
  <dcterms:created xsi:type="dcterms:W3CDTF">2025-10-28T12:59:00Z</dcterms:created>
  <dcterms:modified xsi:type="dcterms:W3CDTF">2025-11-07T11:07:00Z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A8A6C6BD54FB494AACCDD07369076E5F_13</vt:lpwstr>
  </property>
</Properties>
</file>