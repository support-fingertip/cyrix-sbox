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">
  <w:body>
    <w:sdt>
      <w:sdtPr>
        <w:rPr>
          <w:rFonts w:ascii="Times New Roman" w:hAnsi="Times New Roman" w:cs="Times New Roman"/>
          <w:color w:val="4F81BD" w:themeColor="accent1"/>
        </w:rPr>
        <w:id w:val="2086335763"/>
        <w:placeholder>
          <w:docPart w:val="DefaultPlaceholder_1081868574"/>
        </w:placeholder>
      </w:sdtPr>
      <w:sdtEndPr>
        <w:rPr>
          <w:rFonts w:ascii="Times New Roman" w:hAnsi="Times New Roman" w:cs="Times New Roman"/>
          <w:b w:val="1"/>
          <w:bCs w:val="1"/>
          <w:color w:val="000000"/>
        </w:rPr>
      </w:sdtEndPr>
      <w:sdtContent>
        <w:p w:rsidR="005979B0" w:rsidRDefault="00116867" w14:paraId="5F790720" w14:textId="77777777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  <w:lang w:val="en-IN"/>
            </w:rPr>
            <w:drawing>
              <wp:inline distT="0" distB="0" distL="0" distR="0" wp14:anchorId="418FEB7D" wp14:editId="7777777">
                <wp:extent cx="1417320" cy="750570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 w:eastAsiaTheme="majorEastAsia"/>
              <w:caps/>
              <w:color w:val="4F81BD" w:themeColor="accent1"/>
              <w:sz w:val="28"/>
              <w:szCs w:val="28"/>
            </w:rPr>
            <w:alias w:val="Title"/>
            <w:id w:val="1735040861"/>
            <w:placeholder>
              <w:docPart w:val="0A5B084AEDE048D5B690599C591ECB6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5979B0" w:rsidRDefault="00116867" w14:paraId="167ACCD6" w14:textId="77777777">
              <w:pPr>
                <w:pStyle w:val="NoSpacing"/>
                <w:pBdr>
                  <w:top w:val="single" w:color="4F81BD" w:themeColor="accent1" w:sz="6" w:space="6"/>
                  <w:bottom w:val="single" w:color="4F81BD" w:themeColor="accent1" w:sz="6" w:space="6"/>
                </w:pBdr>
                <w:spacing w:after="240"/>
                <w:jc w:val="center"/>
                <w:rPr>
                  <w:rFonts w:ascii="Times New Roman" w:hAnsi="Times New Roman" w:cs="Times New Roman" w:eastAsiaTheme="majorEastAsia"/>
                  <w:caps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 w:eastAsiaTheme="majorEastAsia"/>
                  <w:caps/>
                  <w:color w:val="4F81BD" w:themeColor="accent1"/>
                  <w:sz w:val="28"/>
                  <w:szCs w:val="28"/>
                </w:rPr>
                <w:t>Business requirement Document</w:t>
              </w:r>
            </w:p>
          </w:sdtContent>
        </w:sdt>
        <w:p w:rsidR="005979B0" w:rsidRDefault="005979B0" w14:paraId="30F326A0" w14:textId="77777777">
          <w:pPr>
            <w:pStyle w:val="NoSpacing"/>
            <w:jc w:val="center"/>
            <w:rPr>
              <w:rFonts w:ascii="Times New Roman" w:hAnsi="Times New Roman" w:cs="Times New Roman"/>
              <w:color w:val="4F81BD" w:themeColor="accent1"/>
            </w:rPr>
          </w:pPr>
        </w:p>
        <w:p w:rsidR="005979B0" w:rsidRDefault="00116867" w14:paraId="1ACEF43E" w14:textId="77777777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  <w:lang w:val="en-IN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  <w:lang w:val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5EB357" wp14:editId="77777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id w:val="58680502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10029" w:rsidRDefault="00F10029" w14:paraId="7ED3F5F4" w14:textId="7777777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September 4, 2025</w:t>
                                    </w:r>
                                  </w:p>
                                </w:sdtContent>
                              </w:sdt>
                              <w:p w:rsidR="00F10029" w:rsidRDefault="00F10029" w14:paraId="380D4CC2" w14:textId="77777777">
                                <w:pPr>
                                  <w:pStyle w:val="NoSpacing"/>
                                  <w:shd w:val="clear" w:color="auto" w:fill="FFFFFF" w:themeFill="background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id w:val="-129751913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</w:rPr>
                                      <w:t>CYRIX HEALTH CARE PVT. LTD.</w:t>
                                    </w:r>
                                  </w:sdtContent>
                                </w:sdt>
                              </w:p>
                              <w:p w:rsidR="00F10029" w:rsidRDefault="00F10029" w14:paraId="7186B3B8" w14:textId="77777777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F81BD" w:themeColor="accent1"/>
                                    </w:rPr>
                                    <w:alias w:val="Address"/>
                                    <w:id w:val="11396050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</w:rPr>
                                      <w:t>30/641B, Vandipetta Road, near SBI Bank, Ernakulam, Kerala 682038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6E01ACC0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p+bZ+10CAAAc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id w:val="394549721"/>
                            <w:rPr>
                              <w:rFonts w:ascii="Times New Roman" w:hAnsi="Times New Roman" w:cs="Times New Roman"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id w:val="58680502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10029" w:rsidRDefault="00F10029" w14:paraId="71CD55D2" w14:textId="7777777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n-US"/>
                                </w:rPr>
                                <w:t>September 4, 2025</w:t>
                              </w:r>
                            </w:p>
                          </w:sdtContent>
                        </w:sdt>
                        <w:p w:rsidR="00F10029" w:rsidRDefault="00F10029" w14:paraId="4C8AAD38" w14:textId="77777777">
                          <w:pPr>
                            <w:pStyle w:val="NoSpacing"/>
                            <w:shd w:val="clear" w:color="auto" w:fill="FFFFFF" w:themeFill="background1"/>
                            <w:jc w:val="center"/>
                            <w:rPr>
                              <w:rFonts w:ascii="Times New Roman" w:hAnsi="Times New Roman" w:cs="Times New Roman"/>
                              <w:color w:val="4F81BD" w:themeColor="accent1"/>
                            </w:rPr>
                          </w:pPr>
                          <w:sdt>
                            <w:sdtPr>
                              <w:id w:val="681667646"/>
                              <w:rPr>
                                <w:rFonts w:ascii="Times New Roman" w:hAnsi="Times New Roman" w:cs="Times New Roman"/>
                                <w:caps/>
                                <w:color w:val="4F81BD" w:themeColor="accent1"/>
                              </w:rPr>
                              <w:alias w:val="Company"/>
                              <w:id w:val="-129751913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</w:rPr>
                                <w:t>CYRIX HEALTH CARE PVT. LTD.</w:t>
                              </w:r>
                            </w:sdtContent>
                          </w:sdt>
                        </w:p>
                        <w:p w:rsidR="00F10029" w:rsidRDefault="00F10029" w14:paraId="2D494431" w14:textId="77777777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id w:val="323184802"/>
                              <w:rPr>
                                <w:rFonts w:ascii="Times New Roman" w:hAnsi="Times New Roman" w:cs="Times New Roman"/>
                                <w:caps/>
                                <w:color w:val="4F81BD" w:themeColor="accent1"/>
                              </w:rPr>
                              <w:alias w:val="Address"/>
                              <w:id w:val="11396050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</w:rPr>
                                <w:t>30/641B, Vandipetta Road, near SBI Bank, Ernakulam, Kerala 682038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color w:val="4F81BD" w:themeColor="accent1"/>
              <w:lang w:val="en-IN"/>
            </w:rPr>
            <w:t>Prepared by FINGERTIP TECHNOLOGIES PVT. LTD.</w:t>
          </w:r>
        </w:p>
        <w:p w:rsidR="005979B0" w:rsidRDefault="005979B0" w14:paraId="6ABC9A69" w14:textId="77777777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:rsidR="005979B0" w:rsidRDefault="005979B0" w14:paraId="6324D645" w14:textId="77777777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:rsidR="005979B0" w:rsidRDefault="005979B0" w14:paraId="4639117C" w14:textId="77777777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:rsidR="005979B0" w:rsidRDefault="00116867" w14:paraId="27644A2F" w14:textId="77777777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lang w:val="en-IN"/>
            </w:rPr>
            <w:drawing>
              <wp:inline distT="0" distB="0" distL="114300" distR="114300" wp14:anchorId="68CDA08B" wp14:editId="7777777">
                <wp:extent cx="758825" cy="478790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979B0" w:rsidRDefault="00116867" w14:paraId="367BA458" w14:textId="77777777">
          <w:pPr>
            <w:rPr>
              <w:rFonts w:ascii="Times New Roman" w:hAnsi="Times New Roman" w:eastAsia="Calibri" w:cs="Times New Roman"/>
              <w:b/>
              <w:color w:val="000000"/>
            </w:rPr>
          </w:pPr>
          <w:r>
            <w:rPr>
              <w:rFonts w:ascii="Times New Roman" w:hAnsi="Times New Roman" w:cs="Times New Roman"/>
              <w:b/>
              <w:color w:val="000000"/>
            </w:rPr>
            <w:br w:type="page"/>
          </w:r>
        </w:p>
      </w:sdtContent>
    </w:sdt>
    <w:p w:rsidR="005979B0" w:rsidRDefault="00116867" w14:paraId="32D2A572" w14:textId="77777777">
      <w:pPr>
        <w:pStyle w:val="Heading1"/>
        <w:spacing w:before="0" w:line="240" w:lineRule="auto"/>
        <w:rPr>
          <w:rFonts w:ascii="Times New Roman" w:hAnsi="Times New Roman" w:eastAsia="Times New Roman" w:cs="Times New Roman"/>
          <w:color w:val="4F81BD" w:themeColor="accent1"/>
          <w:sz w:val="24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color w:val="4F81BD" w:themeColor="accent1"/>
          <w:sz w:val="24"/>
          <w:szCs w:val="24"/>
          <w:u w:val="single"/>
          <w:lang w:val="en-US"/>
        </w:rPr>
        <w:t>Prepared by- Mr. Rakesh, Ms. Mayuri, Ms. Anusha Koppera</w:t>
      </w:r>
    </w:p>
    <w:p w:rsidR="005979B0" w:rsidRDefault="00116867" w14:paraId="0BF0CCF3" w14:textId="77777777">
      <w:pPr>
        <w:pStyle w:val="Heading1"/>
        <w:spacing w:before="0" w:line="240" w:lineRule="auto"/>
        <w:rPr>
          <w:rFonts w:ascii="Times New Roman" w:hAnsi="Times New Roman" w:eastAsia="Times New Roman" w:cs="Times New Roman"/>
          <w:color w:val="4F81BD" w:themeColor="accen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color w:val="4F81BD" w:themeColor="accent1"/>
          <w:sz w:val="24"/>
          <w:szCs w:val="24"/>
          <w:u w:val="single"/>
        </w:rPr>
        <w:t>Document Revised on: 10/09/2025</w:t>
      </w:r>
    </w:p>
    <w:p w:rsidR="005979B0" w:rsidRDefault="00116867" w14:paraId="40FBBE6F" w14:textId="77777777">
      <w:pPr>
        <w:pStyle w:val="Heading1"/>
        <w:spacing w:before="0" w:line="240" w:lineRule="auto"/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</w:rPr>
      </w:pPr>
      <w:r>
        <w:rPr>
          <w:rFonts w:ascii="Times New Roman" w:hAnsi="Times New Roman" w:eastAsia="Times New Roman" w:cs="Times New Roman"/>
          <w:color w:val="4F81BD" w:themeColor="accent1"/>
          <w:sz w:val="24"/>
          <w:szCs w:val="24"/>
          <w:u w:val="single"/>
        </w:rPr>
        <w:t>Document Version:</w:t>
      </w:r>
      <w:r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</w:rPr>
        <w:t xml:space="preserve"> Version 3</w:t>
      </w:r>
    </w:p>
    <w:p w:rsidR="005979B0" w:rsidRDefault="005979B0" w14:paraId="7710D128" w14:textId="77777777">
      <w:pPr>
        <w:rPr>
          <w:rFonts w:ascii="Times New Roman" w:hAnsi="Times New Roman" w:cs="Times New Roman"/>
        </w:rPr>
      </w:pPr>
    </w:p>
    <w:p w:rsidR="005979B0" w:rsidRDefault="00116867" w14:paraId="2788BED4" w14:textId="77777777">
      <w:pPr>
        <w:shd w:val="clear" w:color="auto" w:fill="007CC4"/>
        <w:tabs>
          <w:tab w:val="right" w:pos="9639"/>
        </w:tabs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Document Information</w:t>
      </w:r>
      <w:r>
        <w:rPr>
          <w:rFonts w:ascii="Times New Roman" w:hAnsi="Times New Roman" w:eastAsia="Times New Roman" w:cs="Times New Roman"/>
          <w:color w:val="FFFFFF"/>
        </w:rPr>
        <w:t xml:space="preserve"> </w:t>
      </w:r>
      <w:r>
        <w:rPr>
          <w:rFonts w:ascii="Times New Roman" w:hAnsi="Times New Roman" w:eastAsia="Times New Roman" w:cs="Times New Roman"/>
          <w:color w:val="FFFFFF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5"/>
        <w:gridCol w:w="4201"/>
      </w:tblGrid>
      <w:tr w:rsidR="005979B0" w14:paraId="001B7E0F" w14:textId="77777777">
        <w:trPr>
          <w:trHeight w:val="756"/>
        </w:trPr>
        <w:tc>
          <w:tcPr>
            <w:tcW w:w="4990" w:type="dxa"/>
          </w:tcPr>
          <w:p w:rsidR="005979B0" w:rsidRDefault="00116867" w14:paraId="05C5B557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</w:rPr>
              <w:t>Document Name</w:t>
            </w:r>
          </w:p>
        </w:tc>
        <w:tc>
          <w:tcPr>
            <w:tcW w:w="4990" w:type="dxa"/>
          </w:tcPr>
          <w:p w:rsidR="005979B0" w:rsidRDefault="00116867" w14:paraId="52E3D822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Requirement Document</w:t>
            </w:r>
          </w:p>
        </w:tc>
      </w:tr>
      <w:tr w:rsidR="005979B0" w14:paraId="43101E62" w14:textId="77777777">
        <w:trPr>
          <w:trHeight w:val="756"/>
        </w:trPr>
        <w:tc>
          <w:tcPr>
            <w:tcW w:w="4990" w:type="dxa"/>
          </w:tcPr>
          <w:p w:rsidR="005979B0" w:rsidRDefault="00116867" w14:paraId="5BF9C219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Project Name</w:t>
            </w:r>
          </w:p>
        </w:tc>
        <w:tc>
          <w:tcPr>
            <w:tcW w:w="4990" w:type="dxa"/>
          </w:tcPr>
          <w:p w:rsidR="005979B0" w:rsidRDefault="00116867" w14:paraId="0899354C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Cyrix</w:t>
            </w:r>
          </w:p>
        </w:tc>
      </w:tr>
      <w:tr w:rsidR="005979B0" w14:paraId="52380736" w14:textId="77777777">
        <w:trPr>
          <w:trHeight w:val="756"/>
        </w:trPr>
        <w:tc>
          <w:tcPr>
            <w:tcW w:w="4990" w:type="dxa"/>
          </w:tcPr>
          <w:p w:rsidR="005979B0" w:rsidRDefault="00116867" w14:paraId="6C50A722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Client</w:t>
            </w:r>
          </w:p>
        </w:tc>
        <w:tc>
          <w:tcPr>
            <w:tcW w:w="4990" w:type="dxa"/>
          </w:tcPr>
          <w:p w:rsidR="005979B0" w:rsidRDefault="00116867" w14:paraId="0C5835F7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Cyrix Health Care Pvt. Ltd.</w:t>
            </w:r>
          </w:p>
        </w:tc>
      </w:tr>
      <w:tr w:rsidR="005979B0" w14:paraId="0F24F106" w14:textId="77777777">
        <w:trPr>
          <w:trHeight w:val="756"/>
        </w:trPr>
        <w:tc>
          <w:tcPr>
            <w:tcW w:w="4990" w:type="dxa"/>
          </w:tcPr>
          <w:p w:rsidR="005979B0" w:rsidRDefault="00116867" w14:paraId="363FA92B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Document author</w:t>
            </w:r>
          </w:p>
        </w:tc>
        <w:tc>
          <w:tcPr>
            <w:tcW w:w="4990" w:type="dxa"/>
          </w:tcPr>
          <w:p w:rsidR="005979B0" w:rsidRDefault="00116867" w14:paraId="2B3A489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Rakesh</w:t>
            </w:r>
          </w:p>
        </w:tc>
      </w:tr>
      <w:tr w:rsidR="005979B0" w14:paraId="69C1BE9A" w14:textId="77777777">
        <w:trPr>
          <w:trHeight w:val="756"/>
        </w:trPr>
        <w:tc>
          <w:tcPr>
            <w:tcW w:w="4990" w:type="dxa"/>
          </w:tcPr>
          <w:p w:rsidR="005979B0" w:rsidRDefault="00116867" w14:paraId="50649BE0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Author Role</w:t>
            </w:r>
          </w:p>
        </w:tc>
        <w:tc>
          <w:tcPr>
            <w:tcW w:w="4990" w:type="dxa"/>
          </w:tcPr>
          <w:p w:rsidR="005979B0" w:rsidRDefault="00116867" w14:paraId="490FE699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Technical Architect </w:t>
            </w:r>
          </w:p>
        </w:tc>
      </w:tr>
      <w:tr w:rsidR="005979B0" w14:paraId="37E2BBE4" w14:textId="77777777">
        <w:trPr>
          <w:trHeight w:val="756"/>
        </w:trPr>
        <w:tc>
          <w:tcPr>
            <w:tcW w:w="4990" w:type="dxa"/>
          </w:tcPr>
          <w:p w:rsidR="005979B0" w:rsidRDefault="00116867" w14:paraId="21236E2B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Document Version</w:t>
            </w:r>
          </w:p>
        </w:tc>
        <w:tc>
          <w:tcPr>
            <w:tcW w:w="4990" w:type="dxa"/>
          </w:tcPr>
          <w:p w:rsidR="005979B0" w:rsidRDefault="00116867" w14:paraId="786B950C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5979B0" w14:paraId="464B1377" w14:textId="77777777">
        <w:trPr>
          <w:trHeight w:val="756"/>
        </w:trPr>
        <w:tc>
          <w:tcPr>
            <w:tcW w:w="4990" w:type="dxa"/>
          </w:tcPr>
          <w:p w:rsidR="005979B0" w:rsidRDefault="00116867" w14:paraId="57840A86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Document Status</w:t>
            </w:r>
          </w:p>
        </w:tc>
        <w:tc>
          <w:tcPr>
            <w:tcW w:w="4990" w:type="dxa"/>
          </w:tcPr>
          <w:p w:rsidR="005979B0" w:rsidRDefault="00116867" w14:paraId="54474F77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</w:tr>
      <w:tr w:rsidR="005979B0" w14:paraId="6B7A53E0" w14:textId="77777777">
        <w:trPr>
          <w:trHeight w:val="756"/>
        </w:trPr>
        <w:tc>
          <w:tcPr>
            <w:tcW w:w="4990" w:type="dxa"/>
          </w:tcPr>
          <w:p w:rsidR="005979B0" w:rsidRDefault="00116867" w14:paraId="4D7A8D32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4F81BD" w:themeColor="accent1"/>
                <w:sz w:val="24"/>
                <w:szCs w:val="24"/>
                <w:lang w:val="en-IN"/>
              </w:rPr>
              <w:t>Contact person</w:t>
            </w:r>
          </w:p>
        </w:tc>
        <w:tc>
          <w:tcPr>
            <w:tcW w:w="4990" w:type="dxa"/>
          </w:tcPr>
          <w:p w:rsidR="005979B0" w:rsidRDefault="00116867" w14:paraId="17A088A1" w14:textId="7777777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Anusha (+91-9538117552)</w:t>
            </w:r>
          </w:p>
        </w:tc>
      </w:tr>
    </w:tbl>
    <w:p w:rsidR="005979B0" w:rsidRDefault="005979B0" w14:paraId="01DE6911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4B35F70C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68386261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50BC0B0C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2DBE3C9C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24A5353C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58AA8861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3441460F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046B1EE9" w14:textId="77777777">
      <w:pPr>
        <w:rPr>
          <w:ins w:author="Jeevan Joy Pious" w:date="2025-09-22T15:23:00Z" w:id="0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52AE452D" w14:textId="77777777">
      <w:pPr>
        <w:rPr>
          <w:ins w:author="Jeevan Joy Pious" w:date="2025-09-22T15:23:00Z" w:id="1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5979B0" w14:paraId="78EE3A05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979B0" w:rsidRDefault="00116867" w14:paraId="7E060467" w14:textId="77777777">
      <w:pPr>
        <w:shd w:val="clear" w:color="auto" w:fill="007CC4"/>
        <w:tabs>
          <w:tab w:val="right" w:pos="9639"/>
        </w:tabs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Executive Summary</w:t>
      </w:r>
      <w:r>
        <w:rPr>
          <w:rFonts w:ascii="Times New Roman" w:hAnsi="Times New Roman" w:eastAsia="Times New Roman" w:cs="Times New Roman"/>
          <w:color w:val="FFFFFF"/>
        </w:rPr>
        <w:t xml:space="preserve"> </w:t>
      </w:r>
      <w:r>
        <w:rPr>
          <w:rFonts w:ascii="Times New Roman" w:hAnsi="Times New Roman" w:eastAsia="Times New Roman" w:cs="Times New Roman"/>
          <w:color w:val="FFFFFF"/>
        </w:rPr>
        <w:tab/>
      </w:r>
    </w:p>
    <w:p w:rsidR="005979B0" w:rsidRDefault="00116867" w14:paraId="480DEB7E" w14:textId="77777777">
      <w:pPr>
        <w:pStyle w:val="Template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This Business Requirements Document (BRD) outlines the requirements for the Cyrix Health care Pvt. Ltd. It contains both functional and non-functional requirements, and detail information on the proposed process for solution needs to be implemented. It is used to determine what needs to be done, and as a starting point for solution design.</w:t>
      </w:r>
    </w:p>
    <w:p w:rsidR="005979B0" w:rsidRDefault="00116867" w14:paraId="2A6FA820" w14:textId="77777777">
      <w:pPr>
        <w:pStyle w:val="Template"/>
        <w:rPr>
          <w:rStyle w:val="Emphasis"/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color w:val="auto"/>
        </w:rPr>
        <w:t>Requestor Name/Team: </w:t>
      </w:r>
      <w:r>
        <w:rPr>
          <w:rFonts w:ascii="Times New Roman" w:hAnsi="Times New Roman" w:cs="Times New Roman"/>
          <w:b/>
          <w:bCs/>
          <w:color w:val="auto"/>
        </w:rPr>
        <w:br/>
      </w:r>
      <w:r>
        <w:rPr>
          <w:rStyle w:val="Emphasis"/>
          <w:rFonts w:ascii="Times New Roman" w:hAnsi="Times New Roman" w:cs="Times New Roman"/>
          <w:color w:val="auto"/>
        </w:rPr>
        <w:t xml:space="preserve">Mr. Manoj menon &amp; Cyrix Team </w:t>
      </w:r>
    </w:p>
    <w:p w:rsidR="005979B0" w:rsidRDefault="005979B0" w14:paraId="63F0D5DD" w14:textId="77777777">
      <w:pPr>
        <w:pStyle w:val="Template"/>
        <w:rPr>
          <w:rStyle w:val="Emphasis"/>
          <w:rFonts w:ascii="Times New Roman" w:hAnsi="Times New Roman" w:cs="Times New Roman"/>
          <w:color w:val="auto"/>
        </w:rPr>
      </w:pPr>
    </w:p>
    <w:p w:rsidR="005979B0" w:rsidRDefault="00116867" w14:paraId="0A452822" w14:textId="77777777">
      <w:pPr>
        <w:shd w:val="clear" w:color="auto" w:fill="007CC4"/>
        <w:rPr>
          <w:rFonts w:ascii="Times New Roman" w:hAnsi="Times New Roman" w:eastAsia="Times New Roman" w:cs="Times New Roman"/>
          <w:color w:val="FFFFFF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Key Definitions</w:t>
      </w:r>
    </w:p>
    <w:tbl>
      <w:tblPr>
        <w:tblW w:w="856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266"/>
        <w:gridCol w:w="5295"/>
      </w:tblGrid>
      <w:tr w:rsidR="005979B0" w14:paraId="4E33E5E9" w14:textId="77777777">
        <w:trPr>
          <w:trHeight w:val="107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6B1E260A" w14:textId="77777777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Terms</w:t>
            </w:r>
          </w:p>
        </w:tc>
        <w:tc>
          <w:tcPr>
            <w:tcW w:w="5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55B7E011" w14:textId="77777777">
            <w:pPr>
              <w:adjustRightInd w:val="0"/>
              <w:ind w:right="61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Definitions</w:t>
            </w:r>
          </w:p>
        </w:tc>
      </w:tr>
      <w:tr w:rsidR="005979B0" w14:paraId="37E72966" w14:textId="77777777">
        <w:trPr>
          <w:trHeight w:val="340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4AC16F06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Object </w:t>
            </w:r>
          </w:p>
        </w:tc>
        <w:tc>
          <w:tcPr>
            <w:tcW w:w="5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69DA002A" w14:textId="77777777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Objects are database tables that allows to store data specific to an organization in salesforce. E.g. Account is an object; Case is an object etc. </w:t>
            </w:r>
          </w:p>
        </w:tc>
      </w:tr>
      <w:tr w:rsidR="005979B0" w14:paraId="0D73C471" w14:textId="77777777">
        <w:trPr>
          <w:trHeight w:val="340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1C9D9229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Record </w:t>
            </w:r>
          </w:p>
        </w:tc>
        <w:tc>
          <w:tcPr>
            <w:tcW w:w="5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67682BAA" w14:textId="77777777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 record is data entry on an object and consists of collection of data in fields, possibly of different types, typically in fixed number and sequence. </w:t>
            </w:r>
          </w:p>
        </w:tc>
      </w:tr>
      <w:tr w:rsidR="005979B0" w14:paraId="769F4C70" w14:textId="77777777">
        <w:trPr>
          <w:trHeight w:val="98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33D14BCC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List View </w:t>
            </w:r>
          </w:p>
        </w:tc>
        <w:tc>
          <w:tcPr>
            <w:tcW w:w="5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13C0B9F0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List View allows user to see a filtered list of records </w:t>
            </w:r>
          </w:p>
        </w:tc>
      </w:tr>
      <w:tr w:rsidR="005979B0" w14:paraId="0AEAF874" w14:textId="77777777">
        <w:trPr>
          <w:trHeight w:val="340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479904F0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Layout </w:t>
            </w:r>
          </w:p>
        </w:tc>
        <w:tc>
          <w:tcPr>
            <w:tcW w:w="5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979B0" w:rsidRDefault="00116867" w14:paraId="25E0D738" w14:textId="77777777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Page layouts control the layout and organization of buttons, fields, and related sections on object record pages. They also help determine which fields are visible, read only, and required. </w:t>
            </w:r>
          </w:p>
        </w:tc>
      </w:tr>
    </w:tbl>
    <w:p w:rsidR="005979B0" w:rsidRDefault="005979B0" w14:paraId="050B61F7" w14:textId="7777777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979B0" w:rsidRDefault="00116867" w14:paraId="63267D0E" w14:textId="77777777">
      <w:pPr>
        <w:shd w:val="clear" w:color="auto" w:fill="007CC4"/>
        <w:rPr>
          <w:rFonts w:ascii="Times New Roman" w:hAnsi="Times New Roman" w:eastAsia="Times New Roman" w:cs="Times New Roman"/>
          <w:color w:val="FFFFFF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System and User information (To be filled)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2571"/>
        <w:gridCol w:w="2594"/>
      </w:tblGrid>
      <w:tr w:rsidR="005979B0" w14:paraId="566C2BAB" w14:textId="77777777">
        <w:tc>
          <w:tcPr>
            <w:tcW w:w="3272" w:type="dxa"/>
          </w:tcPr>
          <w:p w:rsidR="005979B0" w:rsidRDefault="00116867" w14:paraId="5ED822D7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Licence </w:t>
            </w:r>
          </w:p>
        </w:tc>
        <w:tc>
          <w:tcPr>
            <w:tcW w:w="2679" w:type="dxa"/>
          </w:tcPr>
          <w:p w:rsidR="005979B0" w:rsidRDefault="00116867" w14:paraId="0930D36D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</w:p>
        </w:tc>
        <w:tc>
          <w:tcPr>
            <w:tcW w:w="2679" w:type="dxa"/>
          </w:tcPr>
          <w:p w:rsidR="005979B0" w:rsidRDefault="00116867" w14:paraId="5383032D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5979B0" w14:paraId="730B31E4" w14:textId="77777777">
        <w:tc>
          <w:tcPr>
            <w:tcW w:w="3272" w:type="dxa"/>
          </w:tcPr>
          <w:p w:rsidR="005979B0" w:rsidRDefault="00116867" w14:paraId="0C8130EE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No of licence</w:t>
            </w:r>
          </w:p>
        </w:tc>
        <w:tc>
          <w:tcPr>
            <w:tcW w:w="2679" w:type="dxa"/>
          </w:tcPr>
          <w:p w:rsidR="005979B0" w:rsidRDefault="00116867" w14:paraId="7E7F3637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679" w:type="dxa"/>
          </w:tcPr>
          <w:p w:rsidR="005979B0" w:rsidRDefault="005979B0" w14:paraId="2AC24AD1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B0" w14:paraId="5C941AC1" w14:textId="77777777">
        <w:tc>
          <w:tcPr>
            <w:tcW w:w="3272" w:type="dxa"/>
          </w:tcPr>
          <w:p w:rsidR="005979B0" w:rsidRDefault="00116867" w14:paraId="1875C75E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Admin</w:t>
            </w:r>
          </w:p>
        </w:tc>
        <w:tc>
          <w:tcPr>
            <w:tcW w:w="2679" w:type="dxa"/>
          </w:tcPr>
          <w:p w:rsidR="005979B0" w:rsidRDefault="00116867" w14:paraId="0114AD3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9" w:type="dxa"/>
          </w:tcPr>
          <w:p w:rsidR="005979B0" w:rsidRDefault="005979B0" w14:paraId="79D233E0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B0" w14:paraId="785F1E1A" w14:textId="77777777">
        <w:tc>
          <w:tcPr>
            <w:tcW w:w="3272" w:type="dxa"/>
          </w:tcPr>
          <w:p w:rsidR="005979B0" w:rsidRDefault="00116867" w14:paraId="0116328A" w14:textId="77777777">
            <w:pPr>
              <w:pStyle w:val="Heading1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Dashboard</w:t>
            </w:r>
          </w:p>
        </w:tc>
        <w:tc>
          <w:tcPr>
            <w:tcW w:w="2679" w:type="dxa"/>
          </w:tcPr>
          <w:p w:rsidR="005979B0" w:rsidRDefault="00116867" w14:paraId="7571857D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679" w:type="dxa"/>
          </w:tcPr>
          <w:p w:rsidR="005979B0" w:rsidRDefault="00116867" w14:paraId="6BF6BBBB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per salesforce standard functionality only 5 dynamic dashboards can be implemented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:rsidR="005979B0" w:rsidRDefault="005979B0" w14:paraId="13419B6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Cs/>
          <w:color w:val="000000"/>
        </w:rPr>
      </w:pPr>
    </w:p>
    <w:p w:rsidR="005979B0" w:rsidRDefault="005979B0" w14:paraId="31958D9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Cs/>
          <w:color w:val="000000"/>
        </w:rPr>
      </w:pPr>
    </w:p>
    <w:p w:rsidR="005979B0" w:rsidRDefault="005979B0" w14:paraId="516615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Cs/>
          <w:color w:val="000000"/>
        </w:rPr>
      </w:pPr>
    </w:p>
    <w:p w:rsidR="005979B0" w:rsidRDefault="005979B0" w14:paraId="5463FBC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Cs/>
          <w:color w:val="000000"/>
        </w:rPr>
      </w:pPr>
    </w:p>
    <w:p w:rsidR="005979B0" w:rsidRDefault="00116867" w14:paraId="698C7501" w14:textId="77777777">
      <w:pPr>
        <w:shd w:val="clear" w:color="auto" w:fill="007CC4"/>
        <w:rPr>
          <w:rFonts w:ascii="Times New Roman" w:hAnsi="Times New Roman" w:eastAsia="Times New Roman" w:cs="Times New Roman"/>
          <w:color w:val="FFFFFF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Role &amp; Licenses (To be filled)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1"/>
        <w:gridCol w:w="3336"/>
        <w:gridCol w:w="1722"/>
        <w:gridCol w:w="2290"/>
      </w:tblGrid>
      <w:tr w:rsidR="005979B0" w:rsidTr="1E39DF4E" w14:paraId="2FC4B35F" w14:textId="77777777">
        <w:trPr>
          <w:trHeight w:val="261"/>
        </w:trPr>
        <w:tc>
          <w:tcPr>
            <w:tcW w:w="813" w:type="dxa"/>
            <w:tcMar/>
          </w:tcPr>
          <w:p w:rsidR="005979B0" w:rsidRDefault="00116867" w14:paraId="4B0461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Sr.no</w:t>
            </w:r>
          </w:p>
        </w:tc>
        <w:tc>
          <w:tcPr>
            <w:tcW w:w="3375" w:type="dxa"/>
            <w:tcMar/>
          </w:tcPr>
          <w:p w:rsidR="005979B0" w:rsidRDefault="00116867" w14:paraId="3BFD04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Role</w:t>
            </w:r>
          </w:p>
        </w:tc>
        <w:tc>
          <w:tcPr>
            <w:tcW w:w="1740" w:type="dxa"/>
            <w:tcMar/>
          </w:tcPr>
          <w:p w:rsidR="005979B0" w:rsidRDefault="00116867" w14:paraId="7842AE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Count</w:t>
            </w:r>
          </w:p>
        </w:tc>
        <w:tc>
          <w:tcPr>
            <w:tcW w:w="2317" w:type="dxa"/>
            <w:tcMar/>
          </w:tcPr>
          <w:p w:rsidR="005979B0" w:rsidRDefault="00116867" w14:paraId="08C53D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Licence Type</w:t>
            </w:r>
          </w:p>
        </w:tc>
      </w:tr>
      <w:tr w:rsidR="005979B0" w:rsidTr="1E39DF4E" w14:paraId="5FA2720E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0387CDCF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779D3A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ins w:author="Jeevan Joy Pious" w:date="2025-09-19T14:57:00Z" w:id="2">
              <w:r>
                <w:rPr>
                  <w:rFonts w:ascii="Times New Roman" w:hAnsi="Times New Roman" w:eastAsia="Times New Roman" w:cs="Times New Roman"/>
                </w:rPr>
                <w:t>Management</w:t>
              </w:r>
            </w:ins>
          </w:p>
        </w:tc>
        <w:tc>
          <w:tcPr>
            <w:tcW w:w="1740" w:type="dxa"/>
            <w:tcMar/>
          </w:tcPr>
          <w:p w:rsidR="005979B0" w:rsidRDefault="00116867" w14:paraId="4A7FB14E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7:00Z" w:id="3">
              <w:r>
                <w:rPr>
                  <w:rFonts w:ascii="Times New Roman" w:hAnsi="Times New Roman" w:eastAsia="Times New Roman" w:cs="Times New Roman"/>
                </w:rPr>
                <w:t>5</w:t>
              </w:r>
            </w:ins>
          </w:p>
        </w:tc>
        <w:tc>
          <w:tcPr>
            <w:tcW w:w="2317" w:type="dxa"/>
            <w:tcMar/>
          </w:tcPr>
          <w:p w:rsidR="005979B0" w:rsidRDefault="005979B0" w14:paraId="046F501E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07E6F6FB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2C485727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P="1E39DF4E" w:rsidRDefault="00116867" w14:paraId="7F3FE19C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lang w:val="en-US"/>
              </w:rPr>
            </w:pPr>
            <w:ins w:author="Jeevan Joy Pious" w:date="2025-09-19T14:57:00Z" w16du:dateUtc="2025-09-19T14:57:00Z" w:id="15883906">
              <w:r w:rsidRPr="1E39DF4E" w:rsidR="00116867">
                <w:rPr>
                  <w:rFonts w:ascii="Times New Roman" w:hAnsi="Times New Roman" w:eastAsia="Times New Roman" w:cs="Times New Roman"/>
                  <w:lang w:val="en-US"/>
                </w:rPr>
                <w:t>Product Sales</w:t>
              </w:r>
            </w:ins>
            <w:ins w:author="Jeevan Joy Pious" w:date="2025-09-19T14:59:00Z" w16du:dateUtc="2025-09-19T14:59:00Z" w:id="404472177">
              <w:r w:rsidRPr="1E39DF4E" w:rsidR="00116867">
                <w:rPr>
                  <w:rFonts w:ascii="Times New Roman" w:hAnsi="Times New Roman" w:eastAsia="Times New Roman" w:cs="Times New Roman"/>
                  <w:lang w:val="en-US"/>
                </w:rPr>
                <w:t xml:space="preserve"> (Distribution, </w:t>
              </w:r>
              <w:r w:rsidRPr="1E39DF4E" w:rsidR="00116867">
                <w:rPr>
                  <w:rFonts w:ascii="Times New Roman" w:hAnsi="Times New Roman" w:eastAsia="Times New Roman" w:cs="Times New Roman"/>
                  <w:lang w:val="en-US"/>
                </w:rPr>
                <w:t>Ciyan</w:t>
              </w:r>
              <w:r w:rsidRPr="1E39DF4E" w:rsidR="00116867">
                <w:rPr>
                  <w:rFonts w:ascii="Times New Roman" w:hAnsi="Times New Roman" w:eastAsia="Times New Roman" w:cs="Times New Roman"/>
                  <w:lang w:val="en-US"/>
                </w:rPr>
                <w:t>. Aurum)</w:t>
              </w:r>
            </w:ins>
          </w:p>
        </w:tc>
        <w:tc>
          <w:tcPr>
            <w:tcW w:w="1740" w:type="dxa"/>
            <w:tcMar/>
          </w:tcPr>
          <w:p w:rsidR="005979B0" w:rsidRDefault="00116867" w14:paraId="60616D75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5:00:00Z" w:id="6">
              <w:r>
                <w:rPr>
                  <w:rFonts w:ascii="Times New Roman" w:hAnsi="Times New Roman" w:eastAsia="Times New Roman" w:cs="Times New Roman"/>
                </w:rPr>
                <w:t>70</w:t>
              </w:r>
            </w:ins>
          </w:p>
        </w:tc>
        <w:tc>
          <w:tcPr>
            <w:tcW w:w="2317" w:type="dxa"/>
            <w:tcMar/>
          </w:tcPr>
          <w:p w:rsidR="005979B0" w:rsidRDefault="005979B0" w14:paraId="3A6E976C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51E754C3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659BFA86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22CE1D16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7:00Z" w:id="7">
              <w:r>
                <w:rPr>
                  <w:rFonts w:ascii="Times New Roman" w:hAnsi="Times New Roman" w:eastAsia="Times New Roman" w:cs="Times New Roman"/>
                </w:rPr>
                <w:t>Service Sales</w:t>
              </w:r>
            </w:ins>
          </w:p>
        </w:tc>
        <w:tc>
          <w:tcPr>
            <w:tcW w:w="1740" w:type="dxa"/>
            <w:tcMar/>
          </w:tcPr>
          <w:p w:rsidR="005979B0" w:rsidRDefault="00116867" w14:paraId="48C69DDB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5:01:00Z" w:id="8">
              <w:r>
                <w:rPr>
                  <w:rFonts w:ascii="Times New Roman" w:hAnsi="Times New Roman" w:eastAsia="Times New Roman" w:cs="Times New Roman"/>
                </w:rPr>
                <w:t>17</w:t>
              </w:r>
            </w:ins>
          </w:p>
        </w:tc>
        <w:tc>
          <w:tcPr>
            <w:tcW w:w="2317" w:type="dxa"/>
            <w:tcMar/>
          </w:tcPr>
          <w:p w:rsidR="005979B0" w:rsidRDefault="005979B0" w14:paraId="294917D0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3478C2AF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15CC29FB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586598AA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9">
              <w:r>
                <w:rPr>
                  <w:rFonts w:ascii="Times New Roman" w:hAnsi="Times New Roman" w:eastAsia="Times New Roman" w:cs="Times New Roman"/>
                </w:rPr>
                <w:t>Academy</w:t>
              </w:r>
            </w:ins>
          </w:p>
        </w:tc>
        <w:tc>
          <w:tcPr>
            <w:tcW w:w="1740" w:type="dxa"/>
            <w:tcMar/>
          </w:tcPr>
          <w:p w:rsidR="005979B0" w:rsidRDefault="00116867" w14:paraId="70313FD6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0">
              <w:r>
                <w:rPr>
                  <w:rFonts w:ascii="Times New Roman" w:hAnsi="Times New Roman" w:eastAsia="Times New Roman" w:cs="Times New Roman"/>
                </w:rPr>
                <w:t>1</w:t>
              </w:r>
            </w:ins>
          </w:p>
        </w:tc>
        <w:tc>
          <w:tcPr>
            <w:tcW w:w="2317" w:type="dxa"/>
            <w:tcMar/>
          </w:tcPr>
          <w:p w:rsidR="005979B0" w:rsidRDefault="005979B0" w14:paraId="336258B2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2BA47DD9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0A287E9D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6DE566CD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1">
              <w:r>
                <w:rPr>
                  <w:rFonts w:ascii="Times New Roman" w:hAnsi="Times New Roman" w:eastAsia="Times New Roman" w:cs="Times New Roman"/>
                </w:rPr>
                <w:t>Finance</w:t>
              </w:r>
            </w:ins>
          </w:p>
        </w:tc>
        <w:tc>
          <w:tcPr>
            <w:tcW w:w="1740" w:type="dxa"/>
            <w:tcMar/>
          </w:tcPr>
          <w:p w:rsidR="005979B0" w:rsidRDefault="00116867" w14:paraId="0C6066EE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2">
              <w:r>
                <w:rPr>
                  <w:rFonts w:ascii="Times New Roman" w:hAnsi="Times New Roman" w:eastAsia="Times New Roman" w:cs="Times New Roman"/>
                </w:rPr>
                <w:t>3</w:t>
              </w:r>
            </w:ins>
          </w:p>
        </w:tc>
        <w:tc>
          <w:tcPr>
            <w:tcW w:w="2317" w:type="dxa"/>
            <w:tcMar/>
          </w:tcPr>
          <w:p w:rsidR="005979B0" w:rsidRDefault="005979B0" w14:paraId="54FDF5B3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5C4C33C0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6E70C121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6C69A3E7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3">
              <w:r>
                <w:rPr>
                  <w:rFonts w:ascii="Times New Roman" w:hAnsi="Times New Roman" w:eastAsia="Times New Roman" w:cs="Times New Roman"/>
                </w:rPr>
                <w:t>Marketing</w:t>
              </w:r>
            </w:ins>
          </w:p>
        </w:tc>
        <w:tc>
          <w:tcPr>
            <w:tcW w:w="1740" w:type="dxa"/>
            <w:tcMar/>
          </w:tcPr>
          <w:p w:rsidR="005979B0" w:rsidRDefault="00116867" w14:paraId="68186DAF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4">
              <w:r>
                <w:rPr>
                  <w:rFonts w:ascii="Times New Roman" w:hAnsi="Times New Roman" w:eastAsia="Times New Roman" w:cs="Times New Roman"/>
                </w:rPr>
                <w:t>1</w:t>
              </w:r>
            </w:ins>
          </w:p>
        </w:tc>
        <w:tc>
          <w:tcPr>
            <w:tcW w:w="2317" w:type="dxa"/>
            <w:tcMar/>
          </w:tcPr>
          <w:p w:rsidR="005979B0" w:rsidRDefault="005979B0" w14:paraId="190A58F5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76D2C144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601CCFE6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16F068C3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5">
              <w:r>
                <w:rPr>
                  <w:rFonts w:ascii="Times New Roman" w:hAnsi="Times New Roman" w:eastAsia="Times New Roman" w:cs="Times New Roman"/>
                </w:rPr>
                <w:t>HR</w:t>
              </w:r>
            </w:ins>
          </w:p>
        </w:tc>
        <w:tc>
          <w:tcPr>
            <w:tcW w:w="1740" w:type="dxa"/>
            <w:tcMar/>
          </w:tcPr>
          <w:p w:rsidR="005979B0" w:rsidRDefault="00116867" w14:paraId="7F3CF9CA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6">
              <w:r>
                <w:rPr>
                  <w:rFonts w:ascii="Times New Roman" w:hAnsi="Times New Roman" w:eastAsia="Times New Roman" w:cs="Times New Roman"/>
                </w:rPr>
                <w:t>1</w:t>
              </w:r>
            </w:ins>
          </w:p>
        </w:tc>
        <w:tc>
          <w:tcPr>
            <w:tcW w:w="2317" w:type="dxa"/>
            <w:tcMar/>
          </w:tcPr>
          <w:p w:rsidR="005979B0" w:rsidRDefault="005979B0" w14:paraId="78A70D13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1F8BB94B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10227D48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116867" w14:paraId="7C24539F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7">
              <w:r>
                <w:rPr>
                  <w:rFonts w:ascii="Times New Roman" w:hAnsi="Times New Roman" w:eastAsia="Times New Roman" w:cs="Times New Roman"/>
                </w:rPr>
                <w:t>Sourcing</w:t>
              </w:r>
            </w:ins>
          </w:p>
        </w:tc>
        <w:tc>
          <w:tcPr>
            <w:tcW w:w="1740" w:type="dxa"/>
            <w:tcMar/>
          </w:tcPr>
          <w:p w:rsidR="005979B0" w:rsidRDefault="00116867" w14:paraId="17A3FD68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  <w:ins w:author="Jeevan Joy Pious" w:date="2025-09-19T14:58:00Z" w:id="18">
              <w:r>
                <w:rPr>
                  <w:rFonts w:ascii="Times New Roman" w:hAnsi="Times New Roman" w:eastAsia="Times New Roman" w:cs="Times New Roman"/>
                </w:rPr>
                <w:t>2</w:t>
              </w:r>
            </w:ins>
          </w:p>
        </w:tc>
        <w:tc>
          <w:tcPr>
            <w:tcW w:w="2317" w:type="dxa"/>
            <w:tcMar/>
          </w:tcPr>
          <w:p w:rsidR="005979B0" w:rsidRDefault="005979B0" w14:paraId="363D5ECB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3A183ADD" w14:textId="77777777">
        <w:trPr>
          <w:trHeight w:val="261"/>
        </w:trPr>
        <w:tc>
          <w:tcPr>
            <w:tcW w:w="813" w:type="dxa"/>
            <w:tcMar/>
          </w:tcPr>
          <w:p w:rsidR="005979B0" w:rsidRDefault="005979B0" w14:paraId="2DEBF66B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5979B0" w14:paraId="59D347DD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Mar/>
          </w:tcPr>
          <w:p w:rsidR="005979B0" w:rsidRDefault="005979B0" w14:paraId="124F3363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317" w:type="dxa"/>
            <w:tcMar/>
          </w:tcPr>
          <w:p w:rsidR="005979B0" w:rsidRDefault="005979B0" w14:paraId="6A380598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  <w:tr w:rsidR="005979B0" w:rsidTr="1E39DF4E" w14:paraId="72D98626" w14:textId="77777777">
        <w:trPr>
          <w:trHeight w:val="273"/>
        </w:trPr>
        <w:tc>
          <w:tcPr>
            <w:tcW w:w="813" w:type="dxa"/>
            <w:tcMar/>
          </w:tcPr>
          <w:p w:rsidR="005979B0" w:rsidRDefault="005979B0" w14:paraId="0FC098E4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75" w:type="dxa"/>
            <w:tcMar/>
          </w:tcPr>
          <w:p w:rsidR="005979B0" w:rsidRDefault="005979B0" w14:paraId="06B11F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Mar/>
          </w:tcPr>
          <w:p w:rsidR="005979B0" w:rsidRDefault="005979B0" w14:paraId="316C4EC6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317" w:type="dxa"/>
            <w:tcMar/>
          </w:tcPr>
          <w:p w:rsidR="005979B0" w:rsidRDefault="005979B0" w14:paraId="1FBB0256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005979B0" w:rsidRDefault="005979B0" w14:paraId="100C83CD" w14:textId="77777777">
      <w:pPr>
        <w:pStyle w:val="Title"/>
        <w:rPr>
          <w:rFonts w:ascii="Times New Roman" w:hAnsi="Times New Roman" w:eastAsia="Cambria" w:cs="Times New Roman"/>
          <w:caps/>
          <w:color w:val="4F81BD" w:themeColor="accent1"/>
          <w:sz w:val="22"/>
          <w:szCs w:val="22"/>
        </w:rPr>
      </w:pPr>
    </w:p>
    <w:p w:rsidR="005979B0" w:rsidRDefault="00116867" w14:paraId="2B9F1956" w14:textId="77777777">
      <w:pPr>
        <w:shd w:val="clear" w:color="auto" w:fill="007CC4"/>
        <w:rPr>
          <w:rFonts w:ascii="Times New Roman" w:hAnsi="Times New Roman" w:eastAsia="Times New Roman" w:cs="Times New Roman"/>
          <w:b/>
          <w:bCs/>
          <w:color w:val="FFFFFF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Modules Included as part of Business Requirement Document Version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2937"/>
        <w:gridCol w:w="1724"/>
        <w:gridCol w:w="1236"/>
        <w:gridCol w:w="1782"/>
      </w:tblGrid>
      <w:tr w:rsidR="005979B0" w14:paraId="463EA126" w14:textId="77777777">
        <w:tc>
          <w:tcPr>
            <w:tcW w:w="626" w:type="dxa"/>
          </w:tcPr>
          <w:p w:rsidR="005979B0" w:rsidRDefault="00116867" w14:paraId="74EB51E4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 no</w:t>
            </w:r>
          </w:p>
        </w:tc>
        <w:tc>
          <w:tcPr>
            <w:tcW w:w="2990" w:type="dxa"/>
          </w:tcPr>
          <w:p w:rsidR="005979B0" w:rsidRDefault="00116867" w14:paraId="1D37AD33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Module</w:t>
            </w:r>
          </w:p>
        </w:tc>
        <w:tc>
          <w:tcPr>
            <w:tcW w:w="1751" w:type="dxa"/>
          </w:tcPr>
          <w:p w:rsidR="005979B0" w:rsidRDefault="00116867" w14:paraId="41347AF0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Approval Status</w:t>
            </w:r>
          </w:p>
        </w:tc>
        <w:tc>
          <w:tcPr>
            <w:tcW w:w="1237" w:type="dxa"/>
          </w:tcPr>
          <w:p w:rsidR="005979B0" w:rsidRDefault="00116867" w14:paraId="110167BF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Revised on</w:t>
            </w:r>
          </w:p>
        </w:tc>
        <w:tc>
          <w:tcPr>
            <w:tcW w:w="1814" w:type="dxa"/>
          </w:tcPr>
          <w:p w:rsidR="005979B0" w:rsidRDefault="00116867" w14:paraId="06547D0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ins w:author="Jeevan Joy Pious" w:date="2025-09-19T15:03:00Z" w:id="19">
              <w:r>
                <w:rPr>
                  <w:rFonts w:ascii="Times New Roman" w:hAnsi="Times New Roman" w:cs="Times New Roman"/>
                  <w:b/>
                  <w:color w:val="000000"/>
                </w:rPr>
                <w:t>Status</w:t>
              </w:r>
            </w:ins>
          </w:p>
        </w:tc>
      </w:tr>
      <w:tr w:rsidR="005979B0" w14:paraId="0F77563C" w14:textId="77777777">
        <w:tc>
          <w:tcPr>
            <w:tcW w:w="626" w:type="dxa"/>
          </w:tcPr>
          <w:p w:rsidR="005979B0" w:rsidRDefault="00116867" w14:paraId="4035F2E1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2990" w:type="dxa"/>
          </w:tcPr>
          <w:p w:rsidR="005979B0" w:rsidRDefault="00116867" w14:paraId="64646125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Campaign Management </w:t>
            </w:r>
          </w:p>
        </w:tc>
        <w:tc>
          <w:tcPr>
            <w:tcW w:w="1751" w:type="dxa"/>
          </w:tcPr>
          <w:p w:rsidR="005979B0" w:rsidRDefault="00116867" w14:paraId="7E9C6302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6774770F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03/11/2025</w:t>
            </w:r>
          </w:p>
        </w:tc>
        <w:tc>
          <w:tcPr>
            <w:tcW w:w="1814" w:type="dxa"/>
          </w:tcPr>
          <w:p w:rsidR="005979B0" w:rsidRDefault="00116867" w14:paraId="3DAC2A3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Approved</w:t>
            </w:r>
          </w:p>
        </w:tc>
      </w:tr>
      <w:tr w:rsidR="005979B0" w14:paraId="02EC3937" w14:textId="77777777">
        <w:tc>
          <w:tcPr>
            <w:tcW w:w="626" w:type="dxa"/>
          </w:tcPr>
          <w:p w:rsidR="005979B0" w:rsidRDefault="00116867" w14:paraId="4A9F50C5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2990" w:type="dxa"/>
          </w:tcPr>
          <w:p w:rsidR="005979B0" w:rsidRDefault="00116867" w14:paraId="514C118A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Lead Management</w:t>
            </w:r>
          </w:p>
        </w:tc>
        <w:tc>
          <w:tcPr>
            <w:tcW w:w="1751" w:type="dxa"/>
          </w:tcPr>
          <w:p w:rsidR="005979B0" w:rsidRDefault="00116867" w14:paraId="56F16F7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20628041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03/11/2025</w:t>
            </w:r>
          </w:p>
        </w:tc>
        <w:tc>
          <w:tcPr>
            <w:tcW w:w="1814" w:type="dxa"/>
          </w:tcPr>
          <w:p w:rsidR="005979B0" w:rsidRDefault="00116867" w14:paraId="626DA326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Approved</w:t>
            </w:r>
          </w:p>
        </w:tc>
      </w:tr>
      <w:tr w:rsidR="005979B0" w14:paraId="1A914F28" w14:textId="77777777">
        <w:tc>
          <w:tcPr>
            <w:tcW w:w="626" w:type="dxa"/>
          </w:tcPr>
          <w:p w:rsidR="005979B0" w:rsidRDefault="00116867" w14:paraId="112CA73D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2990" w:type="dxa"/>
          </w:tcPr>
          <w:p w:rsidR="005979B0" w:rsidRDefault="00116867" w14:paraId="1C5F898C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Account Management</w:t>
            </w:r>
          </w:p>
        </w:tc>
        <w:tc>
          <w:tcPr>
            <w:tcW w:w="1751" w:type="dxa"/>
          </w:tcPr>
          <w:p w:rsidR="005979B0" w:rsidRDefault="00116867" w14:paraId="1B4F143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18B5E2B3" w14:textId="77777777">
            <w:pPr>
              <w:spacing w:after="0" w:line="240" w:lineRule="auto"/>
              <w:rPr>
                <w:ins w:author="Microsoft account" w:date="2025-10-17T12:25:00Z" w:id="20"/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04/09/2025</w:t>
            </w:r>
          </w:p>
          <w:p w:rsidR="005979B0" w:rsidRDefault="00116867" w14:paraId="6D534537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ins w:author="Microsoft account" w:date="2025-10-17T12:25:00Z" w:id="21">
              <w:r>
                <w:rPr>
                  <w:rFonts w:ascii="Times New Roman" w:hAnsi="Times New Roman" w:cs="Times New Roman"/>
                  <w:b/>
                  <w:color w:val="000000"/>
                </w:rPr>
                <w:t>16/10/1025</w:t>
              </w:r>
            </w:ins>
          </w:p>
        </w:tc>
        <w:tc>
          <w:tcPr>
            <w:tcW w:w="1814" w:type="dxa"/>
          </w:tcPr>
          <w:p w:rsidR="005979B0" w:rsidRDefault="00116867" w14:paraId="53DDEC11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Approved</w:t>
            </w:r>
          </w:p>
        </w:tc>
      </w:tr>
      <w:tr w:rsidR="005979B0" w14:paraId="558A04FC" w14:textId="77777777">
        <w:tc>
          <w:tcPr>
            <w:tcW w:w="626" w:type="dxa"/>
          </w:tcPr>
          <w:p w:rsidR="005979B0" w:rsidRDefault="00116867" w14:paraId="712A4604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90" w:type="dxa"/>
          </w:tcPr>
          <w:p w:rsidR="005979B0" w:rsidRDefault="00116867" w14:paraId="240132B1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Visit Management</w:t>
            </w:r>
          </w:p>
        </w:tc>
        <w:tc>
          <w:tcPr>
            <w:tcW w:w="1751" w:type="dxa"/>
          </w:tcPr>
          <w:p w:rsidR="005979B0" w:rsidRDefault="00116867" w14:paraId="78C23F39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461C61A5" w14:textId="77777777">
            <w:pPr>
              <w:spacing w:after="0" w:line="240" w:lineRule="auto"/>
              <w:rPr>
                <w:ins w:author="Microsoft account" w:date="2025-10-17T12:26:00Z" w:id="22"/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08/09/2025</w:t>
            </w:r>
          </w:p>
          <w:p w:rsidR="005979B0" w:rsidRDefault="00116867" w14:paraId="6D1BE627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ins w:author="Microsoft account" w:date="2025-10-17T12:26:00Z" w:id="23">
              <w:r>
                <w:rPr>
                  <w:rFonts w:ascii="Times New Roman" w:hAnsi="Times New Roman" w:cs="Times New Roman"/>
                  <w:b/>
                  <w:color w:val="000000"/>
                </w:rPr>
                <w:t>16/10/1025</w:t>
              </w:r>
            </w:ins>
          </w:p>
        </w:tc>
        <w:tc>
          <w:tcPr>
            <w:tcW w:w="1814" w:type="dxa"/>
          </w:tcPr>
          <w:p w:rsidR="005979B0" w:rsidRDefault="00116867" w14:paraId="16AFA7D2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Approved</w:t>
            </w:r>
          </w:p>
        </w:tc>
      </w:tr>
      <w:tr w:rsidR="005979B0" w14:paraId="12E01752" w14:textId="77777777">
        <w:tc>
          <w:tcPr>
            <w:tcW w:w="626" w:type="dxa"/>
          </w:tcPr>
          <w:p w:rsidR="005979B0" w:rsidRDefault="00116867" w14:paraId="5E222BE5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2990" w:type="dxa"/>
          </w:tcPr>
          <w:p w:rsidR="005979B0" w:rsidRDefault="00116867" w14:paraId="708AE214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Expense Management</w:t>
            </w:r>
          </w:p>
        </w:tc>
        <w:tc>
          <w:tcPr>
            <w:tcW w:w="1751" w:type="dxa"/>
          </w:tcPr>
          <w:p w:rsidR="005979B0" w:rsidRDefault="00116867" w14:paraId="50676FE9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313A5511" w14:textId="77777777">
            <w:pPr>
              <w:spacing w:after="0" w:line="240" w:lineRule="auto"/>
              <w:rPr>
                <w:ins w:author="Microsoft account" w:date="2025-10-17T12:26:00Z" w:id="24"/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09/09/2025</w:t>
            </w:r>
          </w:p>
          <w:p w:rsidR="005979B0" w:rsidRDefault="00116867" w14:paraId="38B36307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ins w:author="Microsoft account" w:date="2025-10-17T12:26:00Z" w:id="25">
              <w:r>
                <w:rPr>
                  <w:rFonts w:ascii="Times New Roman" w:hAnsi="Times New Roman" w:cs="Times New Roman"/>
                  <w:b/>
                  <w:color w:val="000000"/>
                </w:rPr>
                <w:t>16/10/1025</w:t>
              </w:r>
            </w:ins>
          </w:p>
        </w:tc>
        <w:tc>
          <w:tcPr>
            <w:tcW w:w="1814" w:type="dxa"/>
          </w:tcPr>
          <w:p w:rsidR="005979B0" w:rsidRDefault="00116867" w14:paraId="4B4D660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Approved</w:t>
            </w:r>
          </w:p>
        </w:tc>
      </w:tr>
      <w:tr w:rsidR="005979B0" w14:paraId="6326F935" w14:textId="77777777">
        <w:tc>
          <w:tcPr>
            <w:tcW w:w="626" w:type="dxa"/>
          </w:tcPr>
          <w:p w:rsidR="005979B0" w:rsidRDefault="00116867" w14:paraId="302CA43A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2990" w:type="dxa"/>
          </w:tcPr>
          <w:p w:rsidR="005979B0" w:rsidRDefault="00116867" w14:paraId="4DA23DF9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Opportunity Management</w:t>
            </w:r>
          </w:p>
        </w:tc>
        <w:tc>
          <w:tcPr>
            <w:tcW w:w="1751" w:type="dxa"/>
          </w:tcPr>
          <w:p w:rsidR="005979B0" w:rsidRDefault="00116867" w14:paraId="61B4F5B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6CA204B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3C264FEF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0468C308" w14:textId="77777777">
        <w:tc>
          <w:tcPr>
            <w:tcW w:w="626" w:type="dxa"/>
          </w:tcPr>
          <w:p w:rsidR="005979B0" w:rsidRDefault="00116867" w14:paraId="2FDCD9C7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2990" w:type="dxa"/>
          </w:tcPr>
          <w:p w:rsidR="005979B0" w:rsidRDefault="00116867" w14:paraId="48BCAFA7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Product Master</w:t>
            </w:r>
          </w:p>
        </w:tc>
        <w:tc>
          <w:tcPr>
            <w:tcW w:w="1751" w:type="dxa"/>
          </w:tcPr>
          <w:p w:rsidR="005979B0" w:rsidRDefault="00116867" w14:paraId="17B6E05F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41CC5386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5EB20EEC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263B72A8" w14:textId="77777777">
        <w:tc>
          <w:tcPr>
            <w:tcW w:w="626" w:type="dxa"/>
          </w:tcPr>
          <w:p w:rsidR="005979B0" w:rsidRDefault="00116867" w14:paraId="48C91E6C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2990" w:type="dxa"/>
          </w:tcPr>
          <w:p w:rsidR="005979B0" w:rsidRDefault="00116867" w14:paraId="66AA0E40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Price book and Pricing </w:t>
            </w:r>
          </w:p>
        </w:tc>
        <w:tc>
          <w:tcPr>
            <w:tcW w:w="1751" w:type="dxa"/>
          </w:tcPr>
          <w:p w:rsidR="005979B0" w:rsidRDefault="00116867" w14:paraId="665CD79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01DA36B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78E04EA8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68EC1412" w14:textId="77777777">
        <w:tc>
          <w:tcPr>
            <w:tcW w:w="626" w:type="dxa"/>
          </w:tcPr>
          <w:p w:rsidR="005979B0" w:rsidRDefault="00116867" w14:paraId="5F69E922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990" w:type="dxa"/>
          </w:tcPr>
          <w:p w:rsidR="005979B0" w:rsidRDefault="00116867" w14:paraId="099FEF1E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Quote</w:t>
            </w:r>
            <w:r>
              <w:rPr>
                <w:rFonts w:ascii="Times New Roman" w:hAnsi="Times New Roman" w:cs="Times New Roman"/>
                <w:color w:val="000000"/>
              </w:rPr>
              <w:t>Management</w:t>
            </w:r>
          </w:p>
        </w:tc>
        <w:tc>
          <w:tcPr>
            <w:tcW w:w="1751" w:type="dxa"/>
          </w:tcPr>
          <w:p w:rsidR="005979B0" w:rsidRDefault="00116867" w14:paraId="31CC97F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719D130C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74F0C649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62C94026" w14:textId="77777777">
        <w:tc>
          <w:tcPr>
            <w:tcW w:w="626" w:type="dxa"/>
          </w:tcPr>
          <w:p w:rsidR="005979B0" w:rsidRDefault="00116867" w14:paraId="1283DF18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990" w:type="dxa"/>
          </w:tcPr>
          <w:p w:rsidR="005979B0" w:rsidRDefault="00116867" w14:paraId="68126419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Order</w:t>
            </w:r>
            <w:r>
              <w:rPr>
                <w:rFonts w:ascii="Times New Roman" w:hAnsi="Times New Roman" w:cs="Times New Roman"/>
                <w:color w:val="000000"/>
              </w:rPr>
              <w:t>Management</w:t>
            </w:r>
          </w:p>
        </w:tc>
        <w:tc>
          <w:tcPr>
            <w:tcW w:w="1751" w:type="dxa"/>
          </w:tcPr>
          <w:p w:rsidR="005979B0" w:rsidRDefault="00116867" w14:paraId="2496FEC2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4FB80CA0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72955344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3520F9B7" w14:textId="77777777">
        <w:tc>
          <w:tcPr>
            <w:tcW w:w="626" w:type="dxa"/>
          </w:tcPr>
          <w:p w:rsidR="005979B0" w:rsidRDefault="00116867" w14:paraId="74079ABA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2990" w:type="dxa"/>
          </w:tcPr>
          <w:p w:rsidR="005979B0" w:rsidRDefault="00116867" w14:paraId="62C7D5F8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Target Vs Actual</w:t>
            </w:r>
          </w:p>
        </w:tc>
        <w:tc>
          <w:tcPr>
            <w:tcW w:w="1751" w:type="dxa"/>
          </w:tcPr>
          <w:p w:rsidR="005979B0" w:rsidRDefault="00116867" w14:paraId="27686370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6ABB7915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00808B38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5F314737" w14:textId="77777777">
        <w:tc>
          <w:tcPr>
            <w:tcW w:w="626" w:type="dxa"/>
          </w:tcPr>
          <w:p w:rsidR="005979B0" w:rsidRDefault="00116867" w14:paraId="1EE808F8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2990" w:type="dxa"/>
          </w:tcPr>
          <w:p w:rsidR="005979B0" w:rsidRDefault="00116867" w14:paraId="46ACCB57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Telephony Integration</w:t>
            </w:r>
          </w:p>
        </w:tc>
        <w:tc>
          <w:tcPr>
            <w:tcW w:w="1751" w:type="dxa"/>
          </w:tcPr>
          <w:p w:rsidR="005979B0" w:rsidRDefault="00116867" w14:paraId="6E0199C0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4E745016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42F5D06C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417C0DBD" w14:textId="77777777">
        <w:tc>
          <w:tcPr>
            <w:tcW w:w="626" w:type="dxa"/>
          </w:tcPr>
          <w:p w:rsidR="005979B0" w:rsidRDefault="00116867" w14:paraId="1941A74D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2990" w:type="dxa"/>
          </w:tcPr>
          <w:p w:rsidR="005979B0" w:rsidRDefault="00116867" w14:paraId="06BBEE4C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Service Application Integration</w:t>
            </w:r>
          </w:p>
        </w:tc>
        <w:tc>
          <w:tcPr>
            <w:tcW w:w="1751" w:type="dxa"/>
          </w:tcPr>
          <w:p w:rsidR="005979B0" w:rsidRDefault="00116867" w14:paraId="72B18B5C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203C39A4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0A141187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979B0" w14:paraId="13928A9B" w14:textId="77777777">
        <w:tc>
          <w:tcPr>
            <w:tcW w:w="626" w:type="dxa"/>
          </w:tcPr>
          <w:p w:rsidR="005979B0" w:rsidRDefault="00116867" w14:paraId="7EB1201D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2990" w:type="dxa"/>
          </w:tcPr>
          <w:p w:rsidR="005979B0" w:rsidRDefault="00116867" w14:paraId="6C29E1A8" w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ERP - Managed module</w:t>
            </w:r>
          </w:p>
        </w:tc>
        <w:tc>
          <w:tcPr>
            <w:tcW w:w="1751" w:type="dxa"/>
          </w:tcPr>
          <w:p w:rsidR="005979B0" w:rsidRDefault="00116867" w14:paraId="1DC2E43E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:rsidR="005979B0" w:rsidRDefault="00116867" w14:paraId="58BADBE3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09/12/2025</w:t>
            </w:r>
          </w:p>
        </w:tc>
        <w:tc>
          <w:tcPr>
            <w:tcW w:w="1814" w:type="dxa"/>
          </w:tcPr>
          <w:p w:rsidR="005979B0" w:rsidRDefault="005979B0" w14:paraId="275DC17F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:rsidR="005979B0" w:rsidRDefault="005979B0" w14:paraId="78E0812E" w14:textId="77777777">
      <w:pPr>
        <w:rPr>
          <w:rFonts w:ascii="Times New Roman" w:hAnsi="Times New Roman" w:cs="Times New Roman"/>
          <w:b/>
          <w:color w:val="000000"/>
        </w:rPr>
      </w:pPr>
    </w:p>
    <w:p w:rsidR="005979B0" w:rsidRDefault="00116867" w14:paraId="36A151DC" w14:textId="77777777">
      <w:pPr>
        <w:pStyle w:val="ListParagraph"/>
        <w:shd w:val="clear" w:color="auto" w:fill="007CC4"/>
        <w:ind w:hanging="720"/>
        <w:rPr>
          <w:rFonts w:ascii="Times New Roman" w:hAnsi="Times New Roman" w:eastAsia="Times New Roman" w:cs="Times New Roman"/>
          <w:color w:val="FFFFFF"/>
        </w:rPr>
      </w:pPr>
      <w:r>
        <w:rPr>
          <w:rFonts w:ascii="Times New Roman" w:hAnsi="Times New Roman" w:eastAsia="Times New Roman" w:cs="Times New Roman"/>
          <w:b/>
          <w:bCs/>
          <w:color w:val="FFFFFF"/>
        </w:rPr>
        <w:t>Out of Scope</w:t>
      </w:r>
    </w:p>
    <w:p w:rsidR="005979B0" w:rsidRDefault="00116867" w14:paraId="77A65914" w14:textId="7777777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Cs/>
          <w:color w:val="000000"/>
        </w:rPr>
      </w:pPr>
      <w:r>
        <w:rPr>
          <w:rFonts w:ascii="Times New Roman" w:hAnsi="Times New Roman" w:eastAsia="Times New Roman" w:cs="Times New Roman"/>
          <w:bCs/>
          <w:color w:val="000000"/>
        </w:rPr>
        <w:t>Any requirement not explicitly mentioned in the Business Requirement Document will be marked as out of scope</w:t>
      </w:r>
    </w:p>
    <w:p w:rsidR="005979B0" w:rsidRDefault="00116867" w14:paraId="73DF6D1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br w:type="page"/>
      </w:r>
      <w:bookmarkStart w:name="_heading=h.iubei2xe209n" w:colFirst="0" w:colLast="0" w:id="26"/>
      <w:bookmarkEnd w:id="26"/>
    </w:p>
    <w:p w:rsidR="005979B0" w:rsidRDefault="00116867" w14:paraId="65F881C3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34"/>
          <w:szCs w:val="34"/>
        </w:rPr>
      </w:pPr>
      <w:bookmarkStart w:name="_heading=h.m44rpx1law7d" w:id="27"/>
      <w:bookmarkEnd w:id="27"/>
      <w:r>
        <w:rPr>
          <w:rFonts w:ascii="Times New Roman" w:hAnsi="Times New Roman" w:cs="Times New Roman"/>
          <w:color w:val="000000" w:themeColor="text1"/>
          <w:sz w:val="34"/>
          <w:szCs w:val="34"/>
        </w:rPr>
        <w:t xml:space="preserve">Module </w:t>
      </w:r>
      <w:r>
        <w:rPr>
          <w:rFonts w:ascii="Times New Roman" w:hAnsi="Times New Roman" w:cs="Times New Roman"/>
          <w:color w:val="000000" w:themeColor="text1"/>
          <w:sz w:val="34"/>
          <w:szCs w:val="34"/>
          <w:lang w:val="en-US"/>
        </w:rPr>
        <w:t>6</w:t>
      </w:r>
      <w:r>
        <w:rPr>
          <w:rFonts w:ascii="Times New Roman" w:hAnsi="Times New Roman" w:cs="Times New Roman"/>
          <w:color w:val="000000" w:themeColor="text1"/>
          <w:sz w:val="34"/>
          <w:szCs w:val="34"/>
        </w:rPr>
        <w:t xml:space="preserve">:  </w:t>
      </w:r>
    </w:p>
    <w:p w:rsidR="005979B0" w:rsidRDefault="00116867" w14:paraId="00FF6F1F" w14:textId="5FB9CB7C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  <w:t>Module Name: Opportunity Management</w:t>
      </w:r>
      <w:ins w:author="Manoj V Menon" w:date="2025-09-23T08:05:00Z" w:id="28">
        <w:r>
          <w:rPr>
            <w:rFonts w:ascii="Times New Roman" w:hAnsi="Times New Roman" w:eastAsia="Cambria" w:cs="Times New Roman"/>
            <w:b w:val="0"/>
            <w:caps/>
            <w:color w:val="4F81BD" w:themeColor="accent1"/>
            <w:sz w:val="22"/>
            <w:szCs w:val="22"/>
          </w:rPr>
          <w:t xml:space="preserve"> </w:t>
        </w:r>
      </w:ins>
      <w:ins w:author="Manoj V Menon" w:date="2025-09-24T09:59:00Z" w:id="29">
        <w:r>
          <w:br/>
        </w:r>
      </w:ins>
    </w:p>
    <w:p w:rsidR="005979B0" w:rsidRDefault="00116867" w14:paraId="44B963D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3kat2jtw87jz" w:colFirst="0" w:colLast="0" w:id="30"/>
      <w:bookmarkEnd w:id="3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tbl>
      <w:tblPr>
        <w:tblStyle w:val="TableGrid"/>
        <w:tblW w:w="8523" w:type="dxa"/>
        <w:tblInd w:w="-141" w:type="dxa"/>
        <w:tblLayout w:type="fixed"/>
        <w:tblLook w:val="04A0" w:firstRow="1" w:lastRow="0" w:firstColumn="1" w:lastColumn="0" w:noHBand="0" w:noVBand="1"/>
      </w:tblPr>
      <w:tblGrid>
        <w:gridCol w:w="2011"/>
        <w:gridCol w:w="1165"/>
        <w:gridCol w:w="1412"/>
        <w:gridCol w:w="2153"/>
        <w:gridCol w:w="1782"/>
      </w:tblGrid>
      <w:tr w:rsidR="005979B0" w14:paraId="2F659A01" w14:textId="77777777">
        <w:trPr>
          <w:trHeight w:val="750"/>
        </w:trPr>
        <w:tc>
          <w:tcPr>
            <w:tcW w:w="2011" w:type="dxa"/>
            <w:shd w:val="clear" w:color="auto" w:fill="DBE5F1" w:themeFill="accent1" w:themeFillTint="33"/>
          </w:tcPr>
          <w:p w:rsidR="005979B0" w:rsidRDefault="00116867" w14:paraId="2E5F0D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165" w:type="dxa"/>
            <w:shd w:val="clear" w:color="auto" w:fill="DBE5F1" w:themeFill="accent1" w:themeFillTint="33"/>
          </w:tcPr>
          <w:p w:rsidR="005979B0" w:rsidRDefault="00116867" w14:paraId="49E7EC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412" w:type="dxa"/>
            <w:shd w:val="clear" w:color="auto" w:fill="DBE5F1" w:themeFill="accent1" w:themeFillTint="33"/>
          </w:tcPr>
          <w:p w:rsidR="005979B0" w:rsidRDefault="00116867" w14:paraId="402F14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2153" w:type="dxa"/>
            <w:shd w:val="clear" w:color="auto" w:fill="DBE5F1" w:themeFill="accent1" w:themeFillTint="33"/>
          </w:tcPr>
          <w:p w:rsidR="005979B0" w:rsidRDefault="00116867" w14:paraId="3F6257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1782" w:type="dxa"/>
            <w:shd w:val="clear" w:color="auto" w:fill="DBE5F1" w:themeFill="accent1" w:themeFillTint="33"/>
          </w:tcPr>
          <w:p w:rsidR="005979B0" w:rsidRDefault="00116867" w14:paraId="0292E3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5979B0" w14:paraId="7FEF663B" w14:textId="77777777">
        <w:trPr>
          <w:trHeight w:val="952"/>
        </w:trPr>
        <w:tc>
          <w:tcPr>
            <w:tcW w:w="2011" w:type="dxa"/>
          </w:tcPr>
          <w:p w:rsidR="005979B0" w:rsidRDefault="00116867" w14:paraId="15EAE4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Name (Company Name + Requirement)</w:t>
            </w:r>
          </w:p>
        </w:tc>
        <w:tc>
          <w:tcPr>
            <w:tcW w:w="1165" w:type="dxa"/>
          </w:tcPr>
          <w:p w:rsidR="005979B0" w:rsidRDefault="00116867" w14:paraId="44DA4B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</w:tcPr>
          <w:p w:rsidR="005979B0" w:rsidRDefault="00116867" w14:paraId="7C08C3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="005979B0" w:rsidRDefault="00116867" w14:paraId="1BB1BC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3893D2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name formed by combining company name and requirement.</w:t>
            </w:r>
          </w:p>
        </w:tc>
      </w:tr>
      <w:tr w:rsidR="005979B0" w14:paraId="2D8C01CC" w14:textId="77777777">
        <w:trPr>
          <w:trHeight w:val="864"/>
        </w:trPr>
        <w:tc>
          <w:tcPr>
            <w:tcW w:w="2011" w:type="dxa"/>
          </w:tcPr>
          <w:p w:rsidR="005979B0" w:rsidRDefault="00116867" w14:paraId="2512506D" w14:textId="4A58F5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Opportunity ID</w:t>
            </w:r>
            <w:ins w:author="Manoj V Menon" w:date="2025-09-22T10:05:00Z" w:id="31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r w:rsidR="00EC03CA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</w:t>
            </w:r>
          </w:p>
        </w:tc>
        <w:tc>
          <w:tcPr>
            <w:tcW w:w="1165" w:type="dxa"/>
          </w:tcPr>
          <w:p w:rsidR="005979B0" w:rsidRDefault="00116867" w14:paraId="5E116E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Auto number</w:t>
            </w:r>
          </w:p>
        </w:tc>
        <w:tc>
          <w:tcPr>
            <w:tcW w:w="1412" w:type="dxa"/>
          </w:tcPr>
          <w:p w:rsidR="005979B0" w:rsidRDefault="00116867" w14:paraId="0A4232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="005979B0" w:rsidRDefault="00116867" w14:paraId="4442B5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33781C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System generated unique identifier for the opportunity.</w:t>
            </w:r>
            <w:r w:rsidR="00EC03CA"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 </w:t>
            </w:r>
          </w:p>
          <w:p w:rsidR="00EC03CA" w:rsidRDefault="00EC03CA" w14:paraId="6F547622" w14:textId="10CBE9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will have the different auto number format</w:t>
            </w:r>
          </w:p>
        </w:tc>
      </w:tr>
      <w:tr w:rsidR="005979B0" w14:paraId="6DBC5F19" w14:textId="77777777">
        <w:trPr>
          <w:trHeight w:val="1343"/>
        </w:trPr>
        <w:tc>
          <w:tcPr>
            <w:tcW w:w="2011" w:type="dxa"/>
          </w:tcPr>
          <w:p w:rsidR="005979B0" w:rsidRDefault="00116867" w14:paraId="7454B8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Stage</w:t>
            </w:r>
          </w:p>
        </w:tc>
        <w:tc>
          <w:tcPr>
            <w:tcW w:w="1165" w:type="dxa"/>
          </w:tcPr>
          <w:p w:rsidR="005979B0" w:rsidRDefault="00116867" w14:paraId="4B8DD0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</w:tcPr>
          <w:p w:rsidR="005979B0" w:rsidRDefault="00116867" w14:paraId="27B3DC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Pr="007440C2" w:rsidR="005979B0" w:rsidP="007440C2" w:rsidRDefault="00564780" w14:paraId="0D2E8E62" w14:textId="147BD79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Qualified, Proposal, Demo, </w:t>
            </w:r>
            <w:r w:rsidRPr="009C4F21" w:rsidR="009C4F21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Negotiation</w:t>
            </w:r>
            <w:r w:rsidR="009C4F21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Quote Acceptance, Funds</w:t>
            </w:r>
            <w:r w:rsidR="00CF70EC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(Negotiation)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, Closed</w:t>
            </w:r>
            <w:r w:rsidR="007440C2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won/ </w:t>
            </w:r>
            <w:r w:rsidR="007440C2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Closed Lost</w:t>
            </w:r>
            <w:r w:rsidR="007440C2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, Advance Paid</w:t>
            </w:r>
          </w:p>
        </w:tc>
        <w:tc>
          <w:tcPr>
            <w:tcW w:w="1782" w:type="dxa"/>
          </w:tcPr>
          <w:p w:rsidR="005979B0" w:rsidRDefault="00116867" w14:paraId="77F87F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Current stage of the opportunity.</w:t>
            </w:r>
          </w:p>
          <w:p w:rsidR="00564780" w:rsidRDefault="00564780" w14:paraId="36BF1F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  <w:p w:rsidR="00564780" w:rsidRDefault="00564780" w14:paraId="07496D11" w14:textId="5D23411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Qualified (Need Analysis, Product identified) </w:t>
            </w:r>
          </w:p>
        </w:tc>
      </w:tr>
      <w:tr w:rsidR="005979B0" w14:paraId="71F0512B" w14:textId="77777777">
        <w:trPr>
          <w:trHeight w:val="864"/>
        </w:trPr>
        <w:tc>
          <w:tcPr>
            <w:tcW w:w="2011" w:type="dxa"/>
          </w:tcPr>
          <w:p w:rsidR="005979B0" w:rsidRDefault="00116867" w14:paraId="0D907B2F" w14:textId="60F291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Customer</w:t>
            </w:r>
            <w:ins w:author="Manoj V Menon" w:date="2025-09-23T07:22:00Z" w:id="32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</w:p>
        </w:tc>
        <w:tc>
          <w:tcPr>
            <w:tcW w:w="1165" w:type="dxa"/>
          </w:tcPr>
          <w:p w:rsidR="005979B0" w:rsidRDefault="00116867" w14:paraId="767E1F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Lookup</w:t>
            </w:r>
          </w:p>
        </w:tc>
        <w:tc>
          <w:tcPr>
            <w:tcW w:w="1412" w:type="dxa"/>
          </w:tcPr>
          <w:p w:rsidR="005979B0" w:rsidRDefault="00116867" w14:paraId="5DAEEE6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="005979B0" w:rsidRDefault="00116867" w14:paraId="127F2A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6EE2B4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Customer linked to the opportunity.</w:t>
            </w:r>
          </w:p>
        </w:tc>
      </w:tr>
      <w:tr w:rsidR="005979B0" w14:paraId="1EA0A7C7" w14:textId="77777777">
        <w:trPr>
          <w:trHeight w:val="864"/>
        </w:trPr>
        <w:tc>
          <w:tcPr>
            <w:tcW w:w="2011" w:type="dxa"/>
          </w:tcPr>
          <w:p w:rsidR="005979B0" w:rsidRDefault="00116867" w14:paraId="26BA87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Primary Contact Person</w:t>
            </w:r>
          </w:p>
        </w:tc>
        <w:tc>
          <w:tcPr>
            <w:tcW w:w="1165" w:type="dxa"/>
          </w:tcPr>
          <w:p w:rsidR="005979B0" w:rsidRDefault="00116867" w14:paraId="0172A6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Lookup</w:t>
            </w:r>
          </w:p>
        </w:tc>
        <w:tc>
          <w:tcPr>
            <w:tcW w:w="1412" w:type="dxa"/>
          </w:tcPr>
          <w:p w:rsidR="005979B0" w:rsidRDefault="00116867" w14:paraId="30D6D5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Manoj V Menon" w:date="2025-09-22T10:09:00Z" w:id="33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</w:p>
        </w:tc>
        <w:tc>
          <w:tcPr>
            <w:tcW w:w="2153" w:type="dxa"/>
          </w:tcPr>
          <w:p w:rsidR="005979B0" w:rsidRDefault="00116867" w14:paraId="0D8B1D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259A1A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Primary contact person for the opportunity.</w:t>
            </w:r>
          </w:p>
        </w:tc>
      </w:tr>
      <w:tr w:rsidR="005979B0" w14:paraId="49B59863" w14:textId="77777777">
        <w:trPr>
          <w:trHeight w:val="864"/>
        </w:trPr>
        <w:tc>
          <w:tcPr>
            <w:tcW w:w="2011" w:type="dxa"/>
          </w:tcPr>
          <w:p w:rsidR="005979B0" w:rsidRDefault="00116867" w14:paraId="5834F3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Closed Date</w:t>
            </w:r>
          </w:p>
        </w:tc>
        <w:tc>
          <w:tcPr>
            <w:tcW w:w="1165" w:type="dxa"/>
          </w:tcPr>
          <w:p w:rsidR="005979B0" w:rsidRDefault="00116867" w14:paraId="7C8C56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Date</w:t>
            </w:r>
          </w:p>
        </w:tc>
        <w:tc>
          <w:tcPr>
            <w:tcW w:w="1412" w:type="dxa"/>
          </w:tcPr>
          <w:p w:rsidR="005979B0" w:rsidRDefault="00116867" w14:paraId="0E54BA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Manoj V Menon" w:date="2025-09-22T10:09:00Z" w:id="34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Mandatory </w:t>
              </w:r>
            </w:ins>
          </w:p>
        </w:tc>
        <w:tc>
          <w:tcPr>
            <w:tcW w:w="2153" w:type="dxa"/>
          </w:tcPr>
          <w:p w:rsidR="005979B0" w:rsidRDefault="00116867" w14:paraId="54F294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788363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Date when the opportunity was closed.</w:t>
            </w:r>
          </w:p>
        </w:tc>
      </w:tr>
      <w:tr w:rsidR="005979B0" w14:paraId="2B904D19" w14:textId="77777777">
        <w:trPr>
          <w:trHeight w:val="864"/>
        </w:trPr>
        <w:tc>
          <w:tcPr>
            <w:tcW w:w="2011" w:type="dxa"/>
          </w:tcPr>
          <w:p w:rsidR="005979B0" w:rsidRDefault="00116867" w14:paraId="48E71A1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Amount</w:t>
            </w:r>
          </w:p>
        </w:tc>
        <w:tc>
          <w:tcPr>
            <w:tcW w:w="1165" w:type="dxa"/>
          </w:tcPr>
          <w:p w:rsidR="005979B0" w:rsidRDefault="00116867" w14:paraId="7BD807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highlight w:val="yellow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highlight w:val="yellow"/>
                <w:lang w:val="en-IN"/>
              </w:rPr>
              <w:t>Currency</w:t>
            </w:r>
            <w:ins w:author="Manoj V Menon" w:date="2025-09-23T07:23:00Z" w:id="35">
              <w:r>
                <w:rPr>
                  <w:rFonts w:ascii="Times New Roman" w:hAnsi="Times New Roman" w:eastAsia="Times New Roman" w:cs="Times New Roman"/>
                  <w:color w:val="000000" w:themeColor="text1"/>
                  <w:highlight w:val="yellow"/>
                  <w:lang w:val="en-IN"/>
                </w:rPr>
                <w:t xml:space="preserve"> (Multi=currency)</w:t>
              </w:r>
            </w:ins>
          </w:p>
        </w:tc>
        <w:tc>
          <w:tcPr>
            <w:tcW w:w="1412" w:type="dxa"/>
          </w:tcPr>
          <w:p w:rsidR="005979B0" w:rsidRDefault="00116867" w14:paraId="6178CB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="005979B0" w:rsidRDefault="00116867" w14:paraId="7817C0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76C10C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Total amount of the opportunity.</w:t>
            </w:r>
          </w:p>
        </w:tc>
      </w:tr>
      <w:tr w:rsidR="005979B0" w14:paraId="358AD649" w14:textId="77777777">
        <w:trPr>
          <w:trHeight w:val="864"/>
        </w:trPr>
        <w:tc>
          <w:tcPr>
            <w:tcW w:w="2011" w:type="dxa"/>
          </w:tcPr>
          <w:p w:rsidR="005979B0" w:rsidRDefault="00116867" w14:paraId="777364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Currency</w:t>
            </w:r>
          </w:p>
        </w:tc>
        <w:tc>
          <w:tcPr>
            <w:tcW w:w="1165" w:type="dxa"/>
          </w:tcPr>
          <w:p w:rsidR="005979B0" w:rsidRDefault="00116867" w14:paraId="2ED299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highlight w:val="yellow"/>
                <w:lang w:val="en-IN"/>
              </w:rPr>
              <w:t>Number</w:t>
            </w:r>
          </w:p>
        </w:tc>
        <w:tc>
          <w:tcPr>
            <w:tcW w:w="1412" w:type="dxa"/>
          </w:tcPr>
          <w:p w:rsidR="005979B0" w:rsidRDefault="00116867" w14:paraId="5ED4AD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153" w:type="dxa"/>
          </w:tcPr>
          <w:p w:rsidR="005979B0" w:rsidRDefault="00116867" w14:paraId="70D6D8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17FEB5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Currency used for the opportunity amount.</w:t>
            </w:r>
          </w:p>
        </w:tc>
      </w:tr>
      <w:tr w:rsidR="005979B0" w14:paraId="1D66325E" w14:textId="77777777">
        <w:trPr>
          <w:trHeight w:val="864"/>
        </w:trPr>
        <w:tc>
          <w:tcPr>
            <w:tcW w:w="2011" w:type="dxa"/>
          </w:tcPr>
          <w:p w:rsidR="005979B0" w:rsidRDefault="00116867" w14:paraId="01E0AB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Lead Source</w:t>
            </w:r>
          </w:p>
        </w:tc>
        <w:tc>
          <w:tcPr>
            <w:tcW w:w="1165" w:type="dxa"/>
          </w:tcPr>
          <w:p w:rsidR="005979B0" w:rsidRDefault="00116867" w14:paraId="236B2E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</w:tcPr>
          <w:p w:rsidR="005979B0" w:rsidRDefault="005979B0" w14:paraId="5E3A0E0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34A90D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09:00Z" w:id="36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653BB9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Source of the lead, carried from Lead if converted.</w:t>
            </w:r>
          </w:p>
        </w:tc>
      </w:tr>
      <w:tr w:rsidR="005979B0" w14:paraId="0FE6A9C3" w14:textId="77777777">
        <w:trPr>
          <w:trHeight w:val="864"/>
        </w:trPr>
        <w:tc>
          <w:tcPr>
            <w:tcW w:w="2011" w:type="dxa"/>
          </w:tcPr>
          <w:p w:rsidR="005979B0" w:rsidRDefault="00116867" w14:paraId="7202BE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Next Step/Action</w:t>
            </w:r>
          </w:p>
        </w:tc>
        <w:tc>
          <w:tcPr>
            <w:tcW w:w="1165" w:type="dxa"/>
          </w:tcPr>
          <w:p w:rsidR="005979B0" w:rsidRDefault="00116867" w14:paraId="30914D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</w:tcPr>
          <w:p w:rsidR="005979B0" w:rsidRDefault="005979B0" w14:paraId="01B43A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65279B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10:00Z" w:id="37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4A4FAA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Next action or step to move forward with the opportunity.</w:t>
            </w:r>
          </w:p>
        </w:tc>
      </w:tr>
      <w:tr w:rsidR="005979B0" w14:paraId="023FE75C" w14:textId="77777777">
        <w:trPr>
          <w:trHeight w:val="576"/>
        </w:trPr>
        <w:tc>
          <w:tcPr>
            <w:tcW w:w="2011" w:type="dxa"/>
          </w:tcPr>
          <w:p w:rsidR="005979B0" w:rsidRDefault="00116867" w14:paraId="404D0C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Description</w:t>
            </w:r>
          </w:p>
        </w:tc>
        <w:tc>
          <w:tcPr>
            <w:tcW w:w="1165" w:type="dxa"/>
          </w:tcPr>
          <w:p w:rsidR="005979B0" w:rsidRDefault="00116867" w14:paraId="005B97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Long Text Area</w:t>
            </w:r>
          </w:p>
        </w:tc>
        <w:tc>
          <w:tcPr>
            <w:tcW w:w="1412" w:type="dxa"/>
          </w:tcPr>
          <w:p w:rsidR="005979B0" w:rsidRDefault="00116867" w14:paraId="137B0B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153" w:type="dxa"/>
          </w:tcPr>
          <w:p w:rsidR="005979B0" w:rsidRDefault="00116867" w14:paraId="48D793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7C8576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Detailed description of the opportunity.</w:t>
            </w:r>
          </w:p>
        </w:tc>
      </w:tr>
      <w:tr w:rsidR="005979B0" w14:paraId="02FB80D0" w14:textId="77777777">
        <w:trPr>
          <w:trHeight w:val="864"/>
        </w:trPr>
        <w:tc>
          <w:tcPr>
            <w:tcW w:w="2011" w:type="dxa"/>
          </w:tcPr>
          <w:p w:rsidR="00CF70EC" w:rsidRDefault="00116867" w14:paraId="583E63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Competitors</w:t>
            </w:r>
            <w:ins w:author="Manoj V Menon" w:date="2025-09-22T10:10:00Z" w:id="38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&amp; Prices</w:t>
            </w:r>
            <w:r w:rsidR="00CF70EC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- text</w:t>
            </w:r>
          </w:p>
          <w:p w:rsidR="00CF70EC" w:rsidP="00CF70EC" w:rsidRDefault="00CF70EC" w14:paraId="31D854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Models- Picklist </w:t>
            </w:r>
          </w:p>
          <w:p w:rsidR="00CF70EC" w:rsidP="00CF70EC" w:rsidRDefault="00CF70EC" w14:paraId="4D2E345D" w14:textId="6EF6545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Make – Picklist</w:t>
            </w:r>
          </w:p>
          <w:p w:rsidR="00CF70EC" w:rsidP="00CF70EC" w:rsidRDefault="00CF70EC" w14:paraId="29FBC38B" w14:textId="481E143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Remarks- Long Text</w:t>
            </w:r>
          </w:p>
          <w:p w:rsidR="005979B0" w:rsidP="00CF70EC" w:rsidRDefault="00CF70EC" w14:paraId="6ED27AAA" w14:textId="3C239CE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Discount Details- Text</w:t>
            </w:r>
          </w:p>
        </w:tc>
        <w:tc>
          <w:tcPr>
            <w:tcW w:w="1165" w:type="dxa"/>
          </w:tcPr>
          <w:p w:rsidR="005979B0" w:rsidRDefault="00CF70EC" w14:paraId="27E6CCE2" w14:textId="6695105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Related object</w:t>
            </w:r>
          </w:p>
        </w:tc>
        <w:tc>
          <w:tcPr>
            <w:tcW w:w="1412" w:type="dxa"/>
          </w:tcPr>
          <w:p w:rsidR="005979B0" w:rsidRDefault="005979B0" w14:paraId="172D95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0F701C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10:00Z" w:id="39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AA6208" w14:paraId="60322127" w14:textId="269F6DE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User can create the competitor records by clicking on “New” from related objects</w:t>
            </w:r>
          </w:p>
        </w:tc>
      </w:tr>
      <w:tr w:rsidR="005979B0" w14:paraId="307FD4D1" w14:textId="77777777">
        <w:trPr>
          <w:trHeight w:val="576"/>
        </w:trPr>
        <w:tc>
          <w:tcPr>
            <w:tcW w:w="2011" w:type="dxa"/>
          </w:tcPr>
          <w:p w:rsidR="005979B0" w:rsidRDefault="00116867" w14:paraId="7732A9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Products</w:t>
            </w:r>
          </w:p>
        </w:tc>
        <w:tc>
          <w:tcPr>
            <w:tcW w:w="1165" w:type="dxa"/>
          </w:tcPr>
          <w:p w:rsidR="005979B0" w:rsidRDefault="00116867" w14:paraId="120A57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Related list</w:t>
            </w:r>
          </w:p>
        </w:tc>
        <w:tc>
          <w:tcPr>
            <w:tcW w:w="1412" w:type="dxa"/>
          </w:tcPr>
          <w:p w:rsidR="005979B0" w:rsidRDefault="005979B0" w14:paraId="733E29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5A8C1F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11:00Z" w:id="4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386EE4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Products associated with the opportunity.</w:t>
            </w:r>
          </w:p>
        </w:tc>
      </w:tr>
      <w:tr w:rsidR="005979B0" w14:paraId="5AF4EF81" w14:textId="77777777">
        <w:trPr>
          <w:trHeight w:val="864"/>
        </w:trPr>
        <w:tc>
          <w:tcPr>
            <w:tcW w:w="2011" w:type="dxa"/>
          </w:tcPr>
          <w:p w:rsidR="005979B0" w:rsidRDefault="00116867" w14:paraId="3B6E85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Quotes</w:t>
            </w:r>
          </w:p>
        </w:tc>
        <w:tc>
          <w:tcPr>
            <w:tcW w:w="1165" w:type="dxa"/>
          </w:tcPr>
          <w:p w:rsidR="005979B0" w:rsidRDefault="00116867" w14:paraId="746A0B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Related list</w:t>
            </w:r>
          </w:p>
        </w:tc>
        <w:tc>
          <w:tcPr>
            <w:tcW w:w="1412" w:type="dxa"/>
          </w:tcPr>
          <w:p w:rsidR="005979B0" w:rsidRDefault="005979B0" w14:paraId="1D3545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462E55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11:00Z" w:id="41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1782" w:type="dxa"/>
          </w:tcPr>
          <w:p w:rsidR="005979B0" w:rsidRDefault="00116867" w14:paraId="50529BBD" w14:textId="06F4A7B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Multiple quotes allowed, only one can be active at a time.</w:t>
            </w:r>
            <w:r w:rsidR="00BC33CA"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 </w:t>
            </w:r>
          </w:p>
        </w:tc>
      </w:tr>
      <w:tr w:rsidR="005979B0" w14:paraId="74E93F88" w14:textId="77777777">
        <w:trPr>
          <w:trHeight w:val="739"/>
        </w:trPr>
        <w:tc>
          <w:tcPr>
            <w:tcW w:w="2011" w:type="dxa"/>
          </w:tcPr>
          <w:p w:rsidR="005979B0" w:rsidRDefault="00116867" w14:paraId="01E9E4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Closed Lost Reason</w:t>
            </w:r>
          </w:p>
        </w:tc>
        <w:tc>
          <w:tcPr>
            <w:tcW w:w="1165" w:type="dxa"/>
          </w:tcPr>
          <w:p w:rsidR="005979B0" w:rsidRDefault="00116867" w14:paraId="4652CA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</w:tcPr>
          <w:p w:rsidR="005979B0" w:rsidRDefault="005979B0" w14:paraId="444810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116867" w14:paraId="7728D58D" w14:textId="4D4793B4">
            <w:pPr>
              <w:spacing w:after="0" w:line="240" w:lineRule="auto"/>
              <w:rPr>
                <w:ins w:author="Manoj V Menon" w:date="2025-09-23T07:23:00Z" w:id="42"/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2T10:11:00Z" w:id="43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Mandatory </w:t>
              </w:r>
            </w:ins>
            <w:ins w:author="Manoj V Menon" w:date="2025-09-23T07:23:00Z" w:id="44">
              <w:r>
                <w:br/>
              </w:r>
            </w:ins>
          </w:p>
          <w:p w:rsidR="005979B0" w:rsidRDefault="00116867" w14:paraId="4121A8B8" w14:textId="77777777">
            <w:pPr>
              <w:spacing w:after="0" w:line="240" w:lineRule="auto"/>
              <w:rPr>
                <w:ins w:author="Manoj V Menon" w:date="2025-09-23T07:23:00Z" w:id="45"/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3T07:23:00Z" w:id="46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Values:</w:t>
              </w:r>
            </w:ins>
          </w:p>
          <w:p w:rsidR="005979B0" w:rsidRDefault="00116867" w14:paraId="40C0387A" w14:textId="77777777">
            <w:pPr>
              <w:spacing w:after="0" w:line="240" w:lineRule="auto"/>
              <w:rPr>
                <w:ins w:author="Manoj V Menon" w:date="2025-09-24T04:56:00Z" w:id="47"/>
                <w:rFonts w:ascii="Times New Roman" w:hAnsi="Times New Roman" w:cs="Times New Roman"/>
                <w:lang w:val="en-US"/>
              </w:rPr>
            </w:pPr>
            <w:ins w:author="Manoj V Menon" w:date="2025-09-23T07:25:00Z" w:id="48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Our </w:t>
              </w:r>
            </w:ins>
            <w:ins w:author="Manoj V Menon" w:date="2025-09-23T07:24:00Z" w:id="49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price</w:t>
              </w:r>
            </w:ins>
            <w:ins w:author="Manoj V Menon" w:date="2025-09-23T07:25:00Z" w:id="50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 very high &amp; could not match.</w:t>
              </w:r>
            </w:ins>
          </w:p>
          <w:p w:rsidR="005979B0" w:rsidRDefault="005979B0" w14:paraId="148746E4" w14:textId="77777777">
            <w:pPr>
              <w:spacing w:after="0" w:line="240" w:lineRule="auto"/>
              <w:rPr>
                <w:ins w:author="Manoj V Menon" w:date="2025-09-23T07:26:00Z" w:id="51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1D72DFD0" w14:textId="77777777">
            <w:pPr>
              <w:spacing w:after="0" w:line="240" w:lineRule="auto"/>
              <w:rPr>
                <w:ins w:author="Manoj V Menon" w:date="2025-09-24T04:56:00Z" w:id="52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6:00Z" w:id="53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F</w:t>
              </w:r>
            </w:ins>
            <w:ins w:author="Manoj V Menon" w:date="2025-09-23T07:24:00Z" w:id="54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eatures</w:t>
              </w:r>
            </w:ins>
            <w:ins w:author="Manoj V Menon" w:date="2025-09-23T07:26:00Z" w:id="55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 </w:t>
              </w:r>
            </w:ins>
            <w:ins w:author="Manoj V Menon" w:date="2025-09-23T07:27:00Z" w:id="56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/ Product </w:t>
              </w:r>
            </w:ins>
            <w:ins w:author="Manoj V Menon" w:date="2025-09-23T07:26:00Z" w:id="57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not matching/missing.</w:t>
              </w:r>
            </w:ins>
            <w:ins w:author="Manoj V Menon" w:date="2025-09-23T07:24:00Z" w:id="58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 </w:t>
              </w:r>
            </w:ins>
          </w:p>
          <w:p w:rsidR="005979B0" w:rsidRDefault="005979B0" w14:paraId="7AD3DFC9" w14:textId="77777777">
            <w:pPr>
              <w:spacing w:after="0" w:line="240" w:lineRule="auto"/>
              <w:rPr>
                <w:ins w:author="Manoj V Menon" w:date="2025-09-23T07:23:00Z" w:id="59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55553220" w14:textId="77777777">
            <w:pPr>
              <w:spacing w:after="0" w:line="240" w:lineRule="auto"/>
              <w:rPr>
                <w:ins w:author="Manoj V Menon" w:date="2025-09-23T07:27:00Z" w:id="60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8:00Z" w:id="61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Customer did not have funds/funding</w:t>
              </w:r>
            </w:ins>
          </w:p>
          <w:p w:rsidR="005979B0" w:rsidRDefault="005979B0" w14:paraId="5C04BDA0" w14:textId="77777777">
            <w:pPr>
              <w:spacing w:after="0" w:line="240" w:lineRule="auto"/>
              <w:rPr>
                <w:ins w:author="Manoj V Menon" w:date="2025-09-23T07:27:00Z" w:id="62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3AB8C93C" w14:textId="77777777">
            <w:pPr>
              <w:spacing w:after="0" w:line="240" w:lineRule="auto"/>
              <w:rPr>
                <w:ins w:author="Manoj V Menon" w:date="2025-09-23T07:23:00Z" w:id="63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7:00Z" w:id="64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Our response was </w:t>
              </w:r>
            </w:ins>
            <w:ins w:author="Manoj V Menon" w:date="2025-09-24T04:57:00Z" w:id="65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delayed</w:t>
              </w:r>
            </w:ins>
          </w:p>
          <w:p w:rsidR="005979B0" w:rsidRDefault="005979B0" w14:paraId="26EFEBE0" w14:textId="77777777">
            <w:pPr>
              <w:spacing w:after="0" w:line="240" w:lineRule="auto"/>
              <w:rPr>
                <w:ins w:author="Manoj V Menon" w:date="2025-09-23T07:28:00Z" w:id="66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7CDC178C" w14:textId="77777777">
            <w:pPr>
              <w:spacing w:after="0"/>
              <w:rPr>
                <w:ins w:author="Manoj V Menon" w:date="2025-09-23T07:23:00Z" w:id="67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8:00Z" w:id="68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Demo was a failure</w:t>
              </w:r>
            </w:ins>
          </w:p>
          <w:p w:rsidR="005979B0" w:rsidRDefault="005979B0" w14:paraId="5A649433" w14:textId="77777777">
            <w:pPr>
              <w:spacing w:after="0"/>
              <w:rPr>
                <w:ins w:author="Manoj V Menon" w:date="2025-09-23T07:28:00Z" w:id="69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45B7C842" w14:textId="77777777">
            <w:pPr>
              <w:spacing w:after="0"/>
              <w:rPr>
                <w:ins w:author="Manoj V Menon" w:date="2025-09-23T07:23:00Z" w:id="70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8:00Z" w:id="71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Competitor IB &amp; strong relationsh</w:t>
              </w:r>
            </w:ins>
            <w:ins w:author="Manoj V Menon" w:date="2025-09-23T07:29:00Z" w:id="72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ip</w:t>
              </w:r>
            </w:ins>
          </w:p>
          <w:p w:rsidR="005979B0" w:rsidRDefault="005979B0" w14:paraId="01F56645" w14:textId="77777777">
            <w:pPr>
              <w:spacing w:after="0"/>
              <w:rPr>
                <w:ins w:author="Manoj V Menon" w:date="2025-09-23T07:29:00Z" w:id="73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6155842D" w14:textId="77777777">
            <w:pPr>
              <w:spacing w:after="0"/>
              <w:rPr>
                <w:ins w:author="Manoj V Menon" w:date="2025-09-23T07:23:00Z" w:id="74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9:00Z" w:id="75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Multi-product deal and we could not compile full portfolio</w:t>
              </w:r>
            </w:ins>
          </w:p>
          <w:p w:rsidR="005979B0" w:rsidRDefault="005979B0" w14:paraId="7205B904" w14:textId="77777777">
            <w:pPr>
              <w:spacing w:after="0"/>
              <w:rPr>
                <w:ins w:author="Manoj V Menon" w:date="2025-09-23T07:29:00Z" w:id="76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4260453C" w14:textId="77777777">
            <w:pPr>
              <w:spacing w:after="0"/>
              <w:rPr>
                <w:ins w:author="Manoj V Menon" w:date="2025-09-23T07:29:00Z" w:id="77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29:00Z" w:id="78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Customer past experience was poor</w:t>
              </w:r>
            </w:ins>
            <w:ins w:author="Manoj V Menon" w:date="2025-09-23T07:30:00Z" w:id="79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 – service/sales</w:t>
              </w:r>
            </w:ins>
          </w:p>
          <w:p w:rsidR="005979B0" w:rsidRDefault="005979B0" w14:paraId="22A8E8BA" w14:textId="77777777">
            <w:pPr>
              <w:spacing w:after="0"/>
              <w:rPr>
                <w:ins w:author="Manoj V Menon" w:date="2025-09-23T07:30:00Z" w:id="80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768343D4" w14:textId="77777777">
            <w:pPr>
              <w:spacing w:after="0"/>
              <w:rPr>
                <w:ins w:author="Manoj V Menon" w:date="2025-09-24T04:58:00Z" w:id="81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3T07:31:00Z" w:id="82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 xml:space="preserve">Order not lost – delayed. (Site </w:t>
              </w:r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readiness, funding etc.)</w:t>
              </w:r>
            </w:ins>
          </w:p>
          <w:p w:rsidR="005979B0" w:rsidRDefault="005979B0" w14:paraId="7F6C76CD" w14:textId="77777777">
            <w:pPr>
              <w:spacing w:after="0"/>
              <w:rPr>
                <w:ins w:author="Manoj V Menon" w:date="2025-09-24T04:58:00Z" w:id="83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116867" w14:paraId="1AFC06CA" w14:textId="77777777">
            <w:pPr>
              <w:spacing w:after="0"/>
              <w:rPr>
                <w:ins w:author="Manoj V Menon" w:date="2025-09-23T07:29:00Z" w:id="84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  <w:ins w:author="Manoj V Menon" w:date="2025-09-24T04:58:00Z" w:id="85">
              <w:r>
                <w:rPr>
                  <w:rFonts w:ascii="Times New Roman" w:hAnsi="Times New Roman" w:eastAsia="Calibri" w:cs="Times New Roman"/>
                  <w:color w:val="000000" w:themeColor="text1"/>
                  <w:lang w:val="en-US"/>
                </w:rPr>
                <w:t>OPEN ORDER, NO MONEY GIVEN</w:t>
              </w:r>
            </w:ins>
          </w:p>
          <w:p w:rsidR="005979B0" w:rsidRDefault="005979B0" w14:paraId="0E52CC87" w14:textId="77777777">
            <w:pPr>
              <w:spacing w:after="0"/>
              <w:rPr>
                <w:ins w:author="Manoj V Menon" w:date="2025-09-23T07:23:00Z" w:id="86"/>
                <w:rFonts w:ascii="Times New Roman" w:hAnsi="Times New Roman" w:eastAsia="Calibri" w:cs="Times New Roman"/>
                <w:color w:val="000000" w:themeColor="text1"/>
                <w:lang w:val="en-US"/>
              </w:rPr>
            </w:pPr>
          </w:p>
          <w:p w:rsidR="005979B0" w:rsidRDefault="005979B0" w14:paraId="0788C1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1782" w:type="dxa"/>
          </w:tcPr>
          <w:p w:rsidR="005979B0" w:rsidRDefault="00116867" w14:paraId="032014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Reason for the opportunity being closed lost.</w:t>
            </w:r>
          </w:p>
        </w:tc>
      </w:tr>
      <w:tr w:rsidR="005979B0" w14:paraId="0324E305" w14:textId="77777777">
        <w:trPr>
          <w:trHeight w:val="864"/>
        </w:trPr>
        <w:tc>
          <w:tcPr>
            <w:tcW w:w="2011" w:type="dxa"/>
          </w:tcPr>
          <w:p w:rsidR="005979B0" w:rsidRDefault="00116867" w14:paraId="7137A7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Campaign</w:t>
            </w:r>
          </w:p>
        </w:tc>
        <w:tc>
          <w:tcPr>
            <w:tcW w:w="1165" w:type="dxa"/>
          </w:tcPr>
          <w:p w:rsidR="005979B0" w:rsidRDefault="00116867" w14:paraId="7F54A0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Lookup</w:t>
            </w:r>
          </w:p>
        </w:tc>
        <w:tc>
          <w:tcPr>
            <w:tcW w:w="1412" w:type="dxa"/>
          </w:tcPr>
          <w:p w:rsidR="005979B0" w:rsidRDefault="005979B0" w14:paraId="62AB24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5979B0" w:rsidRDefault="00AA6208" w14:paraId="15CFB1B0" w14:textId="104EF97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Optional   </w:t>
            </w:r>
          </w:p>
        </w:tc>
        <w:tc>
          <w:tcPr>
            <w:tcW w:w="1782" w:type="dxa"/>
          </w:tcPr>
          <w:p w:rsidR="005979B0" w:rsidRDefault="00116867" w14:paraId="4714EF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Link to Campaign Management for the opportunity.</w:t>
            </w:r>
          </w:p>
        </w:tc>
      </w:tr>
      <w:tr w:rsidR="00EC03CA" w14:paraId="4611B534" w14:textId="77777777">
        <w:trPr>
          <w:trHeight w:val="864"/>
        </w:trPr>
        <w:tc>
          <w:tcPr>
            <w:tcW w:w="2011" w:type="dxa"/>
          </w:tcPr>
          <w:p w:rsidR="00EC03CA" w:rsidRDefault="00EC03CA" w14:paraId="74BF7535" w14:textId="7DCC82B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Opportunity Type</w:t>
            </w:r>
          </w:p>
        </w:tc>
        <w:tc>
          <w:tcPr>
            <w:tcW w:w="1165" w:type="dxa"/>
          </w:tcPr>
          <w:p w:rsidR="00EC03CA" w:rsidRDefault="00AA6208" w14:paraId="70006438" w14:textId="05771ED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</w:tcPr>
          <w:p w:rsidR="00EC03CA" w:rsidRDefault="00EC03CA" w14:paraId="5A119C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2153" w:type="dxa"/>
          </w:tcPr>
          <w:p w:rsidR="00EC03CA" w:rsidRDefault="00EC03CA" w14:paraId="70BA1474" w14:textId="317C57F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Mandatory</w:t>
            </w:r>
            <w:r w:rsidR="00AA6208"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</w:t>
            </w:r>
          </w:p>
        </w:tc>
        <w:tc>
          <w:tcPr>
            <w:tcW w:w="1782" w:type="dxa"/>
          </w:tcPr>
          <w:p w:rsidR="00EC03CA" w:rsidP="00EC03CA" w:rsidRDefault="00EC03CA" w14:paraId="0D85BADC" w14:textId="77777777">
            <w:pPr>
              <w:pStyle w:val="Heading2"/>
              <w:keepNext w:val="0"/>
              <w:keepLines w:val="0"/>
              <w:spacing w:before="360" w:after="80"/>
              <w:rPr>
                <w:rFonts w:ascii="Times New Roman" w:hAnsi="Times New Roman" w:eastAsia="Cambria" w:cs="Times New Roman"/>
                <w:b w:val="0"/>
                <w:caps/>
                <w:color w:val="4F81BD" w:themeColor="accent1"/>
                <w:sz w:val="22"/>
                <w:szCs w:val="22"/>
                <w:lang w:val="en-US"/>
              </w:rPr>
            </w:pPr>
            <w:ins w:author="Manoj V Menon" w:date="2025-09-24T04:38:00Z" w:id="87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 xml:space="preserve">DIRECT </w:t>
              </w:r>
            </w:ins>
            <w:ins w:author="Manoj V Menon" w:date="2025-09-23T08:05:00Z" w:id="88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>SALES/</w:t>
              </w:r>
            </w:ins>
            <w:ins w:author="Manoj V Menon" w:date="2025-09-24T04:39:00Z" w:id="89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>DEALER SALES/</w:t>
              </w:r>
            </w:ins>
            <w:ins w:author="Manoj V Menon" w:date="2025-09-23T08:05:00Z" w:id="90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 xml:space="preserve"> </w:t>
              </w:r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  <w:highlight w:val="yellow"/>
                </w:rPr>
                <w:t>RENTALS/LEASE</w:t>
              </w:r>
            </w:ins>
            <w:ins w:author="Manoj V Menon" w:date="2025-09-24T04:38:00Z" w:id="91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>/REVENUE SHARING</w:t>
              </w:r>
            </w:ins>
            <w:ins w:author="Manoj V Menon" w:date="2025-09-23T08:05:00Z" w:id="92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 xml:space="preserve"> for LAB equipment/films for radiology etc.</w:t>
              </w:r>
            </w:ins>
            <w:ins w:author="Manoj V Menon" w:date="2025-09-23T08:10:00Z" w:id="93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 xml:space="preserve"> /PPP Model</w:t>
              </w:r>
            </w:ins>
            <w:ins w:author="Manoj V Menon" w:date="2025-09-24T04:42:00Z" w:id="94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>/</w:t>
              </w:r>
            </w:ins>
            <w:ins w:author="Manoj V Menon" w:date="2025-09-24T05:46:00Z" w:id="95"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</w:rPr>
                <w:t xml:space="preserve"> </w:t>
              </w:r>
              <w:r>
                <w:rPr>
                  <w:rFonts w:ascii="Times New Roman" w:hAnsi="Times New Roman" w:eastAsia="Cambria" w:cs="Times New Roman"/>
                  <w:b w:val="0"/>
                  <w:caps/>
                  <w:color w:val="4F81BD" w:themeColor="accent1"/>
                  <w:sz w:val="22"/>
                  <w:szCs w:val="22"/>
                  <w:highlight w:val="red"/>
                </w:rPr>
                <w:t>ONE TIME CUSTOMER- CASH</w:t>
              </w:r>
            </w:ins>
          </w:p>
          <w:p w:rsidR="00EC03CA" w:rsidRDefault="00EC03CA" w14:paraId="2DAFA3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</w:tbl>
    <w:p w:rsidR="005979B0" w:rsidRDefault="00116867" w14:paraId="54CDF5E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k3jun23a013c" w:colFirst="0" w:colLast="0" w:id="96"/>
      <w:bookmarkEnd w:id="96"/>
      <w:r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. Functional Flow</w:t>
      </w:r>
      <w:ins w:author="Manoj V Menon" w:date="2025-09-23T08:06:00Z" w:id="97">
        <w:r>
          <w:rPr>
            <w:rFonts w:ascii="Times New Roman" w:hAnsi="Times New Roman" w:cs="Times New Roman"/>
            <w:color w:val="000000" w:themeColor="text1"/>
            <w:sz w:val="27"/>
            <w:szCs w:val="27"/>
          </w:rPr>
          <w:t xml:space="preserve"> </w:t>
        </w:r>
      </w:ins>
    </w:p>
    <w:p w:rsidR="005979B0" w:rsidRDefault="00116867" w14:paraId="470CD977" w14:textId="0CCA1A2C">
      <w:pPr>
        <w:numPr>
          <w:ilvl w:val="0"/>
          <w:numId w:val="11"/>
        </w:numPr>
        <w:spacing w:before="240" w:after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color w:val="000000" w:themeColor="text1"/>
        </w:rPr>
        <w:t>Opportunity Creation</w:t>
      </w:r>
      <w:ins w:author="Manoj V Menon" w:date="2025-09-23T08:06:00Z" w:id="98"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 xml:space="preserve"> </w:t>
        </w:r>
      </w:ins>
    </w:p>
    <w:p w:rsidRPr="001946B0" w:rsidR="005979B0" w:rsidRDefault="00116867" w14:paraId="7E3B166F" w14:textId="0E413EAA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From Lead conversion (auto-created</w:t>
      </w:r>
      <w:r w:rsidR="001946B0">
        <w:rPr>
          <w:rFonts w:ascii="Times New Roman" w:hAnsi="Times New Roman" w:eastAsia="Calibri" w:cs="Times New Roman"/>
          <w:color w:val="000000" w:themeColor="text1"/>
          <w:lang w:val="en-US"/>
        </w:rPr>
        <w:t>)</w:t>
      </w:r>
    </w:p>
    <w:p w:rsidRPr="001946B0" w:rsidR="001946B0" w:rsidRDefault="001946B0" w14:paraId="1AF01D66" w14:textId="5A6921C4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</w:rPr>
        <w:t>User can update the Opportunity type based on the discussion with customer.</w:t>
      </w:r>
    </w:p>
    <w:p w:rsidRPr="001946B0" w:rsidR="005979B0" w:rsidP="001946B0" w:rsidRDefault="001946B0" w14:paraId="07829BA5" w14:textId="34CAA0FF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</w:rPr>
        <w:t>Coordinator can create and reassign to user using the change owner button</w:t>
      </w:r>
    </w:p>
    <w:p w:rsidR="005979B0" w:rsidRDefault="00116867" w14:paraId="624CF5EC" w14:textId="5C8F211D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Direct creation by Sales team.</w:t>
      </w:r>
      <w:r w:rsidR="001946B0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1B58A2D8" w14:textId="7777777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Stage Progression</w:t>
      </w:r>
    </w:p>
    <w:p w:rsidRPr="009C4F21" w:rsidR="009C4F21" w:rsidP="009C4F21" w:rsidRDefault="009C4F21" w14:paraId="6D6D7D3B" w14:textId="55BC4FFD">
      <w:pPr>
        <w:pStyle w:val="ListParagraph"/>
        <w:spacing w:after="0" w:line="240" w:lineRule="auto"/>
        <w:ind w:left="1080"/>
        <w:rPr>
          <w:ins w:author="Manoj V Menon" w:date="2025-09-23T07:15:00Z" w:id="99"/>
          <w:rFonts w:ascii="Times New Roman" w:hAnsi="Times New Roman" w:eastAsia="Times New Roman" w:cs="Times New Roman"/>
          <w:color w:val="000000" w:themeColor="text1"/>
          <w:lang w:val="en-IN"/>
        </w:rPr>
      </w:pPr>
      <w:r>
        <w:rPr>
          <w:rFonts w:ascii="Times New Roman" w:hAnsi="Times New Roman" w:eastAsia="Times New Roman" w:cs="Times New Roman"/>
          <w:color w:val="000000" w:themeColor="text1"/>
          <w:lang w:val="en-IN"/>
        </w:rPr>
        <w:t>Qualified, Proposal,</w:t>
      </w:r>
      <w:r w:rsidRPr="009C4F21">
        <w:rPr>
          <w:rFonts w:ascii="Times New Roman" w:hAnsi="Times New Roman" w:eastAsia="Times New Roman" w:cs="Times New Roman"/>
          <w:color w:val="000000" w:themeColor="text1"/>
          <w:lang w:val="en-IN"/>
        </w:rPr>
        <w:t xml:space="preserve"> Demo</w:t>
      </w:r>
      <w:r>
        <w:rPr>
          <w:rFonts w:ascii="Times New Roman" w:hAnsi="Times New Roman" w:eastAsia="Times New Roman" w:cs="Times New Roman"/>
          <w:color w:val="000000" w:themeColor="text1"/>
          <w:lang w:val="en-IN"/>
        </w:rPr>
        <w:t xml:space="preserve"> completed</w:t>
      </w:r>
      <w:r w:rsidRPr="009C4F21">
        <w:rPr>
          <w:rFonts w:ascii="Times New Roman" w:hAnsi="Times New Roman" w:eastAsia="Times New Roman" w:cs="Times New Roman"/>
          <w:color w:val="000000" w:themeColor="text1"/>
          <w:lang w:val="en-IN"/>
        </w:rPr>
        <w:t>,</w:t>
      </w:r>
      <w:r>
        <w:rPr>
          <w:rFonts w:ascii="Times New Roman" w:hAnsi="Times New Roman" w:eastAsia="Times New Roman" w:cs="Times New Roman"/>
          <w:color w:val="000000" w:themeColor="text1"/>
          <w:lang w:val="en-IN"/>
        </w:rPr>
        <w:t xml:space="preserve"> </w:t>
      </w:r>
      <w:r w:rsidRPr="009C4F21">
        <w:rPr>
          <w:rFonts w:ascii="Times New Roman" w:hAnsi="Times New Roman" w:eastAsia="Times New Roman" w:cs="Times New Roman"/>
          <w:color w:val="000000" w:themeColor="text1"/>
          <w:lang w:val="en-IN"/>
        </w:rPr>
        <w:t>Negotiation</w:t>
      </w:r>
      <w:r>
        <w:rPr>
          <w:rFonts w:ascii="Times New Roman" w:hAnsi="Times New Roman" w:eastAsia="Times New Roman" w:cs="Times New Roman"/>
          <w:color w:val="000000" w:themeColor="text1"/>
          <w:lang w:val="en-IN"/>
        </w:rPr>
        <w:t xml:space="preserve">, Quote Acceptance, Closed won, </w:t>
      </w:r>
      <w:r w:rsidRPr="009C4F21">
        <w:rPr>
          <w:rFonts w:ascii="Times New Roman" w:hAnsi="Times New Roman" w:eastAsia="Times New Roman" w:cs="Times New Roman"/>
          <w:color w:val="000000" w:themeColor="text1"/>
          <w:lang w:val="en-IN"/>
        </w:rPr>
        <w:t xml:space="preserve">Advance Paid, Closed Lost,  </w:t>
      </w:r>
      <w:ins w:author="Manoj V Menon" w:date="2025-09-23T07:15:00Z" w:id="100">
        <w:r w:rsidRPr="009C4F21">
          <w:rPr>
            <w:rFonts w:ascii="Times New Roman" w:hAnsi="Times New Roman" w:eastAsia="Times New Roman" w:cs="Times New Roman"/>
            <w:color w:val="000000" w:themeColor="text1"/>
            <w:lang w:val="en-IN"/>
          </w:rPr>
          <w:t xml:space="preserve"> </w:t>
        </w:r>
      </w:ins>
    </w:p>
    <w:p w:rsidR="009C4F21" w:rsidRDefault="009C4F21" w14:paraId="1C2909C8" w14:textId="5E983BA4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Default stage: Qualified</w:t>
      </w:r>
    </w:p>
    <w:p w:rsidR="009C4F21" w:rsidRDefault="009C4F21" w14:paraId="1134F36C" w14:textId="5BEAA6AA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Proposal: Quote will be prepared</w:t>
      </w:r>
    </w:p>
    <w:p w:rsidR="009C4F21" w:rsidRDefault="009C4F21" w14:paraId="3C7B3D73" w14:textId="570A4F85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Demo: Demo is given</w:t>
      </w:r>
    </w:p>
    <w:p w:rsidR="009C4F21" w:rsidRDefault="009C4F21" w14:paraId="772A815D" w14:textId="23502C32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Negotiation: Quote revision</w:t>
      </w:r>
    </w:p>
    <w:p w:rsidR="009C4F21" w:rsidRDefault="009C4F21" w14:paraId="57746167" w14:textId="5AB559D1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Quote Accepted</w:t>
      </w:r>
      <w:r w:rsidRPr="009C4F21"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 w:cs="Times New Roman"/>
          <w:lang w:val="en-US"/>
        </w:rPr>
        <w:t xml:space="preserve"> Quote is accepted by customer</w:t>
      </w:r>
    </w:p>
    <w:p w:rsidR="009C4F21" w:rsidRDefault="009C4F21" w14:paraId="1C68ADAF" w14:textId="3A635B08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Closed Won </w:t>
      </w:r>
      <w:r w:rsidRPr="009C4F21"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 w:cs="Times New Roman"/>
          <w:lang w:val="en-US"/>
        </w:rPr>
        <w:t xml:space="preserve"> System will ask for mandatory question. </w:t>
      </w:r>
    </w:p>
    <w:p w:rsidR="009C4F21" w:rsidP="009C4F21" w:rsidRDefault="009C4F21" w14:paraId="10A80DBD" w14:textId="54CF9A92">
      <w:pPr>
        <w:numPr>
          <w:ilvl w:val="2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</w:t>
      </w:r>
      <w:r w:rsidR="00C7257E">
        <w:rPr>
          <w:rFonts w:ascii="Times New Roman" w:hAnsi="Times New Roman" w:cs="Times New Roman"/>
          <w:lang w:val="en-US"/>
        </w:rPr>
        <w:t>/ WO/ Signed quotation</w:t>
      </w:r>
      <w:r>
        <w:rPr>
          <w:rFonts w:ascii="Times New Roman" w:hAnsi="Times New Roman" w:cs="Times New Roman"/>
          <w:lang w:val="en-US"/>
        </w:rPr>
        <w:t>: Yes/ No</w:t>
      </w:r>
    </w:p>
    <w:p w:rsidR="009C4F21" w:rsidP="009C4F21" w:rsidRDefault="009C4F21" w14:paraId="3DEACD63" w14:textId="2330E9A4">
      <w:pPr>
        <w:numPr>
          <w:ilvl w:val="2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Advance Received: Yes/ No</w:t>
      </w:r>
    </w:p>
    <w:p w:rsidR="00C7257E" w:rsidP="009C4F21" w:rsidRDefault="00C7257E" w14:paraId="0CA7449F" w14:textId="7376517F">
      <w:pPr>
        <w:numPr>
          <w:ilvl w:val="2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Advance Payment mode: Cheque, DD,Cash, UPI, , Online Payment</w:t>
      </w:r>
    </w:p>
    <w:p w:rsidR="00C7257E" w:rsidP="009C4F21" w:rsidRDefault="00C7257E" w14:paraId="7C5BFB53" w14:textId="32C9C337">
      <w:pPr>
        <w:numPr>
          <w:ilvl w:val="2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Advance Realized: Yes/ No</w:t>
      </w:r>
    </w:p>
    <w:p w:rsidR="00C7257E" w:rsidP="009C4F21" w:rsidRDefault="00C7257E" w14:paraId="3B69A323" w14:textId="2D2FF1DE">
      <w:pPr>
        <w:numPr>
          <w:ilvl w:val="2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Attachment: Mandatory   </w:t>
      </w:r>
      <w:r w:rsidR="0092012B">
        <w:rPr>
          <w:rFonts w:ascii="Times New Roman" w:hAnsi="Times New Roman" w:cs="Times New Roman"/>
          <w:lang w:val="en-US"/>
        </w:rPr>
        <w:t>(All related documents</w:t>
      </w:r>
      <w:r w:rsidRPr="00815B88" w:rsidR="0092012B">
        <w:rPr>
          <w:rFonts w:ascii="Times New Roman" w:hAnsi="Times New Roman" w:cs="Times New Roman"/>
          <w:lang w:val="en-US"/>
        </w:rPr>
        <w:t xml:space="preserve">) with </w:t>
      </w:r>
      <w:r w:rsidRPr="00815B88" w:rsidR="00815B88">
        <w:rPr>
          <w:rFonts w:ascii="Times New Roman" w:hAnsi="Times New Roman" w:cs="Times New Roman"/>
          <w:lang w:val="en-US"/>
        </w:rPr>
        <w:t>check</w:t>
      </w:r>
      <w:r w:rsidRPr="00815B88" w:rsidR="0092012B">
        <w:rPr>
          <w:rFonts w:ascii="Times New Roman" w:hAnsi="Times New Roman" w:cs="Times New Roman"/>
          <w:lang w:val="en-US"/>
        </w:rPr>
        <w:t xml:space="preserve"> buttons</w:t>
      </w:r>
    </w:p>
    <w:p w:rsidRPr="009C4F21" w:rsidR="009C4F21" w:rsidRDefault="009C4F21" w14:paraId="7A437C91" w14:textId="7B84456F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Advance Paid: When is the next payment “Mandatory field” </w:t>
      </w:r>
    </w:p>
    <w:p w:rsidRPr="00C7257E" w:rsidR="00C7257E" w:rsidRDefault="00C7257E" w14:paraId="0EDC3B07" w14:textId="54247578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Closed Lost: Closed lost with reason</w:t>
      </w:r>
    </w:p>
    <w:p w:rsidR="005979B0" w:rsidRDefault="00116867" w14:paraId="47C24F76" w14:textId="77777777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 xml:space="preserve">Controlled by Salesforce </w:t>
      </w:r>
      <w:r>
        <w:rPr>
          <w:rFonts w:ascii="Times New Roman" w:hAnsi="Times New Roman" w:eastAsia="Calibri" w:cs="Times New Roman"/>
          <w:bCs/>
          <w:color w:val="000000"/>
        </w:rPr>
        <w:t xml:space="preserve">Path </w:t>
      </w:r>
      <w:r>
        <w:rPr>
          <w:rFonts w:ascii="Times New Roman" w:hAnsi="Times New Roman" w:eastAsia="Calibri" w:cs="Times New Roman"/>
          <w:color w:val="000000"/>
        </w:rPr>
        <w:t>and validation rules.</w:t>
      </w:r>
    </w:p>
    <w:p w:rsidR="005979B0" w:rsidRDefault="00116867" w14:paraId="3E11C734" w14:textId="7777777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Customer Tagging</w:t>
      </w:r>
    </w:p>
    <w:p w:rsidR="005979B0" w:rsidRDefault="00116867" w14:paraId="514F81E7" w14:textId="7FC14F07">
      <w:pPr>
        <w:numPr>
          <w:ilvl w:val="1"/>
          <w:numId w:val="11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Every Opportunity must be linked to Customer Master (Account).</w:t>
      </w:r>
    </w:p>
    <w:p w:rsidR="005979B0" w:rsidRDefault="00116867" w14:paraId="62F97446" w14:textId="7777777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Products &amp; Quotes</w:t>
      </w:r>
    </w:p>
    <w:p w:rsidR="005979B0" w:rsidRDefault="00116867" w14:paraId="2ED00C83" w14:textId="67F9DB05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Products &amp; Categories/brands can be added under Opportunity.</w:t>
      </w:r>
      <w:r w:rsidR="00BC33CA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4916B94C" w14:textId="78704B83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Multiple Quotes can be generated from Opportunity Products. (single quote with multiple products can also be added)</w:t>
      </w:r>
      <w:r w:rsidR="00205DDF">
        <w:rPr>
          <w:rFonts w:ascii="Times New Roman" w:hAnsi="Times New Roman" w:eastAsia="Calibri" w:cs="Times New Roman"/>
          <w:color w:val="000000"/>
        </w:rPr>
        <w:t xml:space="preserve"> </w:t>
      </w:r>
      <w:r w:rsidR="00CA6D09">
        <w:rPr>
          <w:rFonts w:ascii="Times New Roman" w:hAnsi="Times New Roman" w:eastAsia="Calibri" w:cs="Times New Roman"/>
          <w:color w:val="000000"/>
        </w:rPr>
        <w:t xml:space="preserve">    </w:t>
      </w:r>
      <w:r w:rsidR="00C7257E">
        <w:rPr>
          <w:rFonts w:ascii="Times New Roman" w:hAnsi="Times New Roman" w:eastAsia="Calibri" w:cs="Times New Roman"/>
          <w:color w:val="000000"/>
        </w:rPr>
        <w:t xml:space="preserve"> </w:t>
      </w:r>
    </w:p>
    <w:p w:rsidRPr="00065811" w:rsidR="005979B0" w:rsidRDefault="00116867" w14:paraId="5F5FF525" w14:textId="118DB474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 w:rsidRPr="00065811">
        <w:rPr>
          <w:rFonts w:ascii="Times New Roman" w:hAnsi="Times New Roman" w:eastAsia="Calibri" w:cs="Times New Roman"/>
          <w:color w:val="000000" w:themeColor="text1"/>
          <w:lang w:val="en-US"/>
        </w:rPr>
        <w:t>Only one Quote can be marked Active</w:t>
      </w:r>
      <w:r w:rsidRPr="00065811" w:rsidR="00065811">
        <w:rPr>
          <w:rFonts w:ascii="Times New Roman" w:hAnsi="Times New Roman" w:eastAsia="Calibri" w:cs="Times New Roman"/>
          <w:lang w:val="en-US"/>
        </w:rPr>
        <w:t>.</w:t>
      </w:r>
    </w:p>
    <w:p w:rsidRPr="0092012B" w:rsidR="005979B0" w:rsidP="0092012B" w:rsidRDefault="00116867" w14:paraId="5089E0E7" w14:textId="6DF73C79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When an Active Quote converts to Order, </w:t>
      </w:r>
      <w:r w:rsidR="0092012B">
        <w:rPr>
          <w:rFonts w:ascii="Times New Roman" w:hAnsi="Times New Roman" w:eastAsia="Calibri" w:cs="Times New Roman"/>
          <w:color w:val="000000" w:themeColor="text1"/>
          <w:lang w:val="en-US"/>
        </w:rPr>
        <w:t xml:space="preserve">user can update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Opportunity </w:t>
      </w:r>
      <w:r w:rsidR="0092012B">
        <w:rPr>
          <w:rFonts w:ascii="Times New Roman" w:hAnsi="Times New Roman" w:eastAsia="Calibri" w:cs="Times New Roman"/>
          <w:color w:val="000000" w:themeColor="text1"/>
          <w:lang w:val="en-US"/>
        </w:rPr>
        <w:t>as closed won by answering the mandatory questions.</w:t>
      </w:r>
      <w:r w:rsidR="00205DDF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 </w:t>
      </w:r>
    </w:p>
    <w:p w:rsidR="005979B0" w:rsidRDefault="00116867" w14:paraId="62C8F93F" w14:textId="7777777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Activities</w:t>
      </w:r>
    </w:p>
    <w:p w:rsidRPr="0092012B" w:rsidR="0092012B" w:rsidRDefault="00116867" w14:paraId="72F13DF0" w14:textId="196C7742">
      <w:pPr>
        <w:numPr>
          <w:ilvl w:val="1"/>
          <w:numId w:val="11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Users can log meetings, calls, tasks</w:t>
      </w:r>
    </w:p>
    <w:p w:rsidR="005979B0" w:rsidRDefault="00116867" w14:paraId="0630A543" w14:textId="2BE2087D">
      <w:pPr>
        <w:numPr>
          <w:ilvl w:val="1"/>
          <w:numId w:val="11"/>
        </w:numPr>
        <w:spacing w:after="0"/>
        <w:rPr>
          <w:ins w:author="Manoj V Menon" w:date="2025-09-23T07:38:00Z" w:id="101"/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videos, voice records, text</w:t>
      </w:r>
      <w:r w:rsidR="0092012B">
        <w:rPr>
          <w:rFonts w:ascii="Times New Roman" w:hAnsi="Times New Roman" w:eastAsia="Calibri" w:cs="Times New Roman"/>
          <w:color w:val="000000" w:themeColor="text1"/>
          <w:lang w:val="en-US"/>
        </w:rPr>
        <w:t xml:space="preserve">: </w:t>
      </w:r>
      <w:r w:rsidR="0092012B">
        <w:t>Video, voice recordings can be uploaded as att</w:t>
      </w:r>
      <w:r w:rsidR="0092012B">
        <w:rPr>
          <w:lang w:val="en-US"/>
        </w:rPr>
        <w:t>ac</w:t>
      </w:r>
      <w:r w:rsidR="0092012B">
        <w:t>hment option will be provided and option to record voice and video on application is not possible</w:t>
      </w:r>
    </w:p>
    <w:p w:rsidR="005979B0" w:rsidRDefault="00116867" w14:paraId="41B0F7FB" w14:textId="77777777">
      <w:pPr>
        <w:numPr>
          <w:ilvl w:val="1"/>
          <w:numId w:val="11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When order won - Option to upload mandatory legal documents – cheque copy, Work Order/Purchase Order / PNDT/AERB etc. Documents, site readiness documents, customer information document (billing address, GST etc.), ; specific instructions – shipping, billing </w:t>
      </w:r>
      <w:commentRangeStart w:id="102"/>
      <w:r>
        <w:rPr>
          <w:rFonts w:ascii="Times New Roman" w:hAnsi="Times New Roman" w:eastAsia="Calibri" w:cs="Times New Roman"/>
          <w:color w:val="000000" w:themeColor="text1"/>
          <w:lang w:val="en-US"/>
        </w:rPr>
        <w:t>etc</w:t>
      </w:r>
      <w:commentRangeEnd w:id="102"/>
      <w:r>
        <w:rPr>
          <w:rStyle w:val="CommentReference"/>
        </w:rPr>
        <w:commentReference w:id="102"/>
      </w:r>
      <w:ins w:author="Manoj V Menon" w:date="2025-09-23T07:38:00Z" w:id="10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. </w:t>
        </w:r>
      </w:ins>
    </w:p>
    <w:p w:rsidR="005979B0" w:rsidRDefault="00116867" w14:paraId="012ADEA7" w14:textId="7777777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Closure</w:t>
      </w:r>
    </w:p>
    <w:p w:rsidR="005979B0" w:rsidRDefault="00116867" w14:paraId="0A91AE24" w14:textId="7777777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Closed Lost → requires Lost Reason.</w:t>
      </w:r>
    </w:p>
    <w:p w:rsidR="005979B0" w:rsidRDefault="00116867" w14:paraId="0340B3B5" w14:textId="115196B6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Closed Won → requires at least one Active Quote converted to Order.</w:t>
      </w:r>
      <w:ins w:author="Manoj V Menon" w:date="2025-09-23T07:42:00Z" w:id="10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</w:p>
    <w:p w:rsidR="005979B0" w:rsidRDefault="00116867" w14:paraId="5FB6A5B4" w14:textId="4ACDD96F">
      <w:pPr>
        <w:numPr>
          <w:ilvl w:val="1"/>
          <w:numId w:val="11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High-value </w:t>
      </w:r>
      <w:ins w:author="Manoj V Menon" w:date="2025-09-23T07:41:00Z" w:id="105">
        <w:r w:rsidRPr="00065811">
          <w:rPr>
            <w:rFonts w:ascii="Times New Roman" w:hAnsi="Times New Roman" w:eastAsia="Calibri" w:cs="Times New Roman"/>
            <w:color w:val="000000" w:themeColor="text1"/>
            <w:lang w:val="en-US"/>
          </w:rPr>
          <w:t>/ High discounted</w:t>
        </w:r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  <w:r w:rsidR="00065811">
        <w:rPr>
          <w:rFonts w:ascii="Times New Roman" w:hAnsi="Times New Roman" w:eastAsia="Calibri" w:cs="Times New Roman"/>
          <w:color w:val="000000" w:themeColor="text1"/>
          <w:lang w:val="en-US"/>
        </w:rPr>
        <w:t>quote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→ Approval required from Sales Head</w:t>
      </w:r>
      <w:ins w:author="Manoj V Menon" w:date="2025-09-23T07:41:00Z" w:id="10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  <w:r w:rsidRPr="00065811"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(+ CFO as </w:t>
        </w:r>
        <w:commentRangeStart w:id="107"/>
        <w:r w:rsidRPr="00065811">
          <w:rPr>
            <w:rFonts w:ascii="Times New Roman" w:hAnsi="Times New Roman" w:eastAsia="Calibri" w:cs="Times New Roman"/>
            <w:color w:val="000000" w:themeColor="text1"/>
            <w:lang w:val="en-US"/>
          </w:rPr>
          <w:t>option</w:t>
        </w:r>
      </w:ins>
      <w:commentRangeEnd w:id="107"/>
      <w:r w:rsidRPr="00065811">
        <w:rPr>
          <w:rStyle w:val="CommentReference"/>
        </w:rPr>
        <w:commentReference w:id="107"/>
      </w:r>
      <w:ins w:author="Manoj V Menon" w:date="2025-09-24T05:04:00Z" w:id="108">
        <w:r w:rsidRPr="00065811"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for exceptional  cases</w:t>
        </w:r>
      </w:ins>
      <w:ins w:author="Manoj V Menon" w:date="2025-09-23T07:41:00Z" w:id="109">
        <w:r w:rsidRPr="00065811">
          <w:rPr>
            <w:rFonts w:ascii="Times New Roman" w:hAnsi="Times New Roman" w:eastAsia="Calibri" w:cs="Times New Roman"/>
            <w:color w:val="000000" w:themeColor="text1"/>
            <w:lang w:val="en-US"/>
          </w:rPr>
          <w:t>)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before marking as Won.</w:t>
      </w:r>
    </w:p>
    <w:p w:rsidR="005979B0" w:rsidRDefault="00116867" w14:paraId="2EDD904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7o3idkb4zdv9" w:colFirst="0" w:colLast="0" w:id="110"/>
      <w:bookmarkEnd w:id="11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:rsidR="005979B0" w:rsidRDefault="00116867" w14:paraId="6CF20928" w14:textId="55723A6C">
      <w:pPr>
        <w:numPr>
          <w:ilvl w:val="0"/>
          <w:numId w:val="12"/>
        </w:numPr>
        <w:spacing w:before="240"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b/>
          <w:color w:val="000000" w:themeColor="text1"/>
          <w:lang w:val="en-US"/>
        </w:rPr>
        <w:t xml:space="preserve">Lead Conversion →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Opportunity auto-create with Lead Source &amp; Campaign.</w:t>
      </w:r>
      <w:ins w:author="Manoj V Menon" w:date="2025-09-23T07:43:00Z" w:id="11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</w:p>
    <w:p w:rsidR="005979B0" w:rsidRDefault="00116867" w14:paraId="09462E97" w14:textId="6FC081FB">
      <w:pPr>
        <w:numPr>
          <w:ilvl w:val="0"/>
          <w:numId w:val="12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Approval Workflow →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if Expected Revenue &gt; Threshold, Sales Head must approve before Opportunity can be closed Won.</w:t>
      </w:r>
    </w:p>
    <w:p w:rsidR="005979B0" w:rsidRDefault="00116867" w14:paraId="5CF05EEB" w14:textId="7777777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Notifications →</w:t>
      </w:r>
      <w:r>
        <w:rPr>
          <w:rFonts w:ascii="Times New Roman" w:hAnsi="Times New Roman" w:eastAsia="Calibri" w:cs="Times New Roman"/>
          <w:color w:val="000000"/>
        </w:rPr>
        <w:t xml:space="preserve"> on assignment, stage change, Won/Lost.</w:t>
      </w:r>
    </w:p>
    <w:p w:rsidR="005979B0" w:rsidRDefault="00116867" w14:paraId="4776FCC4" w14:textId="77777777">
      <w:pPr>
        <w:numPr>
          <w:ilvl w:val="0"/>
          <w:numId w:val="12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color w:val="000000" w:themeColor="text1"/>
          <w:lang w:val="en-US"/>
        </w:rPr>
        <w:t>Quote Rule →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Only one Active Quote at a time with continuation of same quote number, date, revisions/final</w:t>
      </w:r>
    </w:p>
    <w:p w:rsidR="005979B0" w:rsidRDefault="00116867" w14:paraId="1D531052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otecmuios8dm" w:colFirst="0" w:colLast="0" w:id="112"/>
      <w:bookmarkEnd w:id="112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:rsidR="005979B0" w:rsidRDefault="00116867" w14:paraId="6B46F873" w14:textId="77777777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Opportunity Name auto default = Company + Requirement.</w:t>
      </w:r>
    </w:p>
    <w:p w:rsidR="005979B0" w:rsidRDefault="00116867" w14:paraId="241D3BF9" w14:textId="7777777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Expected Revenue is manual (not auto from products).</w:t>
      </w:r>
    </w:p>
    <w:p w:rsidR="005979B0" w:rsidRDefault="00116867" w14:paraId="5C2BF7DA" w14:textId="7777777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Lost Reason mandatory if Closed Lost.</w:t>
      </w:r>
    </w:p>
    <w:p w:rsidR="005979B0" w:rsidRDefault="00116867" w14:paraId="30E068E7" w14:textId="77777777">
      <w:pPr>
        <w:numPr>
          <w:ilvl w:val="0"/>
          <w:numId w:val="13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Opportunity Won requires Approved status</w:t>
      </w:r>
      <w:ins w:author="Manoj V Menon" w:date="2025-09-24T05:10:00Z" w:id="11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(CFO)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(if high-value</w:t>
      </w:r>
      <w:ins w:author="Manoj V Menon" w:date="2025-09-23T07:46:00Z" w:id="11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/high </w:t>
        </w:r>
        <w:commentRangeStart w:id="115"/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discounts</w:t>
        </w:r>
      </w:ins>
      <w:commentRangeEnd w:id="115"/>
      <w:r>
        <w:rPr>
          <w:rStyle w:val="CommentReference"/>
        </w:rPr>
        <w:commentReference w:id="115"/>
      </w:r>
      <w:ins w:author="Manoj V Menon" w:date="2025-09-23T07:47:00Z" w:id="11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/non-portfolio product</w:t>
        </w:r>
      </w:ins>
      <w:ins w:author="Manoj V Menon" w:date="2025-09-23T07:49:00Z" w:id="117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/ </w:t>
        </w:r>
      </w:ins>
      <w:ins w:author="Manoj V Menon" w:date="2025-09-23T07:50:00Z" w:id="11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Post-dated cheques/CASH Payments/</w:t>
        </w:r>
      </w:ins>
      <w:ins w:author="Manoj V Menon" w:date="2025-09-23T07:49:00Z" w:id="11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deferred payments/EMIs</w:t>
        </w:r>
      </w:ins>
      <w:ins w:author="Manoj V Menon" w:date="2025-09-24T05:09:00Z" w:id="12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</w:t>
        </w:r>
      </w:ins>
      <w:ins w:author="Manoj V Menon" w:date="2025-09-24T05:08:00Z" w:id="12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Zero Cost EMI</w:t>
        </w:r>
      </w:ins>
      <w:ins w:author="Manoj V Menon" w:date="2025-09-24T05:09:00Z" w:id="12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(Interest paid by cyrix)</w:t>
        </w:r>
      </w:ins>
      <w:ins w:author="Manoj V Menon" w:date="2025-09-23T07:49:00Z" w:id="12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/Special Offers/bank-funding/Insurance for product/</w:t>
        </w:r>
      </w:ins>
      <w:ins w:author="Manoj V Menon" w:date="2025-09-23T08:12:00Z" w:id="12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  <w:ins w:author="Manoj V Menon" w:date="2025-09-24T05:09:00Z" w:id="12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Rental payment</w:t>
        </w:r>
      </w:ins>
      <w:ins w:author="Manoj V Menon" w:date="2025-09-23T08:12:00Z" w:id="12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/Periodical payments in PPP</w:t>
        </w:r>
      </w:ins>
    </w:p>
    <w:p w:rsidR="005979B0" w:rsidRDefault="00116867" w14:paraId="271AF87A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uhh28k7cljwg" w:colFirst="0" w:colLast="0" w:id="127"/>
      <w:bookmarkEnd w:id="12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:rsidR="005979B0" w:rsidRDefault="00116867" w14:paraId="65B8AB03" w14:textId="77777777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 mandatory.</w:t>
      </w:r>
    </w:p>
    <w:p w:rsidR="005979B0" w:rsidRDefault="00116867" w14:paraId="3F292076" w14:textId="7777777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Closed Date mandatory.</w:t>
      </w:r>
    </w:p>
    <w:p w:rsidR="005979B0" w:rsidRDefault="00116867" w14:paraId="1FFBB6F1" w14:textId="77777777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Closed Lost requires Lost Reason.</w:t>
      </w:r>
    </w:p>
    <w:p w:rsidR="005979B0" w:rsidRDefault="00116867" w14:paraId="44BB0936" w14:textId="7777777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Cannot mark more than one Active Quote per Opportunity.</w:t>
      </w:r>
    </w:p>
    <w:p w:rsidR="005979B0" w:rsidRDefault="00116867" w14:paraId="4B1357AD" w14:textId="77777777">
      <w:pPr>
        <w:numPr>
          <w:ilvl w:val="0"/>
          <w:numId w:val="14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Approval required for high-value deals before Won.</w:t>
      </w:r>
    </w:p>
    <w:p w:rsidR="005979B0" w:rsidRDefault="00116867" w14:paraId="213F3842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cyk8e6kul2ni" w:colFirst="0" w:colLast="0" w:id="128"/>
      <w:bookmarkEnd w:id="128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:rsidR="005979B0" w:rsidRDefault="00116867" w14:paraId="05AAF0CE" w14:textId="77777777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In-app Salesforce notifications:</w:t>
      </w:r>
    </w:p>
    <w:p w:rsidR="005979B0" w:rsidRDefault="00116867" w14:paraId="35766F65" w14:textId="77777777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For Assignment</w:t>
      </w:r>
    </w:p>
    <w:p w:rsidR="005979B0" w:rsidRDefault="00116867" w14:paraId="630A32C9" w14:textId="77777777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During Stage change</w:t>
      </w:r>
    </w:p>
    <w:p w:rsidR="005979B0" w:rsidRDefault="00116867" w14:paraId="049E4F79" w14:textId="77777777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During status update as Closed Won/Lost</w:t>
      </w:r>
    </w:p>
    <w:p w:rsidR="005979B0" w:rsidRDefault="00116867" w14:paraId="1B339709" w14:textId="77777777">
      <w:pPr>
        <w:numPr>
          <w:ilvl w:val="1"/>
          <w:numId w:val="15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During Approval request (if high-value</w:t>
      </w:r>
      <w:ins w:author="Manoj V Menon" w:date="2025-09-23T07:46:00Z" w:id="12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/h</w:t>
        </w:r>
      </w:ins>
      <w:ins w:author="Manoj V Menon" w:date="2025-09-23T07:47:00Z" w:id="13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igh discounts/non-portfolio product</w:t>
        </w:r>
      </w:ins>
      <w:ins w:author="Manoj V Menon" w:date="2025-09-23T07:48:00Z" w:id="13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 deferred payments/</w:t>
        </w:r>
      </w:ins>
      <w:ins w:author="Manoj V Menon" w:date="2025-09-23T07:50:00Z" w:id="13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Post dated cheques/CASH Payments/</w:t>
        </w:r>
      </w:ins>
      <w:ins w:author="Manoj V Menon" w:date="2025-09-23T07:49:00Z" w:id="13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EMIs/Special Offers/</w:t>
        </w:r>
      </w:ins>
      <w:ins w:author="Manoj V Menon" w:date="2025-09-23T07:48:00Z" w:id="13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bank-funding/Insur</w:t>
        </w:r>
      </w:ins>
      <w:ins w:author="Manoj V Menon" w:date="2025-09-23T07:49:00Z" w:id="13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ance for product/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>)</w:t>
      </w:r>
      <w:ins w:author="Manoj V Menon" w:date="2025-09-23T08:13:00Z" w:id="13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Rental /PPP Payments</w:t>
        </w:r>
      </w:ins>
    </w:p>
    <w:p w:rsidR="005979B0" w:rsidRDefault="00116867" w14:paraId="5E4359D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ks9uc8j20n60" w:colFirst="0" w:colLast="0" w:id="137"/>
      <w:bookmarkEnd w:id="13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Approvals</w:t>
      </w:r>
    </w:p>
    <w:p w:rsidR="005979B0" w:rsidRDefault="00116867" w14:paraId="2F86CBAF" w14:textId="74045AC4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High-value opportunities (threshold to be finalized by Cyrix</w:t>
      </w:r>
      <w:ins w:author="Manoj V Menon" w:date="2025-09-23T07:51:00Z" w:id="13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(to be done later)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>).</w:t>
      </w:r>
      <w:r w:rsidR="006429A8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29A0EBDF" w14:textId="77777777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Approval hierarchy:</w:t>
      </w:r>
    </w:p>
    <w:p w:rsidR="005979B0" w:rsidRDefault="00116867" w14:paraId="0D91CD6F" w14:textId="17A015F4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Opportunity Owner → </w:t>
      </w:r>
      <w:r w:rsidR="00877741">
        <w:rPr>
          <w:rFonts w:ascii="Times New Roman" w:hAnsi="Times New Roman" w:cs="Times New Roman"/>
          <w:color w:val="000000" w:themeColor="text1"/>
          <w:lang w:val="en-US"/>
        </w:rPr>
        <w:t xml:space="preserve">Reporting </w:t>
      </w:r>
      <w:r w:rsidR="002A1509">
        <w:rPr>
          <w:rFonts w:ascii="Times New Roman" w:hAnsi="Times New Roman" w:cs="Times New Roman"/>
          <w:color w:val="000000" w:themeColor="text1"/>
          <w:lang w:val="en-US"/>
        </w:rPr>
        <w:t>Manager</w:t>
      </w:r>
      <w:r w:rsidRPr="002A1509" w:rsidR="002A1509">
        <w:rPr>
          <w:rFonts w:ascii="Wingdings" w:hAnsi="Wingdings" w:eastAsia="Wingdings" w:cs="Wingdings"/>
          <w:color w:val="000000" w:themeColor="text1"/>
          <w:lang w:val="en-US"/>
        </w:rPr>
        <w:t>à</w:t>
      </w:r>
      <w:r w:rsidR="002A1509">
        <w:rPr>
          <w:rFonts w:ascii="Times New Roman" w:hAnsi="Times New Roman" w:cs="Times New Roman"/>
          <w:color w:val="000000" w:themeColor="text1"/>
          <w:lang w:val="en-US"/>
        </w:rPr>
        <w:t xml:space="preserve"> TSM</w:t>
      </w:r>
      <w:r w:rsidRPr="002A1509" w:rsidR="002A1509">
        <w:rPr>
          <w:rFonts w:ascii="Wingdings" w:hAnsi="Wingdings" w:eastAsia="Wingdings" w:cs="Wingdings"/>
          <w:color w:val="000000" w:themeColor="text1"/>
          <w:lang w:val="en-US"/>
        </w:rPr>
        <w:t>à</w:t>
      </w:r>
      <w:r w:rsidR="002A1509">
        <w:rPr>
          <w:rFonts w:ascii="Times New Roman" w:hAnsi="Times New Roman" w:cs="Times New Roman"/>
          <w:color w:val="000000" w:themeColor="text1"/>
          <w:lang w:val="en-US"/>
        </w:rPr>
        <w:t xml:space="preserve"> GM</w:t>
      </w:r>
      <w:r w:rsidRPr="002A1509" w:rsidR="002A1509">
        <w:rPr>
          <w:rFonts w:ascii="Wingdings" w:hAnsi="Wingdings" w:eastAsia="Wingdings" w:cs="Wingdings"/>
          <w:color w:val="000000" w:themeColor="text1"/>
          <w:lang w:val="en-US"/>
        </w:rPr>
        <w:t>à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877741">
        <w:rPr>
          <w:rFonts w:ascii="Times New Roman" w:hAnsi="Times New Roman" w:cs="Times New Roman"/>
          <w:color w:val="000000" w:themeColor="text1"/>
          <w:lang w:val="en-US"/>
        </w:rPr>
        <w:t xml:space="preserve">VP </w:t>
      </w:r>
      <w:r w:rsidRPr="00877741" w:rsidR="00877741">
        <w:rPr>
          <w:rFonts w:ascii="Wingdings" w:hAnsi="Wingdings" w:eastAsia="Wingdings" w:cs="Wingdings"/>
          <w:color w:val="000000" w:themeColor="text1"/>
          <w:lang w:val="en-US"/>
        </w:rPr>
        <w:t>à</w:t>
      </w:r>
      <w:r w:rsidR="00877741">
        <w:rPr>
          <w:rFonts w:ascii="Times New Roman" w:hAnsi="Times New Roman" w:cs="Times New Roman"/>
          <w:color w:val="000000" w:themeColor="text1"/>
          <w:lang w:val="en-US"/>
        </w:rPr>
        <w:t xml:space="preserve"> CFO</w:t>
      </w:r>
      <w:r w:rsidRPr="00877741" w:rsidR="00877741">
        <w:rPr>
          <w:rFonts w:ascii="Wingdings" w:hAnsi="Wingdings" w:eastAsia="Wingdings" w:cs="Wingdings"/>
          <w:color w:val="000000" w:themeColor="text1"/>
          <w:lang w:val="en-US"/>
        </w:rPr>
        <w:t>à</w:t>
      </w:r>
      <w:ins w:author="Manoj V Menon" w:date="2025-09-23T07:51:00Z" w:id="139">
        <w:r>
          <w:rPr>
            <w:rFonts w:ascii="Times New Roman" w:hAnsi="Times New Roman" w:cs="Times New Roman"/>
            <w:color w:val="000000" w:themeColor="text1"/>
            <w:lang w:val="en-US"/>
          </w:rPr>
          <w:t xml:space="preserve"> CEO/Director</w:t>
        </w:r>
      </w:ins>
      <w:ins w:author="Manoj V Menon" w:date="2025-09-23T07:52:00Z" w:id="140">
        <w:r>
          <w:rPr>
            <w:rFonts w:ascii="Times New Roman" w:hAnsi="Times New Roman" w:cs="Times New Roman"/>
            <w:color w:val="000000" w:themeColor="text1"/>
          </w:rPr>
          <w:t xml:space="preserve"> (Coordinator – super used in all cases)</w:t>
        </w:r>
      </w:ins>
      <w:r>
        <w:rPr>
          <w:rFonts w:ascii="Times New Roman" w:hAnsi="Times New Roman" w:cs="Times New Roman"/>
          <w:color w:val="000000" w:themeColor="text1"/>
          <w:sz w:val="27"/>
          <w:szCs w:val="27"/>
        </w:rPr>
        <w:t>. Integration</w:t>
      </w:r>
    </w:p>
    <w:p w:rsidR="005979B0" w:rsidRDefault="00116867" w14:paraId="12E3F5E9" w14:textId="77777777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 w:themeColor="text1"/>
        </w:rPr>
        <w:t>ERP Integration (Tally/</w:t>
      </w:r>
      <w:ins w:author="Manoj V Menon" w:date="2025-09-23T07:52:00Z" w:id="141"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>SAP</w:t>
        </w:r>
      </w:ins>
      <w:r>
        <w:rPr>
          <w:rFonts w:ascii="Times New Roman" w:hAnsi="Times New Roman" w:eastAsia="Calibri" w:cs="Times New Roman"/>
          <w:b/>
          <w:color w:val="000000" w:themeColor="text1"/>
        </w:rPr>
        <w:t xml:space="preserve"> ERP):</w:t>
      </w:r>
    </w:p>
    <w:p w:rsidR="005979B0" w:rsidRDefault="00116867" w14:paraId="6C14E714" w14:textId="77777777">
      <w:pPr>
        <w:numPr>
          <w:ilvl w:val="1"/>
          <w:numId w:val="1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Orders from Opportunities sync to ERP.</w:t>
      </w:r>
    </w:p>
    <w:p w:rsidRPr="002A1509" w:rsidR="002A1509" w:rsidRDefault="00116867" w14:paraId="006B522A" w14:textId="77777777">
      <w:pPr>
        <w:numPr>
          <w:ilvl w:val="1"/>
          <w:numId w:val="17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Price book/products sourced from ERP.</w:t>
      </w:r>
      <w:ins w:author="Manoj V Menon" w:date="2025-09-24T05:16:00Z" w:id="14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  <w:r w:rsidR="002A1509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Pr="002A1509" w:rsidR="005979B0" w:rsidRDefault="00116867" w14:paraId="6548E76B" w14:textId="303BD001">
      <w:pPr>
        <w:numPr>
          <w:ilvl w:val="1"/>
          <w:numId w:val="17"/>
        </w:numPr>
        <w:spacing w:after="240"/>
        <w:rPr>
          <w:ins w:author="Manoj V Menon" w:date="2025-09-23T07:53:00Z" w:id="143"/>
          <w:rFonts w:ascii="Times New Roman" w:hAnsi="Times New Roman" w:eastAsia="Calibri" w:cs="Times New Roman"/>
          <w:color w:val="000000" w:themeColor="text1"/>
          <w:highlight w:val="red"/>
        </w:rPr>
      </w:pPr>
      <w:ins w:author="Manoj V Menon" w:date="2025-09-24T05:14:00Z" w:id="144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</w:rPr>
          <w:t xml:space="preserve">FINANCE </w:t>
        </w:r>
      </w:ins>
      <w:ins w:author="Manoj V Menon" w:date="2025-09-23T07:54:00Z" w:id="145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</w:rPr>
          <w:t>Order acceptance in ERP</w:t>
        </w:r>
      </w:ins>
    </w:p>
    <w:p w:rsidRPr="002A1509" w:rsidR="005979B0" w:rsidRDefault="00116867" w14:paraId="3BD8CC42" w14:textId="77777777">
      <w:pPr>
        <w:numPr>
          <w:ilvl w:val="1"/>
          <w:numId w:val="17"/>
        </w:numPr>
        <w:spacing w:after="240"/>
        <w:rPr>
          <w:ins w:author="Manoj V Menon" w:date="2025-09-23T07:54:00Z" w:id="146"/>
          <w:rFonts w:ascii="Times New Roman" w:hAnsi="Times New Roman" w:eastAsia="Calibri" w:cs="Times New Roman"/>
          <w:color w:val="000000" w:themeColor="text1"/>
          <w:highlight w:val="red"/>
        </w:rPr>
      </w:pPr>
      <w:ins w:author="Manoj V Menon" w:date="2025-09-23T07:53:00Z" w:id="147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</w:rPr>
          <w:t xml:space="preserve">Stock </w:t>
        </w:r>
      </w:ins>
      <w:ins w:author="Manoj V Menon" w:date="2025-09-23T07:54:00Z" w:id="148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</w:rPr>
          <w:t>update sourced from ERP</w:t>
        </w:r>
      </w:ins>
    </w:p>
    <w:p w:rsidRPr="002A1509" w:rsidR="005979B0" w:rsidRDefault="00116867" w14:paraId="0E03DC76" w14:textId="77777777">
      <w:pPr>
        <w:numPr>
          <w:ilvl w:val="1"/>
          <w:numId w:val="17"/>
        </w:numPr>
        <w:spacing w:after="240"/>
        <w:rPr>
          <w:ins w:author="Manoj V Menon" w:date="2025-09-23T07:54:00Z" w:id="149"/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7:54:00Z" w:id="150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Sourcing of products through ERP</w:t>
        </w:r>
      </w:ins>
    </w:p>
    <w:p w:rsidRPr="002A1509" w:rsidR="005979B0" w:rsidRDefault="00116867" w14:paraId="12D46A31" w14:textId="77777777">
      <w:pPr>
        <w:numPr>
          <w:ilvl w:val="1"/>
          <w:numId w:val="17"/>
        </w:numPr>
        <w:spacing w:after="240"/>
        <w:rPr>
          <w:ins w:author="Manoj V Menon" w:date="2025-09-23T07:55:00Z" w:id="151"/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7:54:00Z" w:id="152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Billing</w:t>
        </w:r>
      </w:ins>
      <w:ins w:author="Manoj V Menon" w:date="2025-09-23T07:55:00Z" w:id="153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/Invoicing</w:t>
        </w:r>
      </w:ins>
      <w:ins w:author="Manoj V Menon" w:date="2025-09-23T07:54:00Z" w:id="154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from ERP</w:t>
        </w:r>
      </w:ins>
    </w:p>
    <w:p w:rsidRPr="002A1509" w:rsidR="005979B0" w:rsidRDefault="00116867" w14:paraId="5373096D" w14:textId="77777777">
      <w:pPr>
        <w:numPr>
          <w:ilvl w:val="1"/>
          <w:numId w:val="17"/>
        </w:numPr>
        <w:spacing w:after="240"/>
        <w:rPr>
          <w:ins w:author="Manoj V Menon" w:date="2025-09-23T07:55:00Z" w:id="155"/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7:55:00Z" w:id="156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Product data from ERP</w:t>
        </w:r>
      </w:ins>
    </w:p>
    <w:p w:rsidRPr="002A1509" w:rsidR="005979B0" w:rsidRDefault="00116867" w14:paraId="4ADB35C2" w14:textId="77777777">
      <w:pPr>
        <w:numPr>
          <w:ilvl w:val="1"/>
          <w:numId w:val="17"/>
        </w:numPr>
        <w:spacing w:after="240"/>
        <w:rPr>
          <w:ins w:author="Manoj V Menon" w:date="2025-09-23T07:55:00Z" w:id="157"/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7:55:00Z" w:id="158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Credit Note / Refunds from </w:t>
        </w:r>
        <w:commentRangeStart w:id="159"/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ERP</w:t>
        </w:r>
      </w:ins>
      <w:commentRangeEnd w:id="159"/>
      <w:r w:rsidRPr="002A1509" w:rsidR="009573B6">
        <w:rPr>
          <w:rStyle w:val="CommentReference"/>
          <w:highlight w:val="red"/>
        </w:rPr>
        <w:commentReference w:id="159"/>
      </w:r>
    </w:p>
    <w:p w:rsidRPr="002A1509" w:rsidR="005979B0" w:rsidRDefault="00116867" w14:paraId="72439BA6" w14:textId="77777777">
      <w:pPr>
        <w:numPr>
          <w:ilvl w:val="1"/>
          <w:numId w:val="17"/>
        </w:numPr>
        <w:spacing w:after="240"/>
        <w:rPr>
          <w:ins w:author="Manoj V Menon" w:date="2025-09-24T05:28:00Z" w:id="160"/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7:55:00Z" w:id="161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Customer </w:t>
        </w:r>
      </w:ins>
      <w:ins w:author="Manoj V Menon" w:date="2025-09-24T05:28:00Z" w:id="162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collection</w:t>
        </w:r>
      </w:ins>
      <w:ins w:author="Manoj V Menon" w:date="2025-09-23T07:55:00Z" w:id="163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updation </w:t>
        </w:r>
      </w:ins>
      <w:ins w:author="Manoj V Menon" w:date="2025-09-23T07:56:00Z" w:id="164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incl</w:t>
        </w:r>
      </w:ins>
      <w:ins w:author="Manoj V Menon" w:date="2025-09-23T07:57:00Z" w:id="165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outstanding</w:t>
        </w:r>
      </w:ins>
      <w:ins w:author="Manoj V Menon" w:date="2025-09-23T07:55:00Z" w:id="166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in ERP</w:t>
        </w:r>
      </w:ins>
      <w:ins w:author="Manoj V Menon" w:date="2025-09-24T05:28:00Z" w:id="167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/age</w:t>
        </w:r>
      </w:ins>
    </w:p>
    <w:p w:rsidRPr="002A1509" w:rsidR="005979B0" w:rsidRDefault="00116867" w14:paraId="2119543C" w14:textId="77777777">
      <w:pPr>
        <w:numPr>
          <w:ilvl w:val="1"/>
          <w:numId w:val="17"/>
        </w:numPr>
        <w:spacing w:after="240"/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ins w:author="Manoj V Menon" w:date="2025-09-23T08:13:00Z" w:id="168">
        <w:r w:rsidRPr="002A1509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Automatic supply in the case of Rental agreements.</w:t>
        </w:r>
      </w:ins>
    </w:p>
    <w:p w:rsidR="005979B0" w:rsidRDefault="005979B0" w14:paraId="773162B9" w14:textId="77777777">
      <w:pPr>
        <w:spacing w:after="240"/>
        <w:ind w:left="1080"/>
        <w:rPr>
          <w:rFonts w:ascii="Times New Roman" w:hAnsi="Times New Roman" w:cs="Times New Roman"/>
        </w:rPr>
      </w:pPr>
    </w:p>
    <w:p w:rsidR="005979B0" w:rsidRDefault="00116867" w14:paraId="0AF52B7A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l7xzuqquj199" w:colFirst="0" w:colLast="0" w:id="169"/>
      <w:bookmarkEnd w:id="16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:rsidR="005979B0" w:rsidRDefault="00116867" w14:paraId="797CF390" w14:textId="77777777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 w:themeColor="text1"/>
        </w:rPr>
        <w:t>Create/Edit:</w:t>
      </w:r>
      <w:r>
        <w:rPr>
          <w:rFonts w:ascii="Times New Roman" w:hAnsi="Times New Roman" w:eastAsia="Calibri" w:cs="Times New Roman"/>
          <w:color w:val="000000" w:themeColor="text1"/>
        </w:rPr>
        <w:t xml:space="preserve"> Sales Executives, Managers + coordinator</w:t>
      </w:r>
    </w:p>
    <w:p w:rsidR="005979B0" w:rsidP="1E39DF4E" w:rsidRDefault="00116867" w14:paraId="5A014B67" w14:textId="219C524E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n-US"/>
        </w:rPr>
      </w:pPr>
      <w:r w:rsidRPr="1E39DF4E" w:rsidR="00116867">
        <w:rPr>
          <w:rFonts w:ascii="Times New Roman" w:hAnsi="Times New Roman" w:eastAsia="Calibri" w:cs="Times New Roman"/>
          <w:b w:val="1"/>
          <w:bCs w:val="1"/>
          <w:color w:val="000000" w:themeColor="text1" w:themeTint="FF" w:themeShade="FF"/>
          <w:lang w:val="en-US"/>
        </w:rPr>
        <w:t>Approval: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</w:t>
      </w:r>
      <w:r w:rsidRPr="1E39DF4E" w:rsidR="002A1509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Reporting </w:t>
      </w:r>
      <w:r w:rsidRPr="1E39DF4E" w:rsidR="002A1509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Manager</w:t>
      </w:r>
      <w:r w:rsidRPr="1E39DF4E" w:rsidR="002A1509">
        <w:rPr>
          <w:rFonts w:ascii="Wingdings" w:hAnsi="Wingdings" w:eastAsia="Wingdings" w:cs="Wingdings"/>
          <w:color w:val="000000" w:themeColor="text1" w:themeTint="FF" w:themeShade="FF"/>
          <w:lang w:val="en-US"/>
        </w:rPr>
        <w:t>à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Sales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Head</w:t>
      </w:r>
      <w:ins w:author="Manoj V Menon" w:date="2025-09-23T07:59:00Z" w16du:dateUtc="2025-09-23T07:59:00Z" w:id="987775306">
        <w:r w:rsidRPr="1E39DF4E" w:rsidR="00116867">
          <w:rPr>
            <w:rFonts w:ascii="Times New Roman" w:hAnsi="Times New Roman" w:eastAsia="Calibri" w:cs="Times New Roman"/>
            <w:color w:val="000000" w:themeColor="text1" w:themeTint="FF" w:themeShade="FF"/>
            <w:lang w:val="en-US"/>
          </w:rPr>
          <w:t xml:space="preserve"> -&gt; CFO -&gt; CEO/Director</w:t>
        </w:r>
      </w:ins>
      <w:r w:rsidRPr="1E39DF4E" w:rsidR="002A1509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(As per hierarchy approval will be taken from all roles till director)</w:t>
      </w:r>
    </w:p>
    <w:p w:rsidR="005979B0" w:rsidRDefault="00116867" w14:paraId="22A96F6D" w14:textId="3409856E">
      <w:pPr>
        <w:numPr>
          <w:ilvl w:val="0"/>
          <w:numId w:val="18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color w:val="000000" w:themeColor="text1"/>
          <w:lang w:val="en-US"/>
        </w:rPr>
        <w:t>View: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Marketing,</w:t>
      </w:r>
      <w:r w:rsidR="002A1509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62C6A08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qdkl6xn6af94" w:colFirst="0" w:colLast="0" w:id="171"/>
      <w:bookmarkStart w:name="_heading=h.jai1w6tmas87" w:colFirst="0" w:colLast="0" w:id="172"/>
      <w:bookmarkEnd w:id="171"/>
      <w:bookmarkEnd w:id="172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:rsidR="005979B0" w:rsidRDefault="00116867" w14:paraId="76DB290B" w14:textId="77777777">
      <w:pPr>
        <w:numPr>
          <w:ilvl w:val="0"/>
          <w:numId w:val="19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Opportunities created on Lead conversion or manually.</w:t>
      </w:r>
    </w:p>
    <w:p w:rsidR="005979B0" w:rsidRDefault="00116867" w14:paraId="2E5CBF8A" w14:textId="77777777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Stages follow defined sequence.</w:t>
      </w:r>
    </w:p>
    <w:p w:rsidR="005979B0" w:rsidRDefault="00116867" w14:paraId="363BE322" w14:textId="3CF71EED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Closed Won requires Active Quote converted to Order (and approval if high-value).</w:t>
      </w:r>
      <w:r w:rsidR="00D87728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6C1C12FB" w14:textId="1B30DF66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Closed Lost requires Lost Reason</w:t>
      </w:r>
    </w:p>
    <w:p w:rsidRPr="006E2D93" w:rsidR="005979B0" w:rsidRDefault="00116867" w14:paraId="4620D102" w14:textId="77777777">
      <w:pPr>
        <w:numPr>
          <w:ilvl w:val="0"/>
          <w:numId w:val="19"/>
        </w:numPr>
        <w:spacing w:after="0"/>
        <w:rPr>
          <w:rFonts w:ascii="Times New Roman" w:hAnsi="Times New Roman" w:cs="Times New Roman"/>
          <w:highlight w:val="red"/>
        </w:rPr>
      </w:pPr>
      <w:r w:rsidRPr="006E2D93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>Multiple Quotes supported,</w:t>
      </w:r>
      <w:r w:rsidRPr="006E2D93">
        <w:rPr>
          <w:rFonts w:ascii="Times New Roman" w:hAnsi="Times New Roman" w:eastAsia="Calibri" w:cs="Times New Roman"/>
          <w:color w:val="000000" w:themeColor="text1"/>
          <w:highlight w:val="red"/>
        </w:rPr>
        <w:t xml:space="preserve"> one quote with multiple products allowed;</w:t>
      </w:r>
      <w:r w:rsidRPr="006E2D93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 xml:space="preserve"> only one Active quote allowed.</w:t>
      </w:r>
    </w:p>
    <w:p w:rsidR="005979B0" w:rsidRDefault="00116867" w14:paraId="4631456A" w14:textId="77777777">
      <w:pPr>
        <w:numPr>
          <w:ilvl w:val="0"/>
          <w:numId w:val="19"/>
        </w:numPr>
        <w:spacing w:after="240"/>
        <w:rPr>
          <w:ins w:author="Manoj V Menon" w:date="2025-09-23T08:14:00Z" w:id="173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Competitor tracking available.</w:t>
      </w:r>
    </w:p>
    <w:p w:rsidR="005979B0" w:rsidRDefault="006E2D93" w14:paraId="4F702597" w14:textId="6F6CC0C1">
      <w:pPr>
        <w:numPr>
          <w:ilvl w:val="0"/>
          <w:numId w:val="19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bookmarkStart w:name="_heading=h.mt0549uirs3k" w:colFirst="0" w:colLast="0" w:id="174"/>
      <w:bookmarkEnd w:id="174"/>
      <w:r>
        <w:rPr>
          <w:rFonts w:ascii="Times New Roman" w:hAnsi="Times New Roman" w:eastAsia="Calibri" w:cs="Times New Roman"/>
          <w:color w:val="000000" w:themeColor="text1"/>
        </w:rPr>
        <w:t>Opportunity Type needs to be defined</w:t>
      </w:r>
    </w:p>
    <w:p w:rsidR="005979B0" w:rsidRDefault="00116867" w14:paraId="1F8B88BD" w14:textId="34EF3A3F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Data Upload</w:t>
      </w:r>
      <w:r w:rsidR="006E2D93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</w:p>
    <w:p w:rsidRPr="006E2D93" w:rsidR="005979B0" w:rsidRDefault="00116867" w14:paraId="2C91077A" w14:textId="6104CD63">
      <w:pPr>
        <w:numPr>
          <w:ilvl w:val="0"/>
          <w:numId w:val="20"/>
        </w:numPr>
        <w:spacing w:before="240"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</w:rPr>
        <w:t>Import Wizard → Opportunity Name, Stage, Customer, Closed Date mandatory.</w:t>
      </w:r>
    </w:p>
    <w:p w:rsidR="006E2D93" w:rsidRDefault="006E2D93" w14:paraId="10484102" w14:textId="1AAD4B63">
      <w:pPr>
        <w:numPr>
          <w:ilvl w:val="0"/>
          <w:numId w:val="20"/>
        </w:numPr>
        <w:spacing w:before="240"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</w:rPr>
        <w:t>This data upload refers to past/ existing cyrix data that can be uploaded to system during LIVE.</w:t>
      </w:r>
    </w:p>
    <w:p w:rsidR="005979B0" w:rsidRDefault="00116867" w14:paraId="3212ECBB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kfm7vzq9r8wf" w:colFirst="0" w:colLast="0" w:id="175"/>
      <w:bookmarkEnd w:id="175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:rsidR="005979B0" w:rsidRDefault="00116867" w14:paraId="5F705564" w14:textId="77777777">
      <w:pPr>
        <w:numPr>
          <w:ilvl w:val="0"/>
          <w:numId w:val="21"/>
        </w:numPr>
        <w:spacing w:before="240"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Pipeline by Stage./by team/category./product/manager/TSM/</w:t>
      </w:r>
    </w:p>
    <w:p w:rsidR="005979B0" w:rsidRDefault="00116867" w14:paraId="02D0CD4F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Win/Loss ratio.</w:t>
      </w:r>
    </w:p>
    <w:p w:rsidR="005979B0" w:rsidRDefault="00116867" w14:paraId="30137C04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Expected vs Actual Revenue.</w:t>
      </w:r>
    </w:p>
    <w:p w:rsidR="005979B0" w:rsidRDefault="00116867" w14:paraId="6C98B94C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Product-wise opportunity analysis.</w:t>
      </w:r>
    </w:p>
    <w:p w:rsidR="005979B0" w:rsidRDefault="00116867" w14:paraId="79A388FC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Customer-wise opportunities.</w:t>
      </w:r>
    </w:p>
    <w:p w:rsidR="005979B0" w:rsidRDefault="00116867" w14:paraId="5C6173D7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High-value approval pending report.</w:t>
      </w:r>
    </w:p>
    <w:p w:rsidR="005979B0" w:rsidRDefault="00116867" w14:paraId="27AB1BFF" w14:textId="77777777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Lost Reason analysis.</w:t>
      </w:r>
    </w:p>
    <w:p w:rsidR="005979B0" w:rsidP="1E39DF4E" w:rsidRDefault="00116867" w14:paraId="77D659BD" w14:textId="4B3BC6A5">
      <w:pPr>
        <w:numPr>
          <w:ilvl w:val="0"/>
          <w:numId w:val="21"/>
        </w:numPr>
        <w:spacing w:after="240"/>
        <w:rPr>
          <w:ins w:author="Manoj V Menon" w:date="2025-09-24T05:25:00Z" w16du:dateUtc="2025-09-24T05:25:00Z" w:id="693183870"/>
          <w:rFonts w:ascii="Times New Roman" w:hAnsi="Times New Roman" w:cs="Times New Roman"/>
          <w:lang w:val="en-US"/>
        </w:rPr>
      </w:pP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Competitor-wise win/loss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.</w:t>
      </w:r>
      <w:r w:rsidRPr="1E39DF4E" w:rsidR="00B928B8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 </w:t>
      </w:r>
    </w:p>
    <w:p w:rsidR="005979B0" w:rsidRDefault="00116867" w14:paraId="638643B8" w14:textId="77777777">
      <w:pPr>
        <w:numPr>
          <w:ilvl w:val="0"/>
          <w:numId w:val="21"/>
        </w:numPr>
        <w:spacing w:after="240"/>
        <w:rPr>
          <w:ins w:author="Manoj V Menon" w:date="2025-09-23T08:16:00Z" w:id="177"/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4T05:25:00Z" w:id="17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Order</w:t>
        </w:r>
      </w:ins>
      <w:ins w:author="Manoj V Menon" w:date="2025-09-24T05:47:00Z" w:id="17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  <w:ins w:author="Manoj V Menon" w:date="2025-09-24T05:25:00Z" w:id="18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wise co</w:t>
        </w:r>
      </w:ins>
      <w:ins w:author="Manoj V Menon" w:date="2025-09-24T05:26:00Z" w:id="18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llection</w:t>
        </w:r>
      </w:ins>
    </w:p>
    <w:p w:rsidR="005979B0" w:rsidRDefault="00116867" w14:paraId="03B8FEA7" w14:textId="77777777">
      <w:pPr>
        <w:numPr>
          <w:ilvl w:val="0"/>
          <w:numId w:val="21"/>
        </w:numPr>
        <w:spacing w:after="240"/>
        <w:rPr>
          <w:ins w:author="Manoj V Menon" w:date="2025-09-23T08:15:00Z" w:id="182"/>
          <w:rFonts w:ascii="Times New Roman" w:hAnsi="Times New Roman" w:eastAsia="Calibri" w:cs="Times New Roman"/>
          <w:color w:val="000000" w:themeColor="text1"/>
          <w:lang w:val="en-US"/>
        </w:rPr>
      </w:pPr>
      <w:bookmarkStart w:name="_heading=h.2vr7alpdpdly" w:colFirst="0" w:colLast="0" w:id="183"/>
      <w:bookmarkEnd w:id="183"/>
      <w:ins w:author="Manoj V Menon" w:date="2025-09-23T08:16:00Z" w:id="18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Discounts &amp; h</w:t>
        </w:r>
        <w:r>
          <w:rPr>
            <w:rFonts w:ascii="Times New Roman" w:hAnsi="Times New Roman" w:eastAsia="Calibri" w:cs="Times New Roman"/>
            <w:color w:val="000000" w:themeColor="text1"/>
          </w:rPr>
          <w:t xml:space="preserve">igher values </w:t>
        </w:r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report by product/category/engineer (needed for people assessment as well as incentives)</w:t>
        </w:r>
      </w:ins>
    </w:p>
    <w:p w:rsidR="005979B0" w:rsidRDefault="00116867" w14:paraId="32986F49" w14:textId="77777777">
      <w:pPr>
        <w:numPr>
          <w:ilvl w:val="0"/>
          <w:numId w:val="21"/>
        </w:numPr>
        <w:spacing w:after="240"/>
        <w:rPr>
          <w:ins w:author="Manoj V Menon" w:date="2025-09-23T08:15:00Z" w:id="185"/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3T08:15:00Z" w:id="18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Delayed execution due to documentations/site readiness, payments etc.</w:t>
        </w:r>
      </w:ins>
    </w:p>
    <w:p w:rsidR="005979B0" w:rsidRDefault="00116867" w14:paraId="1EB5FA0C" w14:textId="77777777">
      <w:pPr>
        <w:numPr>
          <w:ilvl w:val="0"/>
          <w:numId w:val="21"/>
        </w:numPr>
        <w:spacing w:after="240"/>
        <w:rPr>
          <w:ins w:author="Manoj V Menon" w:date="2025-09-23T08:15:00Z" w:id="187"/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3T08:15:00Z" w:id="18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Rental Report</w:t>
        </w:r>
      </w:ins>
      <w:ins w:author="Manoj V Menon" w:date="2025-09-24T05:24:00Z" w:id="18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/modalty</w:t>
        </w:r>
      </w:ins>
      <w:ins w:author="Manoj V Menon" w:date="2025-09-24T05:25:00Z" w:id="19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/asm/</w:t>
        </w:r>
      </w:ins>
    </w:p>
    <w:p w:rsidR="005979B0" w:rsidRDefault="00116867" w14:paraId="590CCB9F" w14:textId="77777777">
      <w:pPr>
        <w:numPr>
          <w:ilvl w:val="0"/>
          <w:numId w:val="21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3T08:15:00Z" w:id="19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PPP Report</w:t>
        </w:r>
      </w:ins>
      <w:ins w:author="Manoj V Menon" w:date="2025-09-24T05:25:00Z" w:id="19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/State</w:t>
        </w:r>
      </w:ins>
    </w:p>
    <w:p w:rsidR="00D87728" w:rsidRDefault="00D87728" w14:paraId="68B08380" w14:textId="12EBFE32">
      <w:pPr>
        <w:numPr>
          <w:ilvl w:val="0"/>
          <w:numId w:val="21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Reports will be provided subject to implementation support only</w:t>
      </w:r>
    </w:p>
    <w:p w:rsidR="005979B0" w:rsidRDefault="00116867" w14:paraId="46F0E64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from Customer (Cyrix)</w:t>
      </w:r>
    </w:p>
    <w:p w:rsidR="005979B0" w:rsidRDefault="00116867" w14:paraId="7D4F744D" w14:textId="77777777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High-value approval threshold.</w:t>
      </w:r>
    </w:p>
    <w:p w:rsidR="005979B0" w:rsidRDefault="00116867" w14:paraId="1B9885EC" w14:textId="777777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Final Opportunity Stages (are 6 stages final?).</w:t>
      </w:r>
    </w:p>
    <w:p w:rsidR="005979B0" w:rsidRDefault="00116867" w14:paraId="0B3EDF77" w14:textId="777777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Lost Reason values.</w:t>
      </w:r>
    </w:p>
    <w:p w:rsidR="005979B0" w:rsidRDefault="00116867" w14:paraId="6AE0067C" w14:textId="777777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Competitor master list (if needed).</w:t>
      </w:r>
    </w:p>
    <w:p w:rsidR="005979B0" w:rsidRDefault="00116867" w14:paraId="1319CE2A" w14:textId="77777777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ERP integration scope (Orders, Price books, Products).</w:t>
      </w:r>
    </w:p>
    <w:p w:rsidR="005979B0" w:rsidRDefault="005979B0" w14:paraId="323A6589" w14:textId="77777777">
      <w:pPr>
        <w:spacing w:after="0" w:line="240" w:lineRule="auto"/>
        <w:rPr>
          <w:rFonts w:ascii="Times New Roman" w:hAnsi="Times New Roman" w:cs="Times New Roman"/>
        </w:rPr>
      </w:pPr>
    </w:p>
    <w:p w:rsidR="005979B0" w:rsidRDefault="005979B0" w14:paraId="59E323D7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bookmarkStart w:name="_heading=h.2eo8dp7dt7dz" w:colFirst="0" w:colLast="0" w:id="193"/>
      <w:bookmarkEnd w:id="193"/>
    </w:p>
    <w:p w:rsidR="005979B0" w:rsidRDefault="005979B0" w14:paraId="7D85454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433C0596" w14:textId="77777777">
      <w:pPr>
        <w:rPr>
          <w:ins w:author="Jeevan Joy Pious" w:date="2025-10-01T10:54:00Z" w:id="194"/>
        </w:rPr>
      </w:pPr>
    </w:p>
    <w:p w:rsidR="005979B0" w:rsidRDefault="00116867" w14:paraId="33AEC385" w14:textId="2542154F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  <w:lang w:val="en-IN"/>
        </w:rPr>
      </w:pPr>
      <w:bookmarkStart w:name="_heading=h.21d6ll1iza3u" w:colFirst="0" w:colLast="0" w:id="195"/>
      <w:bookmarkStart w:name="_heading=h.praqoqvvh029" w:colFirst="0" w:colLast="0" w:id="196"/>
      <w:bookmarkStart w:name="_heading=h.8ythtfc2bvg2" w:colFirst="0" w:colLast="0" w:id="197"/>
      <w:bookmarkStart w:name="_heading=h.gz0momyvyndw" w:colFirst="0" w:colLast="0" w:id="198"/>
      <w:bookmarkEnd w:id="195"/>
      <w:bookmarkEnd w:id="196"/>
      <w:bookmarkEnd w:id="197"/>
      <w:bookmarkEnd w:id="198"/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7</w:t>
      </w:r>
      <w:r>
        <w:rPr>
          <w:rFonts w:ascii="Times New Roman" w:hAnsi="Times New Roman" w:cs="Times New Roman"/>
          <w:color w:val="000000"/>
          <w:sz w:val="34"/>
          <w:szCs w:val="34"/>
        </w:rPr>
        <w:t>:</w:t>
      </w:r>
      <w:r w:rsidR="00A10484">
        <w:rPr>
          <w:rFonts w:ascii="Times New Roman" w:hAnsi="Times New Roman" w:cs="Times New Roman"/>
          <w:color w:val="000000"/>
          <w:sz w:val="34"/>
          <w:szCs w:val="34"/>
        </w:rPr>
        <w:t xml:space="preserve"> </w:t>
      </w:r>
    </w:p>
    <w:p w:rsidR="005979B0" w:rsidRDefault="00116867" w14:paraId="0F166C71" w14:textId="158743C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aps/>
          <w:color w:val="4F81BD" w:themeColor="accent1"/>
          <w:lang w:val="en-US"/>
        </w:rPr>
        <w:t>Module Name: Product Master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(ERP-driven, Read-only in Salesforce)</w:t>
      </w:r>
      <w:r w:rsidR="00A1048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A10484">
        <w:rPr>
          <w:lang w:val="en-US"/>
        </w:rPr>
        <w:t xml:space="preserve"> </w:t>
      </w:r>
    </w:p>
    <w:p w:rsidR="005979B0" w:rsidRDefault="00116867" w14:paraId="4BCCA24B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h3gswb1mi6a9" w:colFirst="0" w:colLast="0" w:id="199"/>
      <w:bookmarkEnd w:id="19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tbl>
      <w:tblPr>
        <w:tblW w:w="81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23"/>
        <w:gridCol w:w="1429"/>
        <w:gridCol w:w="1412"/>
        <w:gridCol w:w="1076"/>
        <w:gridCol w:w="2453"/>
      </w:tblGrid>
      <w:tr w:rsidR="005979B0" w14:paraId="57251074" w14:textId="77777777">
        <w:trPr>
          <w:trHeight w:val="606"/>
        </w:trPr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32A6089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4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</w:tcPr>
          <w:p w:rsidR="005979B0" w:rsidRDefault="00116867" w14:paraId="10701B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4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36EBDF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0F6B75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24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329DA5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5979B0" w14:paraId="0955CF6A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008A0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Code (ERP Key, Unique)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FDA1C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  <w:ins w:author="Manoj V Menon" w:date="2025-09-25T05:03:00Z" w:id="20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/Alpha </w:t>
              </w:r>
            </w:ins>
            <w:ins w:author="Manoj V Menon" w:date="2025-09-25T05:04:00Z" w:id="201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Numeric</w:t>
              </w:r>
            </w:ins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1CF1E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C0E93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3E34C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Unique code for the product (ERP unique key).</w:t>
            </w:r>
            <w:ins w:author="Manoj V Menon" w:date="2025-09-24T10:15:00Z" w:id="202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Need more fields: Product Name, Make/Brand, Manufacturing Date, Exp</w:t>
              </w:r>
            </w:ins>
            <w:ins w:author="Manoj V Menon" w:date="2025-09-24T10:16:00Z" w:id="203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iry, Color, weight, size, packing size, shipping conditions (normal, cold, -20 etc.)</w:t>
              </w:r>
            </w:ins>
            <w:ins w:author="Manoj V Menon" w:date="2025-09-24T10:17:00Z" w:id="204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, Quantity per unit box, storing conditions, restricted items or not. </w:t>
              </w:r>
            </w:ins>
            <w:ins w:author="Manoj V Menon" w:date="2025-09-24T10:20:00Z" w:id="205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Sterile or not; </w:t>
              </w:r>
            </w:ins>
            <w:ins w:author="Manoj V Menon" w:date="2025-09-24T10:18:00Z" w:id="206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Price per </w:t>
              </w:r>
              <w:commentRangeStart w:id="207"/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unit</w:t>
              </w:r>
            </w:ins>
            <w:commentRangeEnd w:id="207"/>
            <w:r>
              <w:rPr>
                <w:rStyle w:val="CommentReference"/>
              </w:rPr>
              <w:commentReference w:id="207"/>
            </w:r>
            <w:ins w:author="Manoj V Menon" w:date="2025-09-24T10:18:00Z" w:id="208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, </w:t>
              </w:r>
            </w:ins>
          </w:p>
        </w:tc>
      </w:tr>
      <w:tr w:rsidR="005979B0" w14:paraId="65BF2F68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459F0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Line Description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978CE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0686F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E4540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7D8BA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Short description of the product.</w:t>
            </w:r>
          </w:p>
        </w:tc>
      </w:tr>
      <w:tr w:rsidR="005979B0" w14:paraId="5AEF17AD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A6FDE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Detailed Description (Features &amp; Specifications)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73867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830A7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BDCD9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11DA6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Detailed description of the product including features and specifications.</w:t>
            </w:r>
          </w:p>
        </w:tc>
      </w:tr>
      <w:tr w:rsidR="005979B0" w14:paraId="59521C9E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1E6B9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Vertical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A08A8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Manoj V Menon" w:date="2025-09-24T10:06:00Z" w:id="209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ins w:author="Manoj V Menon" w:date="2025-09-24T10:07:00Z" w:id="21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Picklist</w:t>
              </w:r>
            </w:ins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5EE7E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4T10:06:00Z" w:id="211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Optional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9181D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32F82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The vertical or business sector the product is related to.</w:t>
            </w:r>
          </w:p>
        </w:tc>
      </w:tr>
      <w:tr w:rsidR="005979B0" w14:paraId="00431E57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D5141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Category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C5739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BB03F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3983B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97D80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Main classification for the product. </w:t>
            </w:r>
          </w:p>
        </w:tc>
      </w:tr>
      <w:tr w:rsidR="005979B0" w14:paraId="04219ECA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53A78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Sub Category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14207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F6059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34812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DF5FB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Sub classification under the category for the product.</w:t>
            </w:r>
          </w:p>
        </w:tc>
      </w:tr>
      <w:tr w:rsidR="005979B0" w14:paraId="6CF65341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36A94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Name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7C13AEE" w14:textId="2ADA3B3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0CBAD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9827D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5979B0" w14:paraId="06FC5B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  <w:tr w:rsidR="005979B0" w14:paraId="445ADAB6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3C616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Brand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557A169" w14:textId="111F678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697D6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CDC40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81ED3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Brand or manufacturer name.</w:t>
            </w:r>
          </w:p>
        </w:tc>
      </w:tr>
      <w:tr w:rsidR="005979B0" w14:paraId="7F4208C0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854D5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 (from HSN Master)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551B0D6" w14:textId="5BE5EFD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Number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08D9D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B7EBE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94B71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 based on HSN master.</w:t>
            </w:r>
          </w:p>
        </w:tc>
      </w:tr>
      <w:tr w:rsidR="005979B0" w14:paraId="1A86489B" w14:textId="77777777">
        <w:trPr>
          <w:trHeight w:val="864"/>
          <w:ins w:author="Jeevan Joy Pious" w:date="2025-09-24T16:00:00Z" w:id="21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49302B7" w14:textId="77777777">
            <w:pPr>
              <w:spacing w:after="0" w:line="240" w:lineRule="auto"/>
              <w:rPr>
                <w:ins w:author="Jeevan Joy Pious" w:date="2025-09-24T16:00:00Z" w:id="213"/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Jeevan Joy Pious" w:date="2025-09-24T16:00:00Z" w:id="214">
              <w:r>
                <w:rPr>
                  <w:rFonts w:ascii="Times New Roman" w:hAnsi="Times New Roman" w:eastAsia="Times New Roman" w:cs="Times New Roman"/>
                  <w:color w:val="000000"/>
                  <w:lang w:val="en-IN"/>
                </w:rPr>
                <w:t>Product Status</w:t>
              </w:r>
            </w:ins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6DC099C" w14:textId="77777777">
            <w:pPr>
              <w:spacing w:after="0" w:line="240" w:lineRule="auto"/>
              <w:rPr>
                <w:ins w:author="Jeevan Joy Pious" w:date="2025-09-24T16:00:00Z" w:id="215"/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Jeevan Joy Pious" w:date="2025-09-24T16:00:00Z" w:id="216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Picklist</w:t>
              </w:r>
            </w:ins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2698B81" w14:textId="77777777">
            <w:pPr>
              <w:spacing w:after="0" w:line="240" w:lineRule="auto"/>
              <w:rPr>
                <w:ins w:author="Jeevan Joy Pious" w:date="2025-09-24T16:00:00Z" w:id="217"/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Jeevan Joy Pious" w:date="2025-09-24T16:00:00Z" w:id="218">
              <w:r>
                <w:rPr>
                  <w:rFonts w:ascii="Times New Roman" w:hAnsi="Times New Roman" w:eastAsia="Times New Roman" w:cs="Times New Roman"/>
                  <w:color w:val="000000"/>
                  <w:lang w:val="en-IN"/>
                </w:rPr>
                <w:t>Mandatory</w:t>
              </w:r>
            </w:ins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016088D" w14:textId="77777777">
            <w:pPr>
              <w:spacing w:after="0" w:line="240" w:lineRule="auto"/>
              <w:rPr>
                <w:ins w:author="Jeevan Joy Pious" w:date="2025-09-24T16:00:00Z" w:id="219"/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Jeevan Joy Pious" w:date="2025-09-24T16:00:00Z" w:id="220">
              <w:r>
                <w:rPr>
                  <w:rFonts w:ascii="Times New Roman" w:hAnsi="Times New Roman" w:eastAsia="Times New Roman" w:cs="Times New Roman"/>
                  <w:color w:val="000000"/>
                  <w:lang w:val="en-IN"/>
                </w:rPr>
                <w:t>Active</w:t>
              </w:r>
            </w:ins>
          </w:p>
          <w:p w:rsidR="005979B0" w:rsidRDefault="00116867" w14:paraId="26198192" w14:textId="77777777">
            <w:pPr>
              <w:spacing w:after="0" w:line="240" w:lineRule="auto"/>
              <w:rPr>
                <w:ins w:author="Jeevan Joy Pious" w:date="2025-09-24T16:00:00Z" w:id="221"/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Jeevan Joy Pious" w:date="2025-09-24T16:00:00Z" w:id="222">
              <w:r>
                <w:rPr>
                  <w:rFonts w:ascii="Times New Roman" w:hAnsi="Times New Roman" w:eastAsia="Times New Roman" w:cs="Times New Roman"/>
                  <w:color w:val="000000"/>
                  <w:lang w:val="en-IN"/>
                </w:rPr>
                <w:t>Inactive</w:t>
              </w:r>
            </w:ins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B8C903D" w14:textId="77777777">
            <w:pPr>
              <w:spacing w:after="0" w:line="240" w:lineRule="auto"/>
              <w:rPr>
                <w:ins w:author="Jeevan Joy Pious" w:date="2025-09-24T16:00:00Z" w:id="223"/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Jeevan Joy Pious" w:date="2025-09-24T16:00:00Z" w:id="224">
              <w:r>
                <w:rPr>
                  <w:rFonts w:ascii="Times New Roman" w:hAnsi="Times New Roman" w:eastAsia="Times New Roman" w:cs="Times New Roman"/>
                  <w:color w:val="000000"/>
                  <w:lang w:val="en-IN"/>
                </w:rPr>
                <w:t>Status of Product</w:t>
              </w:r>
            </w:ins>
          </w:p>
        </w:tc>
      </w:tr>
      <w:tr w:rsidR="005979B0" w14:paraId="421A4C98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92476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HSN Code (Domestic)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5979B0" w14:paraId="1898BDD4" w14:textId="1F2F7DC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41A3E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80C8F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EF6A3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HSN code for domestic tax classification.</w:t>
            </w:r>
          </w:p>
        </w:tc>
      </w:tr>
      <w:tr w:rsidR="005979B0" w14:paraId="34ADFEFC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39D6B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HSN Code (International)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09E02D0" w14:textId="7BF9E1C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8CDFF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848D1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4FCBE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HSN code for international classification.</w:t>
            </w:r>
          </w:p>
        </w:tc>
      </w:tr>
      <w:tr w:rsidR="005979B0" w14:paraId="77D09407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AFB2F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Units (UOM)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F383E60" w14:textId="3C56C9D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10696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1D2B6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62FD1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Unit of Measurement for the product (e.g., Piece, </w:t>
            </w:r>
            <w:ins w:author="Manoj V Menon" w:date="2025-09-24T10:11:00Z" w:id="225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1 unit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Box,</w:t>
            </w:r>
            <w:ins w:author="Manoj V Menon" w:date="2025-09-24T10:11:00Z" w:id="226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large carton,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</w:t>
            </w:r>
            <w:ins w:author="Manoj V Menon" w:date="2025-09-24T10:11:00Z" w:id="227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Palette,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Kg</w:t>
            </w:r>
            <w:ins w:author="Manoj V Menon" w:date="2025-09-24T10:10:00Z" w:id="228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/litre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).</w:t>
            </w:r>
          </w:p>
        </w:tc>
      </w:tr>
      <w:tr w:rsidR="005979B0" w14:paraId="6C4BCDB8" w14:textId="77777777">
        <w:trPr>
          <w:trHeight w:val="576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95D28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Default Warranty (in months)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E5A3D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66172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7EF26F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4A37C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Default warranty duration in months.</w:t>
            </w:r>
            <w:ins w:author="Manoj V Menon" w:date="2025-09-24T10:11:00Z" w:id="229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/years</w:t>
              </w:r>
            </w:ins>
          </w:p>
        </w:tc>
      </w:tr>
      <w:tr w:rsidR="005979B0" w14:paraId="7EE98169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AE3E3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Warranty Terms Description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65D50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3EC6E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Optional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831F9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92E85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Description of the warranty terms and conditions.</w:t>
            </w:r>
          </w:p>
        </w:tc>
      </w:tr>
      <w:tr w:rsidR="005979B0" w14:paraId="2ACE7003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9C471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Installation Terms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AB44D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AD986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34297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FC64E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Terms and conditions related to the installation of the product.</w:t>
            </w:r>
          </w:p>
        </w:tc>
      </w:tr>
      <w:tr w:rsidR="005979B0" w14:paraId="478444DA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5F8A3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Is Installation Required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1273C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2E6C5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DE3D3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A6642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whether installation is required for the product.</w:t>
            </w:r>
          </w:p>
        </w:tc>
      </w:tr>
      <w:tr w:rsidR="005979B0" w14:paraId="6EB7AB2D" w14:textId="77777777">
        <w:trPr>
          <w:trHeight w:val="864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7D500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Is </w:t>
            </w:r>
            <w:ins w:author="Manoj V Menon" w:date="2025-09-24T10:13:00Z" w:id="23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Application/User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Training Required 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B5EC4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D9C95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01FC1F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9BBF0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Indicates whether training is required for the product.</w:t>
            </w:r>
          </w:p>
        </w:tc>
      </w:tr>
      <w:tr w:rsidR="005979B0" w14:paraId="458F7E37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6ACCB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Special Permission/Approvals Required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6D3BA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2D8EE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1D862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CFA9C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if special permission/approvals are required for the product.</w:t>
            </w:r>
          </w:p>
        </w:tc>
      </w:tr>
      <w:tr w:rsidR="005979B0" w14:paraId="39278982" w14:textId="77777777">
        <w:trPr>
          <w:trHeight w:val="1152"/>
        </w:trPr>
        <w:tc>
          <w:tcPr>
            <w:tcW w:w="18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B14BE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Special Permission/Approvals Description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063B9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97788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58EFE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4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6F0DB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Description of the special permission/approvals needed.</w:t>
            </w:r>
          </w:p>
        </w:tc>
      </w:tr>
    </w:tbl>
    <w:p w:rsidR="005979B0" w:rsidRDefault="005979B0" w14:paraId="71CE1F7B" w14:textId="6BCD8F2C">
      <w:pPr>
        <w:rPr>
          <w:rFonts w:ascii="Times New Roman" w:hAnsi="Times New Roman" w:cs="Times New Roman"/>
        </w:rPr>
      </w:pPr>
    </w:p>
    <w:p w:rsidRPr="00C87C20" w:rsidR="00C87C20" w:rsidRDefault="00C87C20" w14:paraId="3B18667E" w14:textId="0B2F263A">
      <w:pPr>
        <w:rPr>
          <w:rFonts w:ascii="Times New Roman" w:hAnsi="Times New Roman" w:cs="Times New Roman"/>
          <w:b/>
          <w:lang w:val="en-US"/>
        </w:rPr>
      </w:pPr>
      <w:r w:rsidRPr="00C87C20">
        <w:rPr>
          <w:rFonts w:ascii="Times New Roman" w:hAnsi="Times New Roman" w:cs="Times New Roman"/>
          <w:b/>
          <w:highlight w:val="yellow"/>
        </w:rPr>
        <w:t>Note: CYRIX WILL PROVIDE THE LATEST PRODUCT TEMPLATE WITH REVISED FIELDS LIST</w:t>
      </w:r>
    </w:p>
    <w:p w:rsidR="005979B0" w:rsidRDefault="00116867" w14:paraId="01799A34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typnj086bhzi" w:colFirst="0" w:colLast="0" w:id="231"/>
      <w:bookmarkEnd w:id="23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:rsidR="005979B0" w:rsidRDefault="00116867" w14:paraId="1ECE0B8E" w14:textId="77777777">
      <w:pPr>
        <w:numPr>
          <w:ilvl w:val="0"/>
          <w:numId w:val="22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Product Data Source</w:t>
      </w:r>
    </w:p>
    <w:p w:rsidRPr="005A1725" w:rsidR="005979B0" w:rsidP="005A1725" w:rsidRDefault="00116867" w14:paraId="613FF350" w14:textId="7489158D">
      <w:pPr>
        <w:numPr>
          <w:ilvl w:val="1"/>
          <w:numId w:val="22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Product Master is owned &amp; managed in ERP.</w:t>
      </w:r>
    </w:p>
    <w:p w:rsidRPr="005A1725" w:rsidR="005979B0" w:rsidRDefault="00116867" w14:paraId="3EE26AB3" w14:textId="77777777">
      <w:pPr>
        <w:numPr>
          <w:ilvl w:val="1"/>
          <w:numId w:val="22"/>
        </w:numPr>
        <w:spacing w:after="0"/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Salesforce receives Product Master through daily batch sync</w:t>
      </w:r>
      <w:r w:rsidRPr="005A1725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>.</w:t>
      </w:r>
      <w:ins w:author="Manoj V Menon" w:date="2025-09-24T10:21:00Z" w:id="232">
        <w:r w:rsidRPr="005A1725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Or Live.or sync manually based on </w:t>
        </w:r>
        <w:commentRangeStart w:id="233"/>
        <w:r w:rsidRPr="005A1725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urgency</w:t>
        </w:r>
      </w:ins>
      <w:commentRangeEnd w:id="233"/>
      <w:r w:rsidRPr="005A1725">
        <w:rPr>
          <w:rStyle w:val="CommentReference"/>
          <w:highlight w:val="red"/>
        </w:rPr>
        <w:commentReference w:id="233"/>
      </w:r>
      <w:ins w:author="Manoj V Menon" w:date="2025-09-24T10:21:00Z" w:id="234">
        <w:r w:rsidRPr="005A1725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>.</w:t>
        </w:r>
      </w:ins>
    </w:p>
    <w:p w:rsidR="005979B0" w:rsidRDefault="00116867" w14:paraId="1EB07CD1" w14:textId="5F03C05B">
      <w:pPr>
        <w:numPr>
          <w:ilvl w:val="1"/>
          <w:numId w:val="22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 create/edit/delete allowed in Salesforce.</w:t>
      </w:r>
    </w:p>
    <w:p w:rsidR="00C87C20" w:rsidRDefault="005A1725" w14:paraId="2DF74118" w14:textId="6C1A6114">
      <w:pPr>
        <w:numPr>
          <w:ilvl w:val="1"/>
          <w:numId w:val="22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Admin </w:t>
      </w:r>
      <w:r w:rsidR="00C87C20">
        <w:rPr>
          <w:rFonts w:ascii="Times New Roman" w:hAnsi="Times New Roman" w:eastAsia="Calibri" w:cs="Times New Roman"/>
          <w:color w:val="000000" w:themeColor="text1"/>
          <w:lang w:val="en-US"/>
        </w:rPr>
        <w:t>can “Send Mail”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to ERP administrator using standard sales force option</w:t>
      </w:r>
    </w:p>
    <w:p w:rsidR="005979B0" w:rsidRDefault="00116867" w14:paraId="3A240012" w14:textId="77777777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Usage in Salesforce</w:t>
      </w:r>
    </w:p>
    <w:p w:rsidR="005979B0" w:rsidRDefault="00116867" w14:paraId="3EB72B08" w14:textId="77777777">
      <w:pPr>
        <w:numPr>
          <w:ilvl w:val="1"/>
          <w:numId w:val="22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Products used in Opportunities, Quotes, and Orders.</w:t>
      </w:r>
      <w:ins w:author="Manoj V Menon" w:date="2025-09-24T10:22:00Z" w:id="235">
        <w:r>
          <w:rPr>
            <w:rFonts w:ascii="Times New Roman" w:hAnsi="Times New Roman" w:eastAsia="Calibri" w:cs="Times New Roman"/>
            <w:color w:val="000000" w:themeColor="text1"/>
          </w:rPr>
          <w:t xml:space="preserve"> + Invoicing &amp; Shipping</w:t>
        </w:r>
      </w:ins>
    </w:p>
    <w:p w:rsidR="005979B0" w:rsidRDefault="00116867" w14:paraId="0EFBF38F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Users can only search &amp; select products from synced list.</w:t>
      </w:r>
    </w:p>
    <w:p w:rsidR="005979B0" w:rsidRDefault="00116867" w14:paraId="4D20177C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For rental/demo products → unique product codes from ERP.</w:t>
      </w:r>
    </w:p>
    <w:p w:rsidR="005979B0" w:rsidRDefault="00116867" w14:paraId="3067299E" w14:textId="77777777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Tax &amp; HSN Handling</w:t>
      </w:r>
    </w:p>
    <w:p w:rsidR="005979B0" w:rsidRDefault="00116867" w14:paraId="61D2B120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HSN Master synced from ERP.</w:t>
      </w:r>
    </w:p>
    <w:p w:rsidR="005979B0" w:rsidRDefault="00116867" w14:paraId="3013CC96" w14:textId="2E3F8C89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Each product linked to HSN (Domestic &amp; International.</w:t>
      </w:r>
    </w:p>
    <w:p w:rsidR="005979B0" w:rsidRDefault="00116867" w14:paraId="06DC3536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applied based on:</w:t>
      </w:r>
    </w:p>
    <w:p w:rsidR="005979B0" w:rsidRDefault="00116867" w14:paraId="147284F7" w14:textId="77777777">
      <w:pPr>
        <w:numPr>
          <w:ilvl w:val="2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 Territory = Domestic → Domestic HSN.</w:t>
      </w:r>
    </w:p>
    <w:p w:rsidR="005979B0" w:rsidRDefault="00116867" w14:paraId="6E485413" w14:textId="77777777">
      <w:pPr>
        <w:numPr>
          <w:ilvl w:val="2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 Territory = International → International HSN.</w:t>
      </w:r>
    </w:p>
    <w:p w:rsidR="005979B0" w:rsidRDefault="00116867" w14:paraId="2B143364" w14:textId="77777777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Special Permissions / Approvals</w:t>
      </w:r>
    </w:p>
    <w:p w:rsidR="005979B0" w:rsidRDefault="00116867" w14:paraId="2084EC12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Certain products (e.g., Radiation, Ultrasound) flagged as Approval Required.</w:t>
      </w:r>
    </w:p>
    <w:p w:rsidR="005979B0" w:rsidRDefault="00116867" w14:paraId="396A55CD" w14:textId="77777777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Description stored at Product level.</w:t>
      </w:r>
    </w:p>
    <w:p w:rsidR="005979B0" w:rsidRDefault="00116867" w14:paraId="472DB458" w14:textId="77777777">
      <w:pPr>
        <w:numPr>
          <w:ilvl w:val="1"/>
          <w:numId w:val="22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Validation at Quote/Order stage → cannot proceed without required approval attached.</w:t>
      </w:r>
      <w:ins w:author="Manoj V Menon" w:date="2025-09-24T10:23:00Z" w:id="23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(???)</w:t>
        </w:r>
      </w:ins>
      <w:ins w:author="Manoj V Menon" w:date="2025-09-25T04:51:00Z" w:id="237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only at </w:t>
        </w:r>
      </w:ins>
      <w:ins w:author="Manoj V Menon" w:date="2025-09-25T04:52:00Z" w:id="23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order stage.</w:t>
        </w:r>
      </w:ins>
    </w:p>
    <w:p w:rsidR="005979B0" w:rsidRDefault="00116867" w14:paraId="78C76B9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qqlgajwu8ai8" w:colFirst="0" w:colLast="0" w:id="239"/>
      <w:bookmarkEnd w:id="23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:rsidR="005979B0" w:rsidRDefault="00116867" w14:paraId="2E3343DA" w14:textId="151CE730">
      <w:pPr>
        <w:numPr>
          <w:ilvl w:val="0"/>
          <w:numId w:val="23"/>
        </w:numPr>
        <w:spacing w:before="240"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ERP → Salesforce: Daily sync of Products &amp; HSN Master.</w:t>
      </w:r>
    </w:p>
    <w:p w:rsidR="005979B0" w:rsidRDefault="00116867" w14:paraId="137EA52B" w14:textId="77777777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% auto-populated from linked HSN.</w:t>
      </w:r>
    </w:p>
    <w:p w:rsidR="005979B0" w:rsidRDefault="00116867" w14:paraId="5D6B9062" w14:textId="77777777">
      <w:pPr>
        <w:numPr>
          <w:ilvl w:val="0"/>
          <w:numId w:val="2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logic auto-applies based on Customer territory.</w:t>
      </w:r>
    </w:p>
    <w:p w:rsidR="005979B0" w:rsidRDefault="00116867" w14:paraId="1A7A599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9onnrik0zv47" w:colFirst="0" w:colLast="0" w:id="240"/>
      <w:bookmarkEnd w:id="24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:rsidR="005979B0" w:rsidRDefault="00116867" w14:paraId="1B8FA108" w14:textId="77777777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Duplicate prevention based on Product Code.</w:t>
      </w:r>
    </w:p>
    <w:p w:rsidR="005979B0" w:rsidRDefault="00116867" w14:paraId="62C5E0FF" w14:textId="77777777">
      <w:pPr>
        <w:numPr>
          <w:ilvl w:val="0"/>
          <w:numId w:val="24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Only Active Products from ERP visible in Salesforce.</w:t>
      </w:r>
    </w:p>
    <w:p w:rsidR="005979B0" w:rsidRDefault="00116867" w14:paraId="5E1FD61B" w14:textId="77777777">
      <w:pPr>
        <w:numPr>
          <w:ilvl w:val="0"/>
          <w:numId w:val="2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Special Approval field determines whether system should enforce approval step at ordering.</w:t>
      </w:r>
    </w:p>
    <w:p w:rsidR="005979B0" w:rsidRDefault="00116867" w14:paraId="46E90B01" w14:textId="77777777">
      <w:pPr>
        <w:numPr>
          <w:ilvl w:val="0"/>
          <w:numId w:val="24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Products tagged as Rental/Demo treated as separate entries.</w:t>
      </w:r>
    </w:p>
    <w:p w:rsidR="005979B0" w:rsidRDefault="00116867" w14:paraId="21BBB5F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gi79lyptzgut" w:colFirst="0" w:colLast="0" w:id="241"/>
      <w:bookmarkEnd w:id="24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:rsidR="005979B0" w:rsidRDefault="00116867" w14:paraId="594C78A2" w14:textId="77777777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Product Code mandatory.</w:t>
      </w:r>
    </w:p>
    <w:p w:rsidR="005979B0" w:rsidRDefault="00116867" w14:paraId="529E7EEB" w14:textId="77777777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HSN Code (Domestic &amp; International) mandatory.</w:t>
      </w:r>
    </w:p>
    <w:p w:rsidR="005979B0" w:rsidRDefault="00116867" w14:paraId="41D6CD58" w14:textId="77777777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If Special Permission Required = Yes → Description field mandatory.</w:t>
      </w:r>
    </w:p>
    <w:p w:rsidR="005979B0" w:rsidRDefault="00116867" w14:paraId="3DE58DA6" w14:textId="77777777">
      <w:pPr>
        <w:numPr>
          <w:ilvl w:val="0"/>
          <w:numId w:val="25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% derived only from HSN Master (no manual entry in Salesforce).</w:t>
      </w:r>
    </w:p>
    <w:p w:rsidR="005979B0" w:rsidRDefault="00116867" w14:paraId="064641CB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iz0hk4j1sywm" w:colFirst="0" w:colLast="0" w:id="242"/>
      <w:bookmarkEnd w:id="242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:rsidRPr="005A1725" w:rsidR="005979B0" w:rsidRDefault="00116867" w14:paraId="64B57D56" w14:textId="10DDDF6D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 direct notifications required (Product Master is ERP-driven).</w:t>
      </w:r>
    </w:p>
    <w:p w:rsidR="005979B0" w:rsidRDefault="00116867" w14:paraId="167086F6" w14:textId="750C7F40">
      <w:pPr>
        <w:numPr>
          <w:ilvl w:val="0"/>
          <w:numId w:val="26"/>
        </w:numPr>
        <w:spacing w:after="240"/>
        <w:rPr>
          <w:rFonts w:ascii="Times New Roman" w:hAnsi="Times New Roman" w:cs="Times New Roman"/>
        </w:rPr>
      </w:pPr>
      <w:ins w:author="Manoj V Menon" w:date="2025-09-24T10:25:00Z" w:id="243">
        <w:r>
          <w:rPr>
            <w:rFonts w:ascii="Times New Roman" w:hAnsi="Times New Roman" w:eastAsia="Calibri" w:cs="Times New Roman"/>
            <w:color w:val="000000" w:themeColor="text1"/>
          </w:rPr>
          <w:t>Mandatory</w:t>
        </w:r>
      </w:ins>
      <w:r>
        <w:rPr>
          <w:rFonts w:ascii="Times New Roman" w:hAnsi="Times New Roman" w:eastAsia="Calibri" w:cs="Times New Roman"/>
          <w:color w:val="000000" w:themeColor="text1"/>
        </w:rPr>
        <w:t>: Notification to Admins if daily sync fails.</w:t>
      </w:r>
      <w:r w:rsidR="005A1725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6473D03D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gd7a77co7sy1" w:colFirst="0" w:colLast="0" w:id="244"/>
      <w:bookmarkEnd w:id="244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Approvals</w:t>
      </w:r>
    </w:p>
    <w:p w:rsidR="005979B0" w:rsidRDefault="00116867" w14:paraId="0E79C8B4" w14:textId="7B7AB5E1">
      <w:pPr>
        <w:numPr>
          <w:ilvl w:val="0"/>
          <w:numId w:val="27"/>
        </w:numPr>
        <w:spacing w:before="240"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At Quote/Order level, approval triggered if product requires special permission.</w:t>
      </w:r>
    </w:p>
    <w:p w:rsidR="005979B0" w:rsidRDefault="00116867" w14:paraId="7C64B128" w14:textId="77777777">
      <w:pPr>
        <w:numPr>
          <w:ilvl w:val="0"/>
          <w:numId w:val="27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No approvals at Product Master level (read-only in Salesforce).</w:t>
      </w:r>
    </w:p>
    <w:p w:rsidR="005979B0" w:rsidRDefault="00116867" w14:paraId="441115E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3wgcfmgbtuqv" w:colFirst="0" w:colLast="0" w:id="245"/>
      <w:bookmarkEnd w:id="245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:rsidR="005979B0" w:rsidRDefault="00116867" w14:paraId="53761CC3" w14:textId="77777777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ERP → Salesforce</w:t>
      </w:r>
    </w:p>
    <w:p w:rsidR="005979B0" w:rsidRDefault="00116867" w14:paraId="3058BBF5" w14:textId="238A10AF">
      <w:pPr>
        <w:numPr>
          <w:ilvl w:val="1"/>
          <w:numId w:val="28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Product Master (daily batch).</w:t>
      </w:r>
      <w:r w:rsidR="00D87728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4BAC63C6" w14:textId="3B6570FA">
      <w:pPr>
        <w:numPr>
          <w:ilvl w:val="1"/>
          <w:numId w:val="28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HSN Master (daily batch).</w:t>
      </w:r>
      <w:ins w:author="Manoj V Menon" w:date="2025-09-24T10:26:00Z" w:id="24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</w:p>
    <w:p w:rsidR="005979B0" w:rsidRDefault="00116867" w14:paraId="35A306E1" w14:textId="77777777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Salesforce → ERP</w:t>
      </w:r>
    </w:p>
    <w:p w:rsidR="005979B0" w:rsidRDefault="00116867" w14:paraId="1199F868" w14:textId="0826E1A7">
      <w:pPr>
        <w:numPr>
          <w:ilvl w:val="1"/>
          <w:numId w:val="28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 updates (Products are managed in ERP).</w:t>
      </w:r>
    </w:p>
    <w:p w:rsidR="005979B0" w:rsidRDefault="00116867" w14:paraId="2E68E5D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g68mllqzf6ly" w:colFirst="0" w:colLast="0" w:id="247"/>
      <w:bookmarkEnd w:id="24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:rsidR="005979B0" w:rsidRDefault="00116867" w14:paraId="22F8EDF2" w14:textId="77777777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Sales Team:</w:t>
      </w:r>
      <w:r>
        <w:rPr>
          <w:rFonts w:ascii="Times New Roman" w:hAnsi="Times New Roman" w:eastAsia="Calibri" w:cs="Times New Roman"/>
          <w:color w:val="000000"/>
        </w:rPr>
        <w:t xml:space="preserve"> Search &amp; select products in Opportunities/Quotes.</w:t>
      </w:r>
    </w:p>
    <w:p w:rsidR="005979B0" w:rsidRDefault="00116867" w14:paraId="30EA5399" w14:textId="77777777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Back Office: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Use in Orders &amp; Invoices.</w:t>
      </w:r>
    </w:p>
    <w:p w:rsidR="005979B0" w:rsidRDefault="00116867" w14:paraId="7F9F7E76" w14:textId="56AB6CBA">
      <w:pPr>
        <w:numPr>
          <w:ilvl w:val="0"/>
          <w:numId w:val="29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Admins: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Monitor sync status.</w:t>
      </w:r>
    </w:p>
    <w:p w:rsidR="005979B0" w:rsidRDefault="00116867" w14:paraId="5FF0D25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9wc7yit18yk7" w:colFirst="0" w:colLast="0" w:id="248"/>
      <w:bookmarkStart w:name="_heading=h.8ge312w28lkj" w:colFirst="0" w:colLast="0" w:id="249"/>
      <w:bookmarkEnd w:id="248"/>
      <w:bookmarkEnd w:id="249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:rsidR="005979B0" w:rsidRDefault="00116867" w14:paraId="09EA8F5E" w14:textId="77777777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 Master visible in Salesforce with all required fields.</w:t>
      </w:r>
    </w:p>
    <w:p w:rsidR="005979B0" w:rsidRDefault="00116867" w14:paraId="6DD340AA" w14:textId="77777777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Only ERP-synced Products appear (no manual creation).</w:t>
      </w:r>
    </w:p>
    <w:p w:rsidR="005979B0" w:rsidRDefault="00116867" w14:paraId="6157FE28" w14:textId="77777777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applied correctly based on HSN &amp; Customer territory.</w:t>
      </w:r>
    </w:p>
    <w:p w:rsidR="005979B0" w:rsidRDefault="00116867" w14:paraId="76CA4178" w14:textId="77777777">
      <w:pPr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Special permission products blocked at /Order without approvals.</w:t>
      </w:r>
    </w:p>
    <w:p w:rsidRPr="00A10484" w:rsidR="005979B0" w:rsidRDefault="00116867" w14:paraId="357715B7" w14:textId="77777777">
      <w:pPr>
        <w:numPr>
          <w:ilvl w:val="0"/>
          <w:numId w:val="30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Daily sync completes successfully, with monitoring alerts for failures.</w:t>
      </w:r>
    </w:p>
    <w:p w:rsidR="00A10484" w:rsidRDefault="00A10484" w14:paraId="2382451F" w14:textId="6CC3259F">
      <w:pPr>
        <w:numPr>
          <w:ilvl w:val="0"/>
          <w:numId w:val="30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“Send Email” standard salesforce activity will be enabled</w:t>
      </w:r>
    </w:p>
    <w:p w:rsidR="005979B0" w:rsidRDefault="00116867" w14:paraId="3F98372D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hekni2c965lt" w:colFirst="0" w:colLast="0" w:id="250"/>
      <w:bookmarkEnd w:id="250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Data Upload</w:t>
      </w:r>
    </w:p>
    <w:p w:rsidR="005979B0" w:rsidRDefault="00116867" w14:paraId="64520835" w14:textId="77777777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Not allowed in Salesforce (ERP is master).</w:t>
      </w:r>
    </w:p>
    <w:p w:rsidR="005979B0" w:rsidRDefault="00116867" w14:paraId="512FE229" w14:textId="77777777">
      <w:pPr>
        <w:numPr>
          <w:ilvl w:val="0"/>
          <w:numId w:val="31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Initial load from ERP during implementation.</w:t>
      </w:r>
    </w:p>
    <w:p w:rsidR="005979B0" w:rsidRDefault="00116867" w14:paraId="63E1740E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vw7tpr1znbz" w:colFirst="0" w:colLast="0" w:id="251"/>
      <w:bookmarkEnd w:id="251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:rsidR="005979B0" w:rsidRDefault="00116867" w14:paraId="3E6B0038" w14:textId="77777777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Products by Category / Sub Category / Brand.</w:t>
      </w:r>
    </w:p>
    <w:p w:rsidR="005979B0" w:rsidRDefault="00116867" w14:paraId="33A274CC" w14:textId="77777777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Products used in Opportunities.</w:t>
      </w:r>
    </w:p>
    <w:p w:rsidR="005979B0" w:rsidRDefault="00116867" w14:paraId="4344E1B6" w14:textId="77777777">
      <w:pPr>
        <w:numPr>
          <w:ilvl w:val="0"/>
          <w:numId w:val="32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Revenue by Product / Brand / Category.</w:t>
      </w:r>
    </w:p>
    <w:p w:rsidR="005979B0" w:rsidRDefault="00116867" w14:paraId="2F92E3E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vzopk2rp8noe" w:colFirst="0" w:colLast="0" w:id="252"/>
      <w:bookmarkEnd w:id="252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from Customer (Cyrix)</w:t>
      </w:r>
    </w:p>
    <w:p w:rsidR="005979B0" w:rsidRDefault="00116867" w14:paraId="0A4AAF61" w14:textId="77777777">
      <w:pPr>
        <w:numPr>
          <w:ilvl w:val="0"/>
          <w:numId w:val="33"/>
        </w:numPr>
        <w:spacing w:before="240"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Do you want to restrict inactive products from being added to Opportunities/Quotes (coming from ERP)? Yes – option to be given</w:t>
      </w:r>
    </w:p>
    <w:p w:rsidRPr="009900EA" w:rsidR="005979B0" w:rsidRDefault="00116867" w14:paraId="1E78189A" w14:textId="3A9D9864">
      <w:pPr>
        <w:numPr>
          <w:ilvl w:val="0"/>
          <w:numId w:val="33"/>
        </w:numPr>
        <w:spacing w:after="240"/>
        <w:jc w:val="both"/>
        <w:rPr>
          <w:rFonts w:ascii="Times New Roman" w:hAnsi="Times New Roman" w:cs="Times New Roman"/>
          <w:highlight w:val="red"/>
        </w:rPr>
      </w:pPr>
      <w:r w:rsidRPr="009900EA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>Sync frequency – Daily confirmed? Or should we support real-time updates if ERP allows?</w:t>
      </w:r>
      <w:bookmarkStart w:name="_heading=h.b9soh3o5lxdu" w:colFirst="0" w:colLast="0" w:id="253"/>
      <w:bookmarkStart w:name="_heading=h.clex25s24fjq" w:colFirst="0" w:colLast="0" w:id="254"/>
      <w:bookmarkStart w:name="_heading=h.4l1bv0hs2grt" w:colFirst="0" w:colLast="0" w:id="255"/>
      <w:bookmarkStart w:name="_heading=h.hwvfgws22xt8" w:colFirst="0" w:colLast="0" w:id="256"/>
      <w:bookmarkEnd w:id="253"/>
      <w:bookmarkEnd w:id="254"/>
      <w:bookmarkEnd w:id="255"/>
      <w:bookmarkEnd w:id="256"/>
    </w:p>
    <w:p w:rsidR="005979B0" w:rsidRDefault="005979B0" w14:paraId="24247EBD" w14:textId="77777777">
      <w:pPr>
        <w:rPr>
          <w:rFonts w:ascii="Times New Roman" w:hAnsi="Times New Roman" w:cs="Times New Roman"/>
        </w:rPr>
      </w:pPr>
    </w:p>
    <w:p w:rsidR="005979B0" w:rsidRDefault="00116867" w14:paraId="0E0F72E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</w:rPr>
      </w:pPr>
      <w:bookmarkStart w:name="_heading=h.eett99f307lt" w:colFirst="0" w:colLast="0" w:id="257"/>
      <w:bookmarkEnd w:id="257"/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8</w:t>
      </w:r>
      <w:r>
        <w:rPr>
          <w:rFonts w:ascii="Times New Roman" w:hAnsi="Times New Roman" w:cs="Times New Roman"/>
          <w:color w:val="000000"/>
          <w:sz w:val="34"/>
          <w:szCs w:val="34"/>
        </w:rPr>
        <w:t>:</w:t>
      </w:r>
    </w:p>
    <w:p w:rsidR="005979B0" w:rsidRDefault="00116867" w14:paraId="6F2DEA60" w14:textId="77777777">
      <w:pPr>
        <w:pStyle w:val="Heading2"/>
        <w:rPr>
          <w:ins w:author="Manoj V Menon" w:date="2025-09-24T10:30:00Z" w:id="258"/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  <w:t>Module Name: Price Books &amp; Pricing</w:t>
      </w:r>
    </w:p>
    <w:p w:rsidR="005979B0" w:rsidRDefault="00116867" w14:paraId="4BE6F4BB" w14:textId="11C01875">
      <w:pPr>
        <w:rPr>
          <w:ins w:author="Manoj V Menon" w:date="2025-09-24T10:31:00Z" w:id="259"/>
        </w:rPr>
      </w:pPr>
      <w:ins w:author="Manoj V Menon" w:date="2025-09-24T10:30:00Z" w:id="260">
        <w:r>
          <w:rPr>
            <w:lang w:val="en-US"/>
          </w:rPr>
          <w:t>Price Book 1: Distri</w:t>
        </w:r>
        <w:r>
          <w:t>buted Products</w:t>
        </w:r>
      </w:ins>
      <w:ins w:author="Manoj V Menon" w:date="2025-09-24T10:32:00Z" w:id="261">
        <w:r>
          <w:t xml:space="preserve"> – various brands and sub-brands</w:t>
        </w:r>
      </w:ins>
      <w:ins w:author="Manoj V Menon" w:date="2025-09-24T10:33:00Z" w:id="262">
        <w:r>
          <w:t xml:space="preserve"> (</w:t>
        </w:r>
        <w:commentRangeStart w:id="263"/>
        <w:r>
          <w:t>Direct</w:t>
        </w:r>
      </w:ins>
      <w:commentRangeEnd w:id="263"/>
      <w:r w:rsidR="00D87728">
        <w:rPr>
          <w:rStyle w:val="CommentReference"/>
        </w:rPr>
        <w:commentReference w:id="263"/>
      </w:r>
      <w:ins w:author="Manoj V Menon" w:date="2025-09-24T10:33:00Z" w:id="264">
        <w:r>
          <w:t>, Rental/Lease, Dealer)</w:t>
        </w:r>
      </w:ins>
      <w:ins w:author="Manoj V Menon" w:date="2025-09-24T10:35:00Z" w:id="265">
        <w:r>
          <w:t xml:space="preserve"> + International</w:t>
        </w:r>
      </w:ins>
      <w:ins w:author="Manoj V Menon" w:date="2025-09-24T10:37:00Z" w:id="266">
        <w:r>
          <w:t xml:space="preserve"> CONFIGURATOR</w:t>
        </w:r>
      </w:ins>
      <w:r>
        <w:br/>
      </w:r>
      <w:ins w:author="Manoj V Menon" w:date="2025-09-24T10:30:00Z" w:id="267">
        <w:r>
          <w:t>Book 2: CIYAN</w:t>
        </w:r>
      </w:ins>
      <w:ins w:author="Manoj V Menon" w:date="2025-09-24T10:31:00Z" w:id="268">
        <w:r>
          <w:t xml:space="preserve"> – accessories</w:t>
        </w:r>
      </w:ins>
      <w:ins w:author="Manoj V Menon" w:date="2025-09-24T10:32:00Z" w:id="269">
        <w:r>
          <w:t xml:space="preserve"> – 270+ separate products (Direct, Rental</w:t>
        </w:r>
      </w:ins>
      <w:ins w:author="Manoj V Menon" w:date="2025-09-24T10:33:00Z" w:id="270">
        <w:r>
          <w:t>/Lease, Dealer)</w:t>
        </w:r>
      </w:ins>
      <w:ins w:author="Manoj V Menon" w:date="2025-09-24T10:35:00Z" w:id="271">
        <w:r>
          <w:t xml:space="preserve"> + international</w:t>
        </w:r>
      </w:ins>
      <w:ins w:author="Manoj V Menon" w:date="2025-09-24T10:38:00Z" w:id="272">
        <w:r>
          <w:t xml:space="preserve"> ; multi-product options</w:t>
        </w:r>
      </w:ins>
      <w:r>
        <w:br/>
      </w:r>
      <w:ins w:author="Manoj V Menon" w:date="2025-09-24T10:30:00Z" w:id="273">
        <w:r>
          <w:t>Book 3: Aurum</w:t>
        </w:r>
      </w:ins>
      <w:ins w:author="Manoj V Menon" w:date="2025-09-24T10:31:00Z" w:id="274">
        <w:r>
          <w:br/>
        </w:r>
        <w:r>
          <w:t>- various products with configuration</w:t>
        </w:r>
      </w:ins>
      <w:ins w:author="Manoj V Menon" w:date="2025-09-24T10:33:00Z" w:id="275">
        <w:r>
          <w:t xml:space="preserve"> (Direct, Rental/Lease, Dealer)</w:t>
        </w:r>
      </w:ins>
      <w:ins w:author="Manoj V Menon" w:date="2025-09-24T10:35:00Z" w:id="276">
        <w:r>
          <w:t xml:space="preserve"> + International</w:t>
        </w:r>
      </w:ins>
    </w:p>
    <w:p w:rsidR="005979B0" w:rsidRDefault="00116867" w14:paraId="05B2E7FC" w14:textId="77777777">
      <w:pPr>
        <w:rPr>
          <w:ins w:author="Manoj V Menon" w:date="2025-09-24T10:31:00Z" w:id="277"/>
        </w:rPr>
      </w:pPr>
      <w:ins w:author="Manoj V Menon" w:date="2025-09-24T10:30:00Z" w:id="278">
        <w:r>
          <w:rPr>
            <w:lang w:val="en-US"/>
          </w:rPr>
          <w:t>Book 4: Care360</w:t>
        </w:r>
        <w:r>
          <w:br/>
        </w:r>
      </w:ins>
      <w:ins w:author="Manoj V Menon" w:date="2025-09-24T10:31:00Z" w:id="279">
        <w:r>
          <w:t>- various packages</w:t>
        </w:r>
      </w:ins>
      <w:ins w:author="Manoj V Menon" w:date="2025-09-24T10:33:00Z" w:id="280">
        <w:r>
          <w:t xml:space="preserve"> – Direct &amp; Dealer</w:t>
        </w:r>
      </w:ins>
      <w:ins w:author="Manoj V Menon" w:date="2025-09-24T10:35:00Z" w:id="281">
        <w:r>
          <w:t xml:space="preserve"> + International</w:t>
        </w:r>
      </w:ins>
      <w:ins w:author="Manoj V Menon" w:date="2025-09-24T10:36:00Z" w:id="282">
        <w:r>
          <w:t xml:space="preserve"> (+ Individual product service packages)</w:t>
        </w:r>
      </w:ins>
      <w:ins w:author="Manoj V Menon" w:date="2025-09-24T10:38:00Z" w:id="283">
        <w:r>
          <w:t xml:space="preserve"> + </w:t>
        </w:r>
        <w:r>
          <w:rPr>
            <w:highlight w:val="red"/>
          </w:rPr>
          <w:t>Calibration + ReviveLab</w:t>
        </w:r>
      </w:ins>
    </w:p>
    <w:p w:rsidR="005979B0" w:rsidRDefault="00116867" w14:paraId="1130C7AE" w14:textId="77777777">
      <w:pPr>
        <w:rPr>
          <w:ins w:author="Manoj V Menon" w:date="2025-09-24T10:32:00Z" w:id="284"/>
          <w:lang w:val="en-US"/>
        </w:rPr>
      </w:pPr>
      <w:ins w:author="Manoj V Menon" w:date="2025-09-24T10:30:00Z" w:id="285">
        <w:r>
          <w:rPr>
            <w:lang w:val="en-US"/>
          </w:rPr>
          <w:t>Book 5</w:t>
        </w:r>
      </w:ins>
      <w:ins w:author="Manoj V Menon" w:date="2025-09-24T10:32:00Z" w:id="286">
        <w:r>
          <w:rPr>
            <w:lang w:val="en-US"/>
          </w:rPr>
          <w:t>: Academy – courses</w:t>
        </w:r>
      </w:ins>
      <w:ins w:author="Manoj V Menon" w:date="2025-09-24T10:33:00Z" w:id="287">
        <w:r>
          <w:rPr>
            <w:lang w:val="en-US"/>
          </w:rPr>
          <w:t xml:space="preserve"> – Direct and Partner</w:t>
        </w:r>
      </w:ins>
      <w:ins w:author="Manoj V Menon" w:date="2025-09-24T10:35:00Z" w:id="288">
        <w:r>
          <w:rPr>
            <w:lang w:val="en-US"/>
          </w:rPr>
          <w:t xml:space="preserve"> + International</w:t>
        </w:r>
      </w:ins>
    </w:p>
    <w:p w:rsidR="005979B0" w:rsidRDefault="00116867" w14:paraId="33A849A7" w14:textId="77777777">
      <w:pPr>
        <w:rPr>
          <w:ins w:author="Manoj V Menon" w:date="2025-09-24T10:32:00Z" w:id="289"/>
          <w:lang w:val="en-US"/>
        </w:rPr>
      </w:pPr>
      <w:ins w:author="Manoj V Menon" w:date="2025-09-24T10:32:00Z" w:id="290">
        <w:r>
          <w:rPr>
            <w:lang w:val="en-US"/>
          </w:rPr>
          <w:t>Book 6</w:t>
        </w:r>
        <w:r>
          <w:rPr>
            <w:highlight w:val="green"/>
            <w:lang w:val="en-US"/>
          </w:rPr>
          <w:t>: Spares</w:t>
        </w:r>
      </w:ins>
      <w:ins w:author="Manoj V Menon" w:date="2025-09-24T10:33:00Z" w:id="291">
        <w:r>
          <w:rPr>
            <w:highlight w:val="green"/>
            <w:lang w:val="en-US"/>
          </w:rPr>
          <w:t xml:space="preserve"> </w:t>
        </w:r>
      </w:ins>
      <w:ins w:author="Manoj V Menon" w:date="2025-09-25T05:27:00Z" w:id="292">
        <w:r>
          <w:rPr>
            <w:highlight w:val="green"/>
            <w:lang w:val="en-US"/>
          </w:rPr>
          <w:t>&amp; Consumables</w:t>
        </w:r>
        <w:r>
          <w:rPr>
            <w:lang w:val="en-US"/>
          </w:rPr>
          <w:t xml:space="preserve"> </w:t>
        </w:r>
      </w:ins>
      <w:ins w:author="Manoj V Menon" w:date="2025-09-24T10:33:00Z" w:id="293">
        <w:r>
          <w:rPr>
            <w:lang w:val="en-US"/>
          </w:rPr>
          <w:t>– direct and dealer/partner</w:t>
        </w:r>
      </w:ins>
      <w:ins w:author="Manoj V Menon" w:date="2025-09-24T10:35:00Z" w:id="294">
        <w:r>
          <w:rPr>
            <w:lang w:val="en-US"/>
          </w:rPr>
          <w:t xml:space="preserve"> + International</w:t>
        </w:r>
      </w:ins>
    </w:p>
    <w:p w:rsidR="005979B0" w:rsidRDefault="00116867" w14:paraId="53848849" w14:textId="77777777">
      <w:pPr>
        <w:rPr>
          <w:ins w:author="Manoj V Menon" w:date="2025-09-24T10:34:00Z" w:id="295"/>
          <w:lang w:val="en-US"/>
        </w:rPr>
      </w:pPr>
      <w:ins w:author="Manoj V Menon" w:date="2025-09-24T10:32:00Z" w:id="296">
        <w:r>
          <w:rPr>
            <w:lang w:val="en-US"/>
          </w:rPr>
          <w:t>Book 7: Rentals</w:t>
        </w:r>
      </w:ins>
      <w:ins w:author="Manoj V Menon" w:date="2025-09-24T10:33:00Z" w:id="297">
        <w:r>
          <w:rPr>
            <w:lang w:val="en-US"/>
          </w:rPr>
          <w:t xml:space="preserve"> – direct and dealer</w:t>
        </w:r>
      </w:ins>
      <w:ins w:author="Manoj V Menon" w:date="2025-09-24T10:35:00Z" w:id="298">
        <w:r>
          <w:rPr>
            <w:lang w:val="en-US"/>
          </w:rPr>
          <w:t xml:space="preserve"> + International</w:t>
        </w:r>
      </w:ins>
    </w:p>
    <w:p w:rsidR="005979B0" w:rsidRDefault="00116867" w14:paraId="02B20555" w14:textId="77777777">
      <w:pPr>
        <w:rPr>
          <w:ins w:author="Manoj V Menon" w:date="2025-09-24T10:34:00Z" w:id="299"/>
          <w:lang w:val="en-US"/>
        </w:rPr>
      </w:pPr>
      <w:ins w:author="Manoj V Menon" w:date="2025-09-24T10:34:00Z" w:id="300">
        <w:r>
          <w:rPr>
            <w:lang w:val="en-US"/>
          </w:rPr>
          <w:t>Book 8: PPP – Custom made by deal</w:t>
        </w:r>
      </w:ins>
    </w:p>
    <w:p w:rsidR="005979B0" w:rsidRDefault="00116867" w14:paraId="2E0E5731" w14:textId="77777777">
      <w:pPr>
        <w:rPr>
          <w:ins w:author="Manoj V Menon" w:date="2025-09-24T10:45:00Z" w:id="301"/>
          <w:lang w:val="en-US"/>
        </w:rPr>
      </w:pPr>
      <w:ins w:author="Manoj V Menon" w:date="2025-09-24T10:43:00Z" w:id="302">
        <w:r>
          <w:rPr>
            <w:lang w:val="en-US"/>
          </w:rPr>
          <w:t>FIELDS:</w:t>
        </w:r>
        <w:r>
          <w:br/>
        </w:r>
      </w:ins>
    </w:p>
    <w:p w:rsidR="005979B0" w:rsidRDefault="00116867" w14:paraId="2EFA9CED" w14:textId="77777777">
      <w:pPr>
        <w:rPr>
          <w:ins w:author="Manoj V Menon" w:date="2025-09-24T10:44:00Z" w:id="303"/>
          <w:lang w:val="en-US"/>
        </w:rPr>
      </w:pPr>
      <w:ins w:author="Manoj V Menon" w:date="2025-09-24T10:43:00Z" w:id="304">
        <w:r>
          <w:rPr>
            <w:lang w:val="en-US"/>
          </w:rPr>
          <w:t xml:space="preserve">Physical product </w:t>
        </w:r>
      </w:ins>
      <w:ins w:author="Manoj V Menon" w:date="2025-09-24T10:44:00Z" w:id="305">
        <w:r>
          <w:rPr>
            <w:lang w:val="en-US"/>
          </w:rPr>
          <w:t xml:space="preserve">/software </w:t>
        </w:r>
      </w:ins>
      <w:ins w:author="Manoj V Menon" w:date="2025-09-24T10:43:00Z" w:id="306">
        <w:r>
          <w:rPr>
            <w:lang w:val="en-US"/>
          </w:rPr>
          <w:t>or not</w:t>
        </w:r>
        <w:r>
          <w:br/>
        </w:r>
      </w:ins>
      <w:ins w:author="Manoj V Menon" w:date="2025-09-24T10:45:00Z" w:id="307">
        <w:r>
          <w:rPr>
            <w:lang w:val="en-US"/>
          </w:rPr>
          <w:t xml:space="preserve"> (Distributed products, ciyan, aurum etc)</w:t>
        </w:r>
      </w:ins>
    </w:p>
    <w:p w:rsidR="005979B0" w:rsidRDefault="00116867" w14:paraId="7A536EA5" w14:textId="77777777">
      <w:pPr>
        <w:rPr>
          <w:ins w:author="Manoj V Menon" w:date="2025-09-24T10:44:00Z" w:id="308"/>
          <w:lang w:val="en-US"/>
        </w:rPr>
      </w:pPr>
      <w:ins w:author="Manoj V Menon" w:date="2025-09-24T10:43:00Z" w:id="309">
        <w:r>
          <w:rPr>
            <w:lang w:val="en-US"/>
          </w:rPr>
          <w:t>Service charges or Not</w:t>
        </w:r>
      </w:ins>
      <w:ins w:author="Manoj V Menon" w:date="2025-09-24T10:44:00Z" w:id="310">
        <w:r>
          <w:rPr>
            <w:lang w:val="en-US"/>
          </w:rPr>
          <w:t xml:space="preserve"> (Care360, calibration, revivelab etc.)</w:t>
        </w:r>
      </w:ins>
    </w:p>
    <w:p w:rsidR="005979B0" w:rsidRDefault="00116867" w14:paraId="0F5A9289" w14:textId="2B5CB5B2">
      <w:pPr>
        <w:rPr>
          <w:ins w:author="Manoj V Menon" w:date="2025-09-24T10:43:00Z" w:id="311"/>
          <w:lang w:val="en-US"/>
        </w:rPr>
      </w:pPr>
      <w:ins w:author="Manoj V Menon" w:date="2025-09-24T10:43:00Z" w:id="312">
        <w:r>
          <w:br/>
        </w:r>
        <w:r>
          <w:rPr>
            <w:lang w:val="en-US"/>
          </w:rPr>
          <w:t>Student Fee or Not.</w:t>
        </w:r>
      </w:ins>
      <w:r w:rsidR="00FB5D97">
        <w:rPr>
          <w:lang w:val="en-US"/>
        </w:rPr>
        <w:t xml:space="preserve"> </w:t>
      </w:r>
    </w:p>
    <w:p w:rsidR="005979B0" w:rsidRDefault="00116867" w14:paraId="5D1F2063" w14:textId="77777777">
      <w:pPr>
        <w:rPr>
          <w:ins w:author="Manoj V Menon" w:date="2025-09-24T10:46:00Z" w:id="313"/>
          <w:lang w:val="en-US"/>
        </w:rPr>
      </w:pPr>
      <w:ins w:author="Manoj V Menon" w:date="2025-09-24T10:46:00Z" w:id="314">
        <w:r>
          <w:rPr>
            <w:lang w:val="en-US"/>
          </w:rPr>
          <w:t>CONFIGURATOR - for Distributed Products/Aurum</w:t>
        </w:r>
      </w:ins>
    </w:p>
    <w:p w:rsidR="005979B0" w:rsidRDefault="00116867" w14:paraId="2873D9A4" w14:textId="77777777">
      <w:pPr>
        <w:rPr>
          <w:ins w:author="Manoj V Menon" w:date="2025-09-24T10:46:00Z" w:id="315"/>
          <w:lang w:val="en-US"/>
        </w:rPr>
      </w:pPr>
      <w:ins w:author="Manoj V Menon" w:date="2025-09-24T10:46:00Z" w:id="316">
        <w:r>
          <w:rPr>
            <w:lang w:val="en-US"/>
          </w:rPr>
          <w:t>Product combos – standard</w:t>
        </w:r>
      </w:ins>
    </w:p>
    <w:p w:rsidR="005979B0" w:rsidRDefault="00116867" w14:paraId="3A394456" w14:textId="77777777">
      <w:pPr>
        <w:rPr>
          <w:ins w:author="Manoj V Menon" w:date="2025-09-24T10:47:00Z" w:id="317"/>
          <w:lang w:val="en-US"/>
        </w:rPr>
      </w:pPr>
      <w:ins w:author="Manoj V Menon" w:date="2025-09-24T10:46:00Z" w:id="318">
        <w:r>
          <w:rPr>
            <w:lang w:val="en-US"/>
          </w:rPr>
          <w:t>User defined combos</w:t>
        </w:r>
      </w:ins>
      <w:ins w:author="Manoj V Menon" w:date="2025-09-24T10:47:00Z" w:id="319">
        <w:r>
          <w:rPr>
            <w:lang w:val="en-US"/>
          </w:rPr>
          <w:t xml:space="preserve"> of a single product/service</w:t>
        </w:r>
      </w:ins>
    </w:p>
    <w:p w:rsidR="005979B0" w:rsidRDefault="00116867" w14:paraId="612729DF" w14:textId="23B9E4BC">
      <w:pPr>
        <w:pStyle w:val="Heading2"/>
        <w:keepNext w:val="0"/>
        <w:keepLines w:val="0"/>
        <w:spacing w:before="360" w:after="80"/>
        <w:rPr>
          <w:lang w:val="en-US"/>
        </w:rPr>
      </w:pPr>
      <w:ins w:author="Manoj V Menon" w:date="2025-09-24T10:47:00Z" w:id="320">
        <w:r>
          <w:rPr>
            <w:lang w:val="en-US"/>
          </w:rPr>
          <w:t>User defined multi-product combos</w:t>
        </w:r>
      </w:ins>
      <w:bookmarkStart w:name="_heading=h.521nnt6hmw8u" w:colFirst="0" w:colLast="0" w:id="321"/>
      <w:bookmarkEnd w:id="321"/>
      <w:r w:rsidR="00FB5D97">
        <w:rPr>
          <w:lang w:val="en-US"/>
        </w:rPr>
        <w:t xml:space="preserve"> </w:t>
      </w:r>
    </w:p>
    <w:p w:rsidR="005979B0" w:rsidRDefault="00116867" w14:paraId="4C071A4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tbl>
      <w:tblPr>
        <w:tblW w:w="8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0"/>
        <w:gridCol w:w="1231"/>
        <w:gridCol w:w="1300"/>
        <w:gridCol w:w="1140"/>
        <w:gridCol w:w="2664"/>
      </w:tblGrid>
      <w:tr w:rsidR="005979B0" w14:paraId="23DB0913" w14:textId="77777777">
        <w:trPr>
          <w:trHeight w:val="576"/>
        </w:trPr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</w:tcPr>
          <w:p w:rsidR="005979B0" w:rsidRDefault="00116867" w14:paraId="64E5C82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2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</w:tcPr>
          <w:p w:rsidR="005979B0" w:rsidRDefault="00116867" w14:paraId="6530E2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54C300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</w:tcPr>
          <w:p w:rsidR="005979B0" w:rsidRDefault="00116867" w14:paraId="4D7783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2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693DE7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5979B0" w14:paraId="61565961" w14:textId="77777777">
        <w:trPr>
          <w:trHeight w:val="576"/>
        </w:trPr>
        <w:tc>
          <w:tcPr>
            <w:tcW w:w="817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</w:tcPr>
          <w:p w:rsidR="005979B0" w:rsidRDefault="00116867" w14:paraId="2ED05B13" w14:textId="77777777">
            <w:pPr>
              <w:spacing w:before="240" w:after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</w:rPr>
              <w:t>Dealer Price Book</w:t>
            </w:r>
          </w:p>
        </w:tc>
      </w:tr>
      <w:tr w:rsidR="005979B0" w14:paraId="6F1B917D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06A3A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Code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D0F4C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6435F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CDB5E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67F58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Unique code for the product.</w:t>
            </w:r>
            <w:ins w:author="Manoj V Menon" w:date="2025-09-24T10:42:00Z" w:id="322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PRODUCT NAME, brand, make </w:t>
              </w:r>
            </w:ins>
          </w:p>
        </w:tc>
      </w:tr>
      <w:tr w:rsidR="005979B0" w14:paraId="46C9CA41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EF05F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Quantity Range Min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0A65A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4A2DD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366CB8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010AD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Minimum quantity in the dealer price range.</w:t>
            </w:r>
          </w:p>
        </w:tc>
      </w:tr>
      <w:tr w:rsidR="005979B0" w14:paraId="716F011A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5A8E8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Quantity Range Max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F8C24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2C0D6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32A1A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65F5F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Maximum quantity in the dealer price range.</w:t>
            </w:r>
          </w:p>
        </w:tc>
      </w:tr>
      <w:tr w:rsidR="005979B0" w14:paraId="27EF04E9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99846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Units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B8640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9A50F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468E0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5979B0" w14:paraId="3F1A34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  <w:tr w:rsidR="005979B0" w14:paraId="0359A076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872AE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Dealer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F44F6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34B79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AD8ED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48E9B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Price offered to the dealer for the product.</w:t>
            </w:r>
          </w:p>
        </w:tc>
      </w:tr>
      <w:tr w:rsidR="005979B0" w14:paraId="6FE18642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A2509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Maximum Retail Price (MRP)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A10D0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579A8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8CA6F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E82E0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Maximum retail price for the product.</w:t>
            </w:r>
          </w:p>
        </w:tc>
      </w:tr>
      <w:tr w:rsidR="005979B0" w14:paraId="59CEB6C1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AC211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56CAA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BDF7F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79468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9596F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 applicable.</w:t>
            </w:r>
          </w:p>
        </w:tc>
      </w:tr>
      <w:tr w:rsidR="005979B0" w14:paraId="73A32C13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30A5A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Region/Territory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99A25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Look up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3F19D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022E2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2603A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Region or territory the price book applies to.</w:t>
            </w:r>
          </w:p>
        </w:tc>
      </w:tr>
      <w:tr w:rsidR="005979B0" w14:paraId="38C9B419" w14:textId="77777777">
        <w:trPr>
          <w:trHeight w:val="864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BE893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Customer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E7C2F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8D589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00EB6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908B0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Specific customer associated with the price book, if applicable.</w:t>
            </w:r>
          </w:p>
        </w:tc>
      </w:tr>
      <w:tr w:rsidR="005979B0" w14:paraId="537E8651" w14:textId="77777777">
        <w:trPr>
          <w:trHeight w:val="864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8283D1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Promotional</w:t>
            </w:r>
            <w:ins w:author="Manoj V Menon" w:date="2025-09-25T05:26:00Z" w:id="323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/schemes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C3702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D4CD9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41936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70CED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if the price is a promotional price, with associated validity date range.</w:t>
            </w:r>
          </w:p>
        </w:tc>
      </w:tr>
      <w:tr w:rsidR="005979B0" w14:paraId="217EBF5D" w14:textId="77777777">
        <w:trPr>
          <w:trHeight w:val="864"/>
        </w:trPr>
        <w:tc>
          <w:tcPr>
            <w:tcW w:w="8175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noWrap/>
            <w:vAlign w:val="bottom"/>
          </w:tcPr>
          <w:p w:rsidR="005979B0" w:rsidRDefault="00116867" w14:paraId="3C7BB098" w14:textId="77777777">
            <w:pPr>
              <w:spacing w:before="240" w:after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</w:rPr>
              <w:t>Standard/Customer Price Book</w:t>
            </w:r>
          </w:p>
          <w:p w:rsidR="005979B0" w:rsidRDefault="005979B0" w14:paraId="238709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  <w:tr w:rsidR="005979B0" w14:paraId="399E6159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8BC8D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Code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45FC7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79139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FAB0B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C6069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Unique code for the product.</w:t>
            </w:r>
          </w:p>
        </w:tc>
      </w:tr>
      <w:tr w:rsidR="005979B0" w14:paraId="336D2C7C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DF2D3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Standard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47F09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03D9E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97453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280AE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Standard price for the product.</w:t>
            </w:r>
          </w:p>
        </w:tc>
      </w:tr>
      <w:tr w:rsidR="005979B0" w14:paraId="565A1CCD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E541C4F" w14:textId="6806314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L1 Price</w:t>
            </w:r>
            <w:r w:rsidR="008A039C"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 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C9323C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CB47B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3D367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FA647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Level 1 price for the product.</w:t>
            </w:r>
            <w:ins w:author="Manoj V Menon" w:date="2025-09-25T05:31:00Z" w:id="324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ins w:author="Manoj V Menon" w:date="2025-09-24T10:46:00Z" w:id="325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discounts</w:t>
              </w:r>
            </w:ins>
          </w:p>
        </w:tc>
      </w:tr>
      <w:tr w:rsidR="005979B0" w14:paraId="745F0A2C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ED929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L2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18337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18544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8EC7C1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5D7C4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Level 2 price for the product.</w:t>
            </w:r>
          </w:p>
        </w:tc>
      </w:tr>
      <w:tr w:rsidR="005979B0" w14:paraId="5303B42A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2A67D10" w14:textId="3BC046F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L3 Price</w:t>
            </w:r>
            <w:r w:rsidR="0030093B"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 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A17C5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1298B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D3815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000FE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Level 3 price for the product.</w:t>
            </w:r>
          </w:p>
        </w:tc>
      </w:tr>
      <w:tr w:rsidR="005979B0" w14:paraId="16867DFC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9540B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L4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890031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33B7B7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ABC84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C7EB5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Level 4 price for the product.</w:t>
            </w:r>
          </w:p>
        </w:tc>
      </w:tr>
      <w:tr w:rsidR="005979B0" w14:paraId="17240EF0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8088F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L5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0EEBC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F413A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DF2FB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893E4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Level 5 price for the product.</w:t>
            </w:r>
          </w:p>
        </w:tc>
      </w:tr>
      <w:tr w:rsidR="005979B0" w14:paraId="6EDAEFFB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88DD9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Units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5979B0" w14:paraId="10C559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5979B0" w14:paraId="7A343A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4F219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5979B0" w14:paraId="16DE3C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  <w:tr w:rsidR="005979B0" w14:paraId="5D5FEE12" w14:textId="77777777">
        <w:trPr>
          <w:trHeight w:val="288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DCEF3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44944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368BA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090E2B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07DDE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percentage applicable.</w:t>
            </w:r>
          </w:p>
        </w:tc>
      </w:tr>
      <w:tr w:rsidR="005979B0" w14:paraId="45D4CE82" w14:textId="77777777">
        <w:trPr>
          <w:trHeight w:val="576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BE7FC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Region/Territory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2E2D0E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Look up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CFEB5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784D6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49DE0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Region or territory the price book applies to.</w:t>
            </w:r>
          </w:p>
        </w:tc>
      </w:tr>
      <w:tr w:rsidR="005979B0" w14:paraId="6939C65C" w14:textId="77777777">
        <w:trPr>
          <w:trHeight w:val="864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457E1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Customer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916EF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1A6570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47015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8ECFD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Specific customer associated with the price book, if applicable.</w:t>
            </w:r>
          </w:p>
        </w:tc>
      </w:tr>
      <w:tr w:rsidR="005979B0" w14:paraId="421F51F8" w14:textId="77777777">
        <w:trPr>
          <w:trHeight w:val="864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463B81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Promotional Price</w:t>
            </w:r>
          </w:p>
        </w:tc>
        <w:tc>
          <w:tcPr>
            <w:tcW w:w="12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528D2E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7D6A08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="005979B0" w:rsidRDefault="00116867" w14:paraId="6BA133B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00EDA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if the price is a promotional price, with associated validity date range.</w:t>
            </w:r>
          </w:p>
        </w:tc>
      </w:tr>
    </w:tbl>
    <w:p w:rsidR="005979B0" w:rsidRDefault="00116867" w14:paraId="231EEC47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us79sbkmjynx" w:colFirst="0" w:colLast="0" w:id="326"/>
      <w:bookmarkEnd w:id="326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:rsidR="005979B0" w:rsidRDefault="00116867" w14:paraId="4E142B26" w14:textId="77777777">
      <w:pPr>
        <w:numPr>
          <w:ilvl w:val="0"/>
          <w:numId w:val="34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Types of Price Books</w:t>
      </w:r>
      <w:ins w:author="Manoj V Menon" w:date="2025-09-24T10:48:00Z" w:id="327"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 xml:space="preserve"> (based on above book list)</w:t>
        </w:r>
      </w:ins>
    </w:p>
    <w:p w:rsidR="005979B0" w:rsidRDefault="00116867" w14:paraId="33681BB3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Dealer Price Book → Quantity Slabs + Region/Customer Specific + Promotions.</w:t>
      </w:r>
    </w:p>
    <w:p w:rsidR="005979B0" w:rsidRDefault="00116867" w14:paraId="048312FB" w14:textId="77777777">
      <w:pPr>
        <w:numPr>
          <w:ilvl w:val="1"/>
          <w:numId w:val="34"/>
        </w:numPr>
        <w:spacing w:after="0"/>
        <w:rPr>
          <w:ins w:author="Manoj V Menon" w:date="2025-09-25T05:36:00Z" w:id="328"/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Standard/</w:t>
      </w:r>
      <w:ins w:author="Manoj V Menon" w:date="2025-09-24T10:48:00Z" w:id="329">
        <w:r>
          <w:rPr>
            <w:rFonts w:ascii="Times New Roman" w:hAnsi="Times New Roman" w:eastAsia="Calibri" w:cs="Times New Roman"/>
            <w:color w:val="000000" w:themeColor="text1"/>
          </w:rPr>
          <w:t xml:space="preserve">Direct 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>Customer Price Book → Role-based Discount Levels + Region/Customer Specific + Promotions.</w:t>
      </w:r>
    </w:p>
    <w:p w:rsidRPr="009900EA" w:rsidR="005979B0" w:rsidRDefault="00116867" w14:paraId="4C3B4A19" w14:textId="0F25A34A">
      <w:pPr>
        <w:numPr>
          <w:ilvl w:val="1"/>
          <w:numId w:val="34"/>
        </w:numPr>
        <w:spacing w:after="0"/>
        <w:rPr>
          <w:rFonts w:ascii="Times New Roman" w:hAnsi="Times New Roman" w:cs="Times New Roman"/>
          <w:highlight w:val="red"/>
          <w:lang w:val="en-US"/>
        </w:rPr>
      </w:pPr>
      <w:ins w:author="Manoj V Menon" w:date="2025-09-25T05:36:00Z" w:id="330">
        <w:r w:rsidRPr="009900EA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Buyback </w:t>
        </w:r>
      </w:ins>
      <w:r w:rsidRPr="009900EA" w:rsidR="009900EA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>–</w:t>
      </w:r>
      <w:ins w:author="Manoj V Menon" w:date="2025-09-25T05:36:00Z" w:id="331">
        <w:r w:rsidRPr="009900EA">
          <w:rPr>
            <w:rFonts w:ascii="Times New Roman" w:hAnsi="Times New Roman" w:eastAsia="Calibri" w:cs="Times New Roman"/>
            <w:color w:val="000000" w:themeColor="text1"/>
            <w:highlight w:val="red"/>
            <w:lang w:val="en-US"/>
          </w:rPr>
          <w:t xml:space="preserve"> discuss</w:t>
        </w:r>
      </w:ins>
      <w:r w:rsidRPr="009900EA" w:rsidR="009900EA">
        <w:rPr>
          <w:rFonts w:ascii="Wingdings" w:hAnsi="Wingdings" w:eastAsia="Wingdings" w:cs="Wingdings"/>
          <w:color w:val="000000" w:themeColor="text1"/>
          <w:highlight w:val="red"/>
          <w:lang w:val="en-US"/>
        </w:rPr>
        <w:t>à</w:t>
      </w:r>
      <w:r w:rsidRPr="009900EA" w:rsidR="009900EA">
        <w:rPr>
          <w:rFonts w:ascii="Times New Roman" w:hAnsi="Times New Roman" w:eastAsia="Calibri" w:cs="Times New Roman"/>
          <w:color w:val="000000" w:themeColor="text1"/>
          <w:highlight w:val="red"/>
          <w:lang w:val="en-US"/>
        </w:rPr>
        <w:t xml:space="preserve"> ON HOLD</w:t>
      </w:r>
    </w:p>
    <w:p w:rsidR="005979B0" w:rsidRDefault="00116867" w14:paraId="13BA8681" w14:textId="77777777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Dealer Pricing</w:t>
      </w:r>
    </w:p>
    <w:p w:rsidR="005979B0" w:rsidRDefault="00116867" w14:paraId="6324EBF3" w14:textId="1177000C">
      <w:pPr>
        <w:numPr>
          <w:ilvl w:val="1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Quantity-based slabs (e.g., 0–100 units = ₹200, 101–500 units = ₹180, 500+ = ₹160).</w:t>
      </w:r>
    </w:p>
    <w:p w:rsidR="005979B0" w:rsidRDefault="00116867" w14:paraId="61F5FE51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Region-specific dealer pricing possible.</w:t>
      </w:r>
    </w:p>
    <w:p w:rsidR="005979B0" w:rsidRDefault="00116867" w14:paraId="43C4B216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Customer-specific dealer pricing possible.</w:t>
      </w:r>
    </w:p>
    <w:p w:rsidR="005979B0" w:rsidRDefault="00116867" w14:paraId="401EC620" w14:textId="460569DA">
      <w:pPr>
        <w:numPr>
          <w:ilvl w:val="1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Promotional prices override all standard dealer pricing.</w:t>
      </w:r>
    </w:p>
    <w:p w:rsidR="005979B0" w:rsidRDefault="00116867" w14:paraId="2A790CC6" w14:textId="77777777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Standard/Customer Pricing</w:t>
      </w:r>
    </w:p>
    <w:p w:rsidR="005979B0" w:rsidRDefault="00116867" w14:paraId="342686B2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Discount rules based on User Role (5 levels).</w:t>
      </w:r>
    </w:p>
    <w:p w:rsidR="005979B0" w:rsidRDefault="00116867" w14:paraId="2C9E0B87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Customer-specific or Territory-specific overrides possible.</w:t>
      </w:r>
    </w:p>
    <w:p w:rsidR="005979B0" w:rsidRDefault="00116867" w14:paraId="57D71520" w14:textId="58BA9787">
      <w:pPr>
        <w:numPr>
          <w:ilvl w:val="1"/>
          <w:numId w:val="34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Promotional pricing overrides everything else.</w:t>
      </w:r>
    </w:p>
    <w:p w:rsidR="005979B0" w:rsidRDefault="00116867" w14:paraId="7172F37A" w14:textId="77777777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</w:rPr>
        <w:t>Promotions</w:t>
      </w:r>
    </w:p>
    <w:p w:rsidR="005979B0" w:rsidRDefault="00116867" w14:paraId="0956010D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Managed in ERP.</w:t>
      </w:r>
    </w:p>
    <w:p w:rsidR="005979B0" w:rsidRDefault="00116867" w14:paraId="6570C5A4" w14:textId="77777777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Synced to Salesforce with validity dates.</w:t>
      </w:r>
    </w:p>
    <w:p w:rsidR="005979B0" w:rsidRDefault="00116867" w14:paraId="4E331136" w14:textId="73B387F2">
      <w:pPr>
        <w:numPr>
          <w:ilvl w:val="1"/>
          <w:numId w:val="34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 further discount allowed on top of promotional prices.</w:t>
      </w:r>
    </w:p>
    <w:p w:rsidR="005979B0" w:rsidRDefault="00116867" w14:paraId="5560654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z6lw512g6j9p" w:colFirst="0" w:colLast="0" w:id="332"/>
      <w:bookmarkEnd w:id="332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:rsidR="005979B0" w:rsidRDefault="00116867" w14:paraId="2B3FF0C2" w14:textId="77777777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ERP → Salesforce sync (daily): Dealer, Standard/Customer, and Promotional Price Books.</w:t>
      </w:r>
      <w:r>
        <w:rPr>
          <w:rFonts w:ascii="Times New Roman" w:hAnsi="Times New Roman" w:eastAsia="Calibri" w:cs="Times New Roman"/>
          <w:color w:val="000000"/>
        </w:rPr>
        <w:br/>
      </w:r>
    </w:p>
    <w:p w:rsidR="005979B0" w:rsidRDefault="00116867" w14:paraId="4A157D2F" w14:textId="77777777">
      <w:pPr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Salesforce auto-picks correct price book based on:</w:t>
      </w:r>
      <w:ins w:author="Manoj V Menon" w:date="2025-09-24T10:50:00Z" w:id="33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based on above price books and conditions</w:t>
        </w:r>
      </w:ins>
      <w:r>
        <w:br/>
      </w:r>
    </w:p>
    <w:p w:rsidR="005979B0" w:rsidRDefault="00116867" w14:paraId="45B21DEF" w14:textId="77777777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 Type (Dealer/Customer)</w:t>
      </w:r>
    </w:p>
    <w:p w:rsidR="005979B0" w:rsidRDefault="00116867" w14:paraId="47EF8142" w14:textId="77777777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Customer-specific price (if available)</w:t>
      </w:r>
    </w:p>
    <w:p w:rsidR="005979B0" w:rsidRDefault="00116867" w14:paraId="71314C99" w14:textId="77777777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Category/Vertical</w:t>
      </w:r>
    </w:p>
    <w:p w:rsidR="005979B0" w:rsidRDefault="00116867" w14:paraId="5A72A03E" w14:textId="77777777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Region/Territory</w:t>
      </w:r>
    </w:p>
    <w:p w:rsidR="005979B0" w:rsidRDefault="00116867" w14:paraId="154B3633" w14:textId="77777777">
      <w:pPr>
        <w:numPr>
          <w:ilvl w:val="1"/>
          <w:numId w:val="35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Valid Promotions (if applicable)</w:t>
      </w:r>
    </w:p>
    <w:p w:rsidR="005979B0" w:rsidRDefault="00116867" w14:paraId="36FFE4C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b9skgyf6czzi" w:colFirst="0" w:colLast="0" w:id="334"/>
      <w:bookmarkEnd w:id="334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:rsidR="005979B0" w:rsidRDefault="00116867" w14:paraId="4301D842" w14:textId="77777777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Pricing Priority Order</w:t>
      </w:r>
      <w:r>
        <w:rPr>
          <w:rFonts w:ascii="Times New Roman" w:hAnsi="Times New Roman" w:eastAsia="Calibri" w:cs="Times New Roman"/>
          <w:color w:val="000000"/>
        </w:rPr>
        <w:t>:</w:t>
      </w:r>
    </w:p>
    <w:p w:rsidR="005979B0" w:rsidRDefault="00116867" w14:paraId="0A218FB8" w14:textId="77777777">
      <w:pPr>
        <w:numPr>
          <w:ilvl w:val="1"/>
          <w:numId w:val="3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Promotional Price</w:t>
      </w:r>
    </w:p>
    <w:p w:rsidR="005979B0" w:rsidRDefault="00116867" w14:paraId="49B5C8F9" w14:textId="77777777">
      <w:pPr>
        <w:numPr>
          <w:ilvl w:val="1"/>
          <w:numId w:val="3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Customer-specific Price</w:t>
      </w:r>
    </w:p>
    <w:p w:rsidR="005979B0" w:rsidRDefault="00116867" w14:paraId="58239F4E" w14:textId="77777777">
      <w:pPr>
        <w:numPr>
          <w:ilvl w:val="1"/>
          <w:numId w:val="3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Region/ Territory-specific Price</w:t>
      </w:r>
    </w:p>
    <w:p w:rsidR="005979B0" w:rsidRDefault="00116867" w14:paraId="7AD3B485" w14:textId="77777777">
      <w:pPr>
        <w:numPr>
          <w:ilvl w:val="1"/>
          <w:numId w:val="3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Standard/Dealer Price</w:t>
      </w:r>
    </w:p>
    <w:p w:rsidR="005979B0" w:rsidRDefault="00116867" w14:paraId="51176816" w14:textId="77777777">
      <w:pPr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Dealer Price: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Quantity slab determines applicable price.</w:t>
      </w:r>
    </w:p>
    <w:p w:rsidR="005979B0" w:rsidRDefault="00116867" w14:paraId="2CF1257C" w14:textId="77777777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Customer Price:</w:t>
      </w:r>
      <w:r>
        <w:rPr>
          <w:rFonts w:ascii="Times New Roman" w:hAnsi="Times New Roman" w:eastAsia="Calibri" w:cs="Times New Roman"/>
          <w:color w:val="000000"/>
        </w:rPr>
        <w:t xml:space="preserve"> Discount validation based on User Role.</w:t>
      </w:r>
    </w:p>
    <w:p w:rsidR="005979B0" w:rsidRDefault="00116867" w14:paraId="4025048E" w14:textId="77777777">
      <w:pPr>
        <w:numPr>
          <w:ilvl w:val="0"/>
          <w:numId w:val="36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Users can enter more than eligible discount → system triggers Approval Workflow.</w:t>
      </w:r>
    </w:p>
    <w:p w:rsidR="005979B0" w:rsidRDefault="00116867" w14:paraId="28E4AD2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gxvhou2chvtv" w:colFirst="0" w:colLast="0" w:id="335"/>
      <w:bookmarkEnd w:id="335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:rsidR="005979B0" w:rsidRDefault="00116867" w14:paraId="4FBFBDB5" w14:textId="77777777">
      <w:pPr>
        <w:numPr>
          <w:ilvl w:val="0"/>
          <w:numId w:val="37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User cannot finalize discount above their role level without approval.</w:t>
      </w:r>
    </w:p>
    <w:p w:rsidR="005979B0" w:rsidRDefault="00116867" w14:paraId="700EC80F" w14:textId="77777777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Promotional pricing = No extra discounts allowed.</w:t>
      </w:r>
    </w:p>
    <w:p w:rsidR="005979B0" w:rsidRDefault="00116867" w14:paraId="0BD79E23" w14:textId="77777777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 Code must exist in Product Master.</w:t>
      </w:r>
    </w:p>
    <w:p w:rsidR="005979B0" w:rsidRDefault="00116867" w14:paraId="77D66584" w14:textId="77777777">
      <w:pPr>
        <w:numPr>
          <w:ilvl w:val="0"/>
          <w:numId w:val="37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Territory/Customer-specific pricing must reference valid Customer/Territory.</w:t>
      </w:r>
    </w:p>
    <w:p w:rsidR="005979B0" w:rsidRDefault="00116867" w14:paraId="5A169138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hlb4erp8rhin" w:colFirst="0" w:colLast="0" w:id="336"/>
      <w:bookmarkEnd w:id="336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:rsidR="005979B0" w:rsidRDefault="00116867" w14:paraId="600BEDC4" w14:textId="77777777">
      <w:pPr>
        <w:numPr>
          <w:ilvl w:val="0"/>
          <w:numId w:val="38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In-app notification when approval is required (for discounts beyond user role).</w:t>
      </w:r>
    </w:p>
    <w:p w:rsidR="005979B0" w:rsidRDefault="00116867" w14:paraId="34E9BFA9" w14:textId="77777777">
      <w:pPr>
        <w:numPr>
          <w:ilvl w:val="0"/>
          <w:numId w:val="38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Admin notification if ERP sync fails.</w:t>
      </w:r>
    </w:p>
    <w:p w:rsidR="005979B0" w:rsidRDefault="00116867" w14:paraId="0E1A6416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s4l3xol6xjlu" w:colFirst="0" w:colLast="0" w:id="337"/>
      <w:bookmarkEnd w:id="33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Approvals</w:t>
      </w:r>
    </w:p>
    <w:p w:rsidR="005979B0" w:rsidRDefault="00116867" w14:paraId="033C4297" w14:textId="77777777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Triggered when Sales user applies discount more than their eligible level.</w:t>
      </w:r>
    </w:p>
    <w:p w:rsidR="005979B0" w:rsidRDefault="00116867" w14:paraId="175C6975" w14:textId="77777777">
      <w:pPr>
        <w:numPr>
          <w:ilvl w:val="0"/>
          <w:numId w:val="39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Routed to next higher role (Manager → Director → Finance/Pricing).</w:t>
      </w:r>
    </w:p>
    <w:p w:rsidR="005979B0" w:rsidRDefault="00116867" w14:paraId="19050C48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bookmarkStart w:name="_heading=h.lchsdx76ah23" w:colFirst="0" w:colLast="0" w:id="338"/>
      <w:bookmarkEnd w:id="338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:rsidR="005979B0" w:rsidRDefault="00116867" w14:paraId="22602455" w14:textId="77777777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ERP → Salesforce</w:t>
      </w:r>
      <w:r>
        <w:rPr>
          <w:rFonts w:ascii="Times New Roman" w:hAnsi="Times New Roman" w:eastAsia="Calibri" w:cs="Times New Roman"/>
          <w:color w:val="000000"/>
        </w:rPr>
        <w:t>:</w:t>
      </w:r>
    </w:p>
    <w:p w:rsidR="005979B0" w:rsidRDefault="00116867" w14:paraId="3C67D189" w14:textId="77777777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Dealer Price Books</w:t>
      </w:r>
    </w:p>
    <w:p w:rsidR="005979B0" w:rsidRDefault="00116867" w14:paraId="17ECF69C" w14:textId="77777777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Standard/Customer Price Books</w:t>
      </w:r>
    </w:p>
    <w:p w:rsidR="005979B0" w:rsidRDefault="00116867" w14:paraId="446F833A" w14:textId="77777777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Promotional Prices</w:t>
      </w:r>
    </w:p>
    <w:p w:rsidR="005979B0" w:rsidRDefault="00116867" w14:paraId="1BED6C4E" w14:textId="77777777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Salesforce → ERP</w:t>
      </w:r>
      <w:r>
        <w:rPr>
          <w:rFonts w:ascii="Times New Roman" w:hAnsi="Times New Roman" w:eastAsia="Calibri" w:cs="Times New Roman"/>
          <w:color w:val="000000"/>
        </w:rPr>
        <w:t>:</w:t>
      </w:r>
    </w:p>
    <w:p w:rsidR="005979B0" w:rsidRDefault="00116867" w14:paraId="727DB85E" w14:textId="77777777">
      <w:pPr>
        <w:numPr>
          <w:ilvl w:val="1"/>
          <w:numId w:val="40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Quotes &amp; Orders with applied pricing.</w:t>
      </w:r>
    </w:p>
    <w:p w:rsidR="005979B0" w:rsidRDefault="00116867" w14:paraId="19EB26C7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29ol01hpvdi5" w:colFirst="0" w:colLast="0" w:id="339"/>
      <w:bookmarkEnd w:id="33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:rsidR="005979B0" w:rsidRDefault="00116867" w14:paraId="53D2CC45" w14:textId="77777777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Sales Executives/Managers:</w:t>
      </w:r>
      <w:r>
        <w:rPr>
          <w:rFonts w:ascii="Times New Roman" w:hAnsi="Times New Roman" w:eastAsia="Calibri" w:cs="Times New Roman"/>
          <w:color w:val="000000"/>
        </w:rPr>
        <w:t xml:space="preserve"> Apply pricing in Opportunities &amp; Quotes.</w:t>
      </w:r>
    </w:p>
    <w:p w:rsidR="005979B0" w:rsidRDefault="00116867" w14:paraId="746429C9" w14:textId="77777777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</w:rPr>
        <w:t>Finance/Pricing Admin/Management:</w:t>
      </w:r>
      <w:r>
        <w:rPr>
          <w:rFonts w:ascii="Times New Roman" w:hAnsi="Times New Roman" w:eastAsia="Calibri" w:cs="Times New Roman"/>
          <w:color w:val="000000" w:themeColor="text1"/>
        </w:rPr>
        <w:t xml:space="preserve"> Approve exceptions.</w:t>
      </w:r>
    </w:p>
    <w:p w:rsidR="005979B0" w:rsidRDefault="00116867" w14:paraId="05637687" w14:textId="77777777">
      <w:pPr>
        <w:numPr>
          <w:ilvl w:val="0"/>
          <w:numId w:val="41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Back Office: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Validate pricing at Order level.</w:t>
      </w:r>
    </w:p>
    <w:p w:rsidR="005979B0" w:rsidRDefault="00116867" w14:paraId="2923E5D8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6i1e97a0tyrg" w:colFirst="0" w:colLast="0" w:id="340"/>
      <w:bookmarkStart w:name="_heading=h.7f5sha2afl7r" w:colFirst="0" w:colLast="0" w:id="341"/>
      <w:bookmarkEnd w:id="340"/>
      <w:bookmarkEnd w:id="341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:rsidR="005979B0" w:rsidRDefault="00116867" w14:paraId="1DFA5592" w14:textId="77777777">
      <w:pPr>
        <w:numPr>
          <w:ilvl w:val="0"/>
          <w:numId w:val="42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Correct Price Book auto-applied per Customer/Region.</w:t>
      </w:r>
    </w:p>
    <w:p w:rsidR="005979B0" w:rsidRDefault="00116867" w14:paraId="0A2E68D8" w14:textId="7777777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Quantity slabs and discount levels working correctly.</w:t>
      </w:r>
    </w:p>
    <w:p w:rsidR="005979B0" w:rsidRDefault="00116867" w14:paraId="6A6EDDFB" w14:textId="414E5646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Promotional pricing overrides all other pricing.</w:t>
      </w:r>
    </w:p>
    <w:p w:rsidR="005979B0" w:rsidRDefault="00116867" w14:paraId="4DE30F0C" w14:textId="77777777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Approval workflow triggered if discount exceeds role limits.</w:t>
      </w:r>
    </w:p>
    <w:p w:rsidR="005979B0" w:rsidRDefault="00116867" w14:paraId="46EC7C4A" w14:textId="77777777">
      <w:pPr>
        <w:numPr>
          <w:ilvl w:val="0"/>
          <w:numId w:val="42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ERP sync works reliably daily.</w:t>
      </w:r>
    </w:p>
    <w:p w:rsidR="005979B0" w:rsidRDefault="00116867" w14:paraId="4D973FE9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nz73tpljo7bp" w:colFirst="0" w:colLast="0" w:id="342"/>
      <w:bookmarkEnd w:id="342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Data Upload</w:t>
      </w:r>
    </w:p>
    <w:p w:rsidR="005979B0" w:rsidRDefault="00116867" w14:paraId="4A598326" w14:textId="77777777">
      <w:pPr>
        <w:numPr>
          <w:ilvl w:val="0"/>
          <w:numId w:val="43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 xml:space="preserve"> No manual uploads in Salesforce.</w:t>
      </w:r>
    </w:p>
    <w:p w:rsidR="005979B0" w:rsidRDefault="00116867" w14:paraId="7F5568EB" w14:textId="77777777">
      <w:pPr>
        <w:numPr>
          <w:ilvl w:val="0"/>
          <w:numId w:val="43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ERP is source of truth (initial load + daily sync).</w:t>
      </w:r>
    </w:p>
    <w:p w:rsidR="005979B0" w:rsidRDefault="00116867" w14:paraId="48C1B9A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c7fd1rufk43" w:colFirst="0" w:colLast="0" w:id="343"/>
      <w:bookmarkEnd w:id="343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 (Simple Only)</w:t>
      </w:r>
    </w:p>
    <w:p w:rsidR="005979B0" w:rsidRDefault="00116867" w14:paraId="2B357412" w14:textId="77777777">
      <w:pPr>
        <w:numPr>
          <w:ilvl w:val="0"/>
          <w:numId w:val="44"/>
        </w:numPr>
        <w:spacing w:before="240" w:after="0"/>
        <w:rPr>
          <w:rFonts w:ascii="Times New Roman" w:hAnsi="Times New Roman" w:eastAsia="Calibri" w:cs="Times New Roman"/>
          <w:b/>
          <w:bCs/>
          <w:color w:val="000000" w:themeColor="text1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</w:rPr>
        <w:t>Customer-specific Price Books</w:t>
      </w:r>
      <w:ins w:author="Manoj V Menon" w:date="2025-09-24T10:51:00Z" w:id="344"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 xml:space="preserve"> mentioned above.</w:t>
        </w:r>
      </w:ins>
    </w:p>
    <w:p w:rsidR="005979B0" w:rsidRDefault="00116867" w14:paraId="5E00AF12" w14:textId="77777777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Dealer Prices</w:t>
      </w:r>
    </w:p>
    <w:p w:rsidR="005979B0" w:rsidRDefault="00116867" w14:paraId="458BAA8F" w14:textId="77777777">
      <w:pPr>
        <w:numPr>
          <w:ilvl w:val="0"/>
          <w:numId w:val="44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Promotional Price Books</w:t>
      </w:r>
    </w:p>
    <w:p w:rsidR="005979B0" w:rsidRDefault="00116867" w14:paraId="69A6FFE9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dokrksrd9otv" w:colFirst="0" w:colLast="0" w:id="345"/>
      <w:bookmarkEnd w:id="345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from Customer (Cyrix)</w:t>
      </w:r>
    </w:p>
    <w:p w:rsidR="005979B0" w:rsidRDefault="00116867" w14:paraId="2D33729B" w14:textId="77777777">
      <w:pPr>
        <w:numPr>
          <w:ilvl w:val="0"/>
          <w:numId w:val="45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Final discount % levels per Role (L1–L5).</w:t>
      </w:r>
    </w:p>
    <w:p w:rsidR="005979B0" w:rsidRDefault="00116867" w14:paraId="78B7C148" w14:textId="77777777">
      <w:pPr>
        <w:numPr>
          <w:ilvl w:val="0"/>
          <w:numId w:val="45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Confirm ERP sync frequency (Daily vs Real-time).</w:t>
      </w:r>
    </w:p>
    <w:p w:rsidR="005979B0" w:rsidRDefault="005979B0" w14:paraId="0597CA6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2"/>
          <w:szCs w:val="22"/>
        </w:rPr>
      </w:pPr>
      <w:bookmarkStart w:name="_heading=h.ryqisctd4bhu" w:colFirst="0" w:colLast="0" w:id="346"/>
      <w:bookmarkStart w:name="_heading=h.q2z1deblvyu" w:colFirst="0" w:colLast="0" w:id="347"/>
      <w:bookmarkStart w:name="_heading=h.ab1214iwx5ky" w:colFirst="0" w:colLast="0" w:id="348"/>
      <w:bookmarkEnd w:id="346"/>
      <w:bookmarkEnd w:id="347"/>
      <w:bookmarkEnd w:id="348"/>
    </w:p>
    <w:p w:rsidR="005979B0" w:rsidRDefault="005979B0" w14:paraId="767E8C91" w14:textId="77777777">
      <w:pPr>
        <w:rPr>
          <w:rFonts w:ascii="Times New Roman" w:hAnsi="Times New Roman" w:cs="Times New Roman"/>
          <w:color w:val="000000"/>
        </w:rPr>
      </w:pPr>
    </w:p>
    <w:p w:rsidR="005979B0" w:rsidRDefault="005979B0" w14:paraId="63AFC39E" w14:textId="77777777">
      <w:pPr>
        <w:rPr>
          <w:rFonts w:ascii="Times New Roman" w:hAnsi="Times New Roman" w:cs="Times New Roman"/>
          <w:color w:val="000000"/>
        </w:rPr>
      </w:pPr>
    </w:p>
    <w:p w:rsidR="005979B0" w:rsidRDefault="005979B0" w14:paraId="7B9FA946" w14:textId="77777777">
      <w:pPr>
        <w:rPr>
          <w:rFonts w:ascii="Times New Roman" w:hAnsi="Times New Roman" w:cs="Times New Roman"/>
          <w:color w:val="000000"/>
        </w:rPr>
      </w:pPr>
    </w:p>
    <w:p w:rsidR="005979B0" w:rsidRDefault="005979B0" w14:paraId="6B6E0DD0" w14:textId="77777777">
      <w:pPr>
        <w:rPr>
          <w:rFonts w:ascii="Times New Roman" w:hAnsi="Times New Roman" w:cs="Times New Roman"/>
          <w:color w:val="000000"/>
        </w:rPr>
      </w:pPr>
    </w:p>
    <w:p w:rsidR="005979B0" w:rsidRDefault="005979B0" w14:paraId="3A59063D" w14:textId="77777777">
      <w:pPr>
        <w:rPr>
          <w:rFonts w:ascii="Times New Roman" w:hAnsi="Times New Roman" w:cs="Times New Roman"/>
          <w:color w:val="000000"/>
        </w:rPr>
      </w:pPr>
    </w:p>
    <w:p w:rsidR="005979B0" w:rsidRDefault="005979B0" w14:paraId="38CDBD77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</w:p>
    <w:p w:rsidR="005979B0" w:rsidRDefault="00116867" w14:paraId="5EBF09A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9</w:t>
      </w:r>
    </w:p>
    <w:p w:rsidR="005979B0" w:rsidRDefault="00116867" w14:paraId="654D15CE" w14:textId="2D88D471">
      <w:pPr>
        <w:pStyle w:val="Heading2"/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  <w:t>Module Name: Quote Management</w:t>
      </w:r>
      <w:r w:rsidR="00FB5D97"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  <w:t xml:space="preserve"> </w:t>
      </w:r>
    </w:p>
    <w:p w:rsidR="005979B0" w:rsidRDefault="00116867" w14:paraId="4E04525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ssd5v7sez4h3" w:colFirst="0" w:colLast="0" w:id="349"/>
      <w:bookmarkEnd w:id="34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p w:rsidR="005979B0" w:rsidRDefault="00116867" w14:paraId="6CA6E461" w14:textId="77777777">
      <w:pPr>
        <w:spacing w:before="240" w:after="240"/>
        <w:rPr>
          <w:rFonts w:ascii="Times New Roman" w:hAnsi="Times New Roman" w:eastAsia="Calibri" w:cs="Times New Roman"/>
          <w:b/>
          <w:color w:val="000000"/>
        </w:rPr>
      </w:pPr>
      <w:r>
        <w:rPr>
          <w:rFonts w:ascii="Times New Roman" w:hAnsi="Times New Roman" w:eastAsia="Calibri" w:cs="Times New Roman"/>
          <w:b/>
          <w:color w:val="000000"/>
        </w:rPr>
        <w:t>Quote Header (applies to whole quote)</w:t>
      </w:r>
    </w:p>
    <w:tbl>
      <w:tblPr>
        <w:tblW w:w="8647" w:type="dxa"/>
        <w:tblInd w:w="-5" w:type="dxa"/>
        <w:tblLook w:val="04A0" w:firstRow="1" w:lastRow="0" w:firstColumn="1" w:lastColumn="0" w:noHBand="0" w:noVBand="1"/>
      </w:tblPr>
      <w:tblGrid>
        <w:gridCol w:w="1335"/>
        <w:gridCol w:w="1381"/>
        <w:gridCol w:w="1545"/>
        <w:gridCol w:w="1628"/>
        <w:gridCol w:w="2758"/>
      </w:tblGrid>
      <w:tr w:rsidR="005979B0" w:rsidTr="1E39DF4E" w14:paraId="3D27D956" w14:textId="77777777">
        <w:trPr>
          <w:trHeight w:val="617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="005979B0" w:rsidRDefault="00116867" w14:paraId="4F8FCC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="005979B0" w:rsidRDefault="00116867" w14:paraId="38B122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="005979B0" w:rsidRDefault="00116867" w14:paraId="223A4A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="005979B0" w:rsidRDefault="00116867" w14:paraId="5BE7A1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34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="005979B0" w:rsidRDefault="00116867" w14:paraId="62D564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5979B0" w:rsidTr="1E39DF4E" w14:paraId="1AF92F75" w14:textId="77777777">
        <w:trPr>
          <w:trHeight w:val="864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1788C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Quote Id</w:t>
            </w:r>
            <w:ins w:author="Manoj V Menon" w:date="2025-09-24T10:52:00Z" w:id="35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(to remain same thru &amp; show revisions and revised dates</w:t>
              </w:r>
            </w:ins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27939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Auto-generated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2E65D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C3084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EFDFD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Unique identifier for each quote, generated automatically.</w:t>
            </w:r>
          </w:p>
        </w:tc>
      </w:tr>
      <w:tr w:rsidR="005979B0" w:rsidTr="1E39DF4E" w14:paraId="099A9845" w14:textId="77777777">
        <w:trPr>
          <w:trHeight w:val="864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36DF6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Customer Id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139B8EA" w14:textId="224DD1A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Lookup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2385A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29661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14319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Link to the customer associated with the quote.</w:t>
            </w:r>
          </w:p>
        </w:tc>
      </w:tr>
      <w:tr w:rsidR="005979B0" w:rsidTr="1E39DF4E" w14:paraId="7C978B61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D4DB0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Quote Date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0CC10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Date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7928C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5C7F74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394357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Date when the quote was created. generated automatically.</w:t>
            </w:r>
          </w:p>
        </w:tc>
      </w:tr>
      <w:tr w:rsidR="005979B0" w:rsidTr="1E39DF4E" w14:paraId="7109D498" w14:textId="77777777">
        <w:trPr>
          <w:trHeight w:val="1440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C2AEB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Quote Status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5C7895D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DE448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2D8EEF3" w14:textId="77777777">
            <w:pPr>
              <w:spacing w:after="0" w:line="240" w:lineRule="auto"/>
              <w:rPr>
                <w:ins w:author="Manoj V Menon" w:date="2025-09-24T10:53:00Z" w:id="351"/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Draft, Sent,</w:t>
            </w:r>
          </w:p>
          <w:p w:rsidR="005979B0" w:rsidRDefault="00116867" w14:paraId="5115B9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ins w:author="Manoj V Menon" w:date="2025-09-24T10:53:00Z" w:id="352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Revision versions,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</w:t>
            </w:r>
            <w:ins w:author="Manoj V Menon" w:date="2025-09-24T10:53:00Z" w:id="353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Accepted, Rejected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0045C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Current status of the quote.</w:t>
            </w:r>
          </w:p>
        </w:tc>
      </w:tr>
      <w:tr w:rsidR="005E7D58" w:rsidTr="1E39DF4E" w14:paraId="6EEE134B" w14:textId="77777777">
        <w:trPr>
          <w:trHeight w:val="1440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E7D58" w:rsidRDefault="005E7D58" w14:paraId="4462CCFE" w14:textId="23B4C42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Quote Valid Till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E7D58" w:rsidRDefault="005E7D58" w14:paraId="1D5EFC26" w14:textId="579F3F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PIicklist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E7D58" w:rsidRDefault="005E7D58" w14:paraId="5FFC0968" w14:textId="2471EF8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E7D58" w:rsidRDefault="005E7D58" w14:paraId="6301BF2F" w14:textId="1FCC125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15, 30, 45, 90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E7D58" w:rsidRDefault="005E7D58" w14:paraId="55105733" w14:textId="2B077F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 field during quote</w:t>
            </w:r>
          </w:p>
        </w:tc>
      </w:tr>
      <w:tr w:rsidR="005979B0" w:rsidTr="1E39DF4E" w14:paraId="4B56FEF6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7BDF7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commentRangeStart w:id="354"/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Valid Till (Date)</w:t>
            </w:r>
            <w:commentRangeEnd w:id="354"/>
            <w:r>
              <w:rPr>
                <w:rStyle w:val="CommentReference"/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IN"/>
              </w:rPr>
              <w:commentReference w:id="354"/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573B7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Date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C3389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2FC508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A900B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The expiry date of the quote.</w:t>
            </w:r>
          </w:p>
        </w:tc>
      </w:tr>
      <w:tr w:rsidR="005979B0" w:rsidTr="1E39DF4E" w14:paraId="48A5D3EE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65EAE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Billing Address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5B7EBA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99E1C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481F6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E1088CF" w14:textId="40C90FB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The billing address for the customer.</w:t>
            </w:r>
          </w:p>
        </w:tc>
      </w:tr>
      <w:tr w:rsidR="005979B0" w:rsidTr="1E39DF4E" w14:paraId="149A6FB3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DF819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Shipping Address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1BF09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A0B0B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C38D1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1E378F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The shipping address for the customer.</w:t>
            </w:r>
          </w:p>
        </w:tc>
      </w:tr>
      <w:tr w:rsidR="005979B0" w:rsidTr="1E39DF4E" w14:paraId="5AECB489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5E0BA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Shipping Mode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629F1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E94847" w14:paraId="30656867" w14:textId="0A4597E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F13B2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Air, Road, Sea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8E59B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The mode of shipping chosen for the quote.</w:t>
            </w:r>
          </w:p>
        </w:tc>
      </w:tr>
      <w:tr w:rsidR="005979B0" w:rsidTr="1E39DF4E" w14:paraId="5B6C228F" w14:textId="77777777">
        <w:trPr>
          <w:trHeight w:val="864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73B8E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Vertical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E94847" w14:paraId="70F4A2B9" w14:textId="43EF097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Picklist 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E94847" w14:paraId="62B8085F" w14:textId="1FCA49F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61FFA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5391F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The vertical or business sector the quote is related to.</w:t>
            </w:r>
          </w:p>
        </w:tc>
      </w:tr>
      <w:tr w:rsidR="00E94847" w:rsidTr="1E39DF4E" w14:paraId="2353DE15" w14:textId="77777777">
        <w:trPr>
          <w:trHeight w:val="864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E94847" w:rsidRDefault="00E94847" w14:paraId="68BC8BD9" w14:textId="1BFA4E6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Category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E94847" w:rsidRDefault="00E94847" w14:paraId="244DE5FD" w14:textId="41E850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Search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E94847" w:rsidRDefault="00E94847" w14:paraId="5B7CF2CD" w14:textId="5CD3DB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E94847" w:rsidRDefault="00E94847" w14:paraId="637B7E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E94847" w:rsidRDefault="00E94847" w14:paraId="13BBB6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</w:p>
        </w:tc>
      </w:tr>
      <w:tr w:rsidR="005979B0" w:rsidTr="1E39DF4E" w14:paraId="26EA3D17" w14:textId="77777777">
        <w:trPr>
          <w:trHeight w:val="1728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16EE4" w:rsidR="005979B0" w:rsidRDefault="00116867" w14:paraId="330F5A1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B16EE4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Bank Details (from GST &amp; Bank Master)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16EE4" w:rsidR="005979B0" w:rsidRDefault="00116867" w14:paraId="600B52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B16EE4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Lookup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16EE4" w:rsidR="005979B0" w:rsidRDefault="00116867" w14:paraId="61482A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B16EE4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  <w:ins w:author="Manoj V Menon" w:date="2025-09-24T10:54:00Z" w:id="355">
              <w:r w:rsidRPr="00B16EE4">
                <w:rPr>
                  <w:rFonts w:ascii="Times New Roman" w:hAnsi="Times New Roman" w:eastAsia="Times New Roman" w:cs="Times New Roman"/>
                  <w:color w:val="FF0000"/>
                  <w:lang w:val="en-IN"/>
                </w:rPr>
                <w:t xml:space="preserve"> (Cyrix bank )</w:t>
              </w:r>
            </w:ins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16EE4" w:rsidR="005979B0" w:rsidRDefault="00116867" w14:paraId="46F688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B16EE4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16EE4" w:rsidR="005979B0" w:rsidP="1E39DF4E" w:rsidRDefault="00116867" w14:paraId="183CBFD8" w14:textId="18A5EB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US"/>
              </w:rPr>
            </w:pPr>
            <w:r w:rsidRPr="1E39DF4E" w:rsidR="00116867">
              <w:rPr>
                <w:rFonts w:ascii="Times New Roman" w:hAnsi="Times New Roman" w:eastAsia="Times New Roman" w:cs="Times New Roman"/>
                <w:color w:val="FF0000"/>
                <w:lang w:val="en-US"/>
              </w:rPr>
              <w:t xml:space="preserve">Bank details linked to the quote, fetched from the GST &amp; </w:t>
            </w:r>
            <w:r w:rsidRPr="1E39DF4E" w:rsidR="00116867">
              <w:rPr>
                <w:rFonts w:ascii="Times New Roman" w:hAnsi="Times New Roman" w:eastAsia="Times New Roman" w:cs="Times New Roman"/>
                <w:b w:val="1"/>
                <w:bCs w:val="1"/>
                <w:color w:val="FF0000"/>
                <w:highlight w:val="yellow"/>
                <w:lang w:val="en-US"/>
              </w:rPr>
              <w:t xml:space="preserve">Bank </w:t>
            </w:r>
            <w:commentRangeStart w:id="356"/>
            <w:commentRangeStart w:id="357"/>
            <w:r w:rsidRPr="1E39DF4E" w:rsidR="00116867">
              <w:rPr>
                <w:rFonts w:ascii="Times New Roman" w:hAnsi="Times New Roman" w:eastAsia="Times New Roman" w:cs="Times New Roman"/>
                <w:b w:val="1"/>
                <w:bCs w:val="1"/>
                <w:color w:val="FF0000"/>
                <w:highlight w:val="yellow"/>
                <w:lang w:val="en-US"/>
              </w:rPr>
              <w:t>master</w:t>
            </w:r>
            <w:commentRangeEnd w:id="356"/>
            <w:r>
              <w:rPr>
                <w:rStyle w:val="CommentReference"/>
              </w:rPr>
              <w:commentReference w:id="356"/>
            </w:r>
            <w:commentRangeEnd w:id="357"/>
            <w:r>
              <w:rPr>
                <w:rStyle w:val="CommentReference"/>
              </w:rPr>
              <w:commentReference w:id="357"/>
            </w:r>
            <w:r w:rsidRPr="1E39DF4E" w:rsidR="00116867">
              <w:rPr>
                <w:rFonts w:ascii="Times New Roman" w:hAnsi="Times New Roman" w:eastAsia="Times New Roman" w:cs="Times New Roman"/>
                <w:b w:val="1"/>
                <w:bCs w:val="1"/>
                <w:color w:val="FF0000"/>
                <w:highlight w:val="yellow"/>
                <w:lang w:val="en-US"/>
              </w:rPr>
              <w:t>.</w:t>
            </w:r>
            <w:r w:rsidRPr="1E39DF4E" w:rsidR="00E94847">
              <w:rPr>
                <w:rFonts w:ascii="Times New Roman" w:hAnsi="Times New Roman" w:eastAsia="Times New Roman" w:cs="Times New Roman"/>
                <w:b w:val="1"/>
                <w:bCs w:val="1"/>
                <w:color w:val="FF0000"/>
                <w:lang w:val="en-US"/>
              </w:rPr>
              <w:t xml:space="preserve"> </w:t>
            </w:r>
            <w:r w:rsidRPr="1E39DF4E" w:rsidR="00060F17">
              <w:rPr>
                <w:rFonts w:ascii="Times New Roman" w:hAnsi="Times New Roman" w:eastAsia="Times New Roman" w:cs="Times New Roman"/>
                <w:b w:val="1"/>
                <w:bCs w:val="1"/>
                <w:color w:val="FF0000"/>
                <w:lang w:val="en-US"/>
              </w:rPr>
              <w:t xml:space="preserve"> </w:t>
            </w:r>
          </w:p>
        </w:tc>
      </w:tr>
      <w:tr w:rsidR="005979B0" w:rsidTr="1E39DF4E" w14:paraId="50FFD7B3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92E1D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Cyrix GST Number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1CDC0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B16EE4" w14:paraId="3A157067" w14:textId="7602588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656ADF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</w:pPr>
            <w:ins w:author="Manoj V Menon" w:date="2025-09-24T10:54:00Z" w:id="358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Mandatory by region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538B8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GST number associated with Cyrix.</w:t>
            </w:r>
          </w:p>
        </w:tc>
      </w:tr>
      <w:tr w:rsidR="005979B0" w:rsidTr="1E39DF4E" w14:paraId="69A14B22" w14:textId="77777777">
        <w:trPr>
          <w:trHeight w:val="1152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2A5C68" w:rsidR="005979B0" w:rsidRDefault="00116867" w14:paraId="44784F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2A5C68">
              <w:rPr>
                <w:rFonts w:ascii="Times New Roman" w:hAnsi="Times New Roman" w:eastAsia="Times New Roman" w:cs="Times New Roman"/>
                <w:lang w:val="en-IN"/>
              </w:rPr>
              <w:t xml:space="preserve">T&amp;C </w:t>
            </w:r>
            <w:commentRangeStart w:id="359"/>
            <w:r w:rsidRPr="002A5C68">
              <w:rPr>
                <w:rFonts w:ascii="Times New Roman" w:hAnsi="Times New Roman" w:eastAsia="Times New Roman" w:cs="Times New Roman"/>
                <w:lang w:val="en-IN"/>
              </w:rPr>
              <w:t>Master</w:t>
            </w:r>
            <w:commentRangeEnd w:id="359"/>
            <w:r w:rsidRPr="002A5C68" w:rsidR="008A039C">
              <w:rPr>
                <w:rStyle w:val="CommentReference"/>
              </w:rPr>
              <w:commentReference w:id="359"/>
            </w:r>
            <w:r w:rsidRPr="002A5C68">
              <w:rPr>
                <w:rFonts w:ascii="Times New Roman" w:hAnsi="Times New Roman" w:eastAsia="Times New Roman" w:cs="Times New Roman"/>
                <w:lang w:val="en-IN"/>
              </w:rPr>
              <w:t xml:space="preserve"> (reference)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2A5C68" w:rsidR="005979B0" w:rsidRDefault="00116867" w14:paraId="4BAA451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2A5C68">
              <w:rPr>
                <w:rFonts w:ascii="Times New Roman" w:hAnsi="Times New Roman" w:eastAsia="Times New Roman" w:cs="Times New Roman"/>
                <w:lang w:val="en-IN"/>
              </w:rPr>
              <w:t>Lookup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2A5C68" w:rsidR="005979B0" w:rsidRDefault="005979B0" w14:paraId="30DA9C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2A5C68" w:rsidR="005979B0" w:rsidRDefault="00116867" w14:paraId="138A38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ins w:author="Manoj V Menon" w:date="2025-09-24T10:54:00Z" w:id="360">
              <w:r w:rsidRPr="002A5C68">
                <w:rPr>
                  <w:rFonts w:ascii="Times New Roman" w:hAnsi="Times New Roman" w:eastAsia="Times New Roman" w:cs="Times New Roman"/>
                  <w:lang w:val="en-IN"/>
                </w:rPr>
                <w:t>Mandatory by product/service</w:t>
              </w:r>
            </w:ins>
            <w:r w:rsidRPr="002A5C68">
              <w:rPr>
                <w:rFonts w:ascii="Times New Roman" w:hAnsi="Times New Roman" w:eastAsia="Times New Roman" w:cs="Times New Roman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2A5C68" w:rsidR="005979B0" w:rsidRDefault="00116867" w14:paraId="5EC1F7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2A5C68">
              <w:rPr>
                <w:rFonts w:ascii="Times New Roman" w:hAnsi="Times New Roman" w:eastAsia="Times New Roman" w:cs="Times New Roman"/>
                <w:lang w:val="en-IN"/>
              </w:rPr>
              <w:t xml:space="preserve">Reference to the terms and conditions </w:t>
            </w:r>
            <w:commentRangeStart w:id="361"/>
            <w:r w:rsidRPr="002A5C68">
              <w:rPr>
                <w:rFonts w:ascii="Times New Roman" w:hAnsi="Times New Roman" w:eastAsia="Times New Roman" w:cs="Times New Roman"/>
                <w:lang w:val="en-IN"/>
              </w:rPr>
              <w:t>master</w:t>
            </w:r>
            <w:commentRangeEnd w:id="361"/>
            <w:r w:rsidRPr="002A5C68" w:rsidR="005E7D58">
              <w:rPr>
                <w:rStyle w:val="CommentReference"/>
              </w:rPr>
              <w:commentReference w:id="361"/>
            </w:r>
            <w:r w:rsidRPr="002A5C68">
              <w:rPr>
                <w:rFonts w:ascii="Times New Roman" w:hAnsi="Times New Roman" w:eastAsia="Times New Roman" w:cs="Times New Roman"/>
                <w:lang w:val="en-IN"/>
              </w:rPr>
              <w:t>.</w:t>
            </w:r>
          </w:p>
        </w:tc>
      </w:tr>
      <w:tr w:rsidR="005979B0" w:rsidTr="1E39DF4E" w14:paraId="10236022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5979B0" w:rsidRDefault="00116867" w14:paraId="49E59B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5E7D58">
              <w:rPr>
                <w:rFonts w:ascii="Times New Roman" w:hAnsi="Times New Roman" w:eastAsia="Times New Roman" w:cs="Times New Roman"/>
                <w:lang w:val="en-IN"/>
              </w:rPr>
              <w:t>Payment Terms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5979B0" w:rsidRDefault="005E7D58" w14:paraId="643DE72A" w14:textId="464672D1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>
              <w:rPr>
                <w:rFonts w:ascii="Times New Roman" w:hAnsi="Times New Roman" w:eastAsia="Times New Roman" w:cs="Times New Roman"/>
                <w:lang w:val="en-IN"/>
              </w:rPr>
              <w:t>Text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5979B0" w:rsidRDefault="00116867" w14:paraId="734331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5E7D58">
              <w:rPr>
                <w:rFonts w:ascii="Times New Roman" w:hAnsi="Times New Roman" w:eastAsia="Times New Roman" w:cs="Times New Roman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5979B0" w:rsidRDefault="00116867" w14:paraId="6B50CC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5E7D58">
              <w:rPr>
                <w:rFonts w:ascii="Times New Roman" w:hAnsi="Times New Roman" w:eastAsia="Times New Roman" w:cs="Times New Roman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5979B0" w:rsidRDefault="00116867" w14:paraId="653D40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 w:rsidRPr="005E7D58">
              <w:rPr>
                <w:rFonts w:ascii="Times New Roman" w:hAnsi="Times New Roman" w:eastAsia="Times New Roman" w:cs="Times New Roman"/>
                <w:lang w:val="en-IN"/>
              </w:rPr>
              <w:t>The terms of payment specified in the quote. Cyrix can finalize it should be text or picklist</w:t>
            </w:r>
          </w:p>
        </w:tc>
      </w:tr>
      <w:tr w:rsidR="002A5C68" w:rsidTr="1E39DF4E" w14:paraId="355012BE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2A5C68" w:rsidRDefault="002A5C68" w14:paraId="717A33B0" w14:textId="69D3AD49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>
              <w:rPr>
                <w:rFonts w:ascii="Times New Roman" w:hAnsi="Times New Roman" w:eastAsia="Times New Roman" w:cs="Times New Roman"/>
                <w:lang w:val="en-IN"/>
              </w:rPr>
              <w:t>Percentage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2A5C68" w:rsidRDefault="002A5C68" w14:paraId="781DD7C7" w14:textId="01A9DF76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>
              <w:rPr>
                <w:rFonts w:ascii="Times New Roman" w:hAnsi="Times New Roman" w:eastAsia="Times New Roman" w:cs="Times New Roman"/>
                <w:lang w:val="en-IN"/>
              </w:rPr>
              <w:t>100%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2A5C68" w:rsidRDefault="002A5C68" w14:paraId="2BEBDC6A" w14:textId="067A7C99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>
              <w:rPr>
                <w:rFonts w:ascii="Times New Roman" w:hAnsi="Times New Roman" w:eastAsia="Times New Roman" w:cs="Times New Roman"/>
                <w:lang w:val="en-IN"/>
              </w:rPr>
              <w:t>validation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2A5C68" w:rsidRDefault="002A5C68" w14:paraId="127390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5E7D58" w:rsidR="002A5C68" w:rsidRDefault="002A5C68" w14:paraId="76765963" w14:textId="30A04FE0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/>
              </w:rPr>
            </w:pPr>
            <w:r>
              <w:rPr>
                <w:rFonts w:ascii="Times New Roman" w:hAnsi="Times New Roman" w:eastAsia="Times New Roman" w:cs="Times New Roman"/>
                <w:lang w:val="en-IN"/>
              </w:rPr>
              <w:t>System will validate 100% is selected or not</w:t>
            </w:r>
          </w:p>
        </w:tc>
      </w:tr>
      <w:tr w:rsidR="002A5C68" w:rsidTr="1E39DF4E" w14:paraId="298E78E4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60F17" w:rsidR="002A5C68" w:rsidRDefault="002A5C68" w14:paraId="2960CF6D" w14:textId="5F8DC458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 xml:space="preserve">Delivery 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60F17" w:rsidR="002A5C68" w:rsidRDefault="002A5C68" w14:paraId="020253AE" w14:textId="1F2BCD92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>picklist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60F17" w:rsidR="002A5C68" w:rsidRDefault="002A5C68" w14:paraId="2E50EDD7" w14:textId="1D7265FF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60F17" w:rsidR="002A5C68" w:rsidRDefault="002A5C68" w14:paraId="302059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>12-15 weeks,</w:t>
            </w:r>
          </w:p>
          <w:p w:rsidRPr="00060F17" w:rsidR="002A5C68" w:rsidRDefault="002A5C68" w14:paraId="71C10A5A" w14:textId="6E114A5C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60F17" w:rsidR="002A5C68" w:rsidRDefault="002A5C68" w14:paraId="15B706D9" w14:textId="7E9CE5CC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val="en-IN"/>
              </w:rPr>
            </w:pP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>More picklist values need</w:t>
            </w:r>
            <w:r w:rsidRPr="00060F17">
              <w:rPr>
                <w:rFonts w:ascii="Times New Roman" w:hAnsi="Times New Roman" w:eastAsia="Times New Roman" w:cs="Times New Roman"/>
                <w:highlight w:val="yellow"/>
                <w:lang w:val="en-IN"/>
              </w:rPr>
              <w:t>s to be shared by CYRIX</w:t>
            </w:r>
          </w:p>
        </w:tc>
      </w:tr>
      <w:tr w:rsidR="005979B0" w:rsidTr="1E39DF4E" w14:paraId="0F0B0258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DE8ADEF" w14:textId="393EA17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 xml:space="preserve">Shipping </w:t>
            </w:r>
            <w:commentRangeStart w:id="362"/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Charges</w:t>
            </w:r>
            <w:commentRangeEnd w:id="362"/>
            <w:r w:rsidR="008A039C">
              <w:rPr>
                <w:rStyle w:val="CommentReference"/>
              </w:rPr>
              <w:commentReference w:id="362"/>
            </w:r>
            <w:r w:rsidRPr="008A039C" w:rsid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 xml:space="preserve"> 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4C76E378" w14:textId="1810DCD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Manual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7091A4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4AA6CC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not to be shown in quote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7872D2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Shipping charges, entered manually.</w:t>
            </w:r>
            <w:ins w:author="Manoj V Menon" w:date="2025-09-24T10:57:00Z" w:id="363">
              <w:r w:rsidRPr="008A039C">
                <w:rPr>
                  <w:rFonts w:ascii="Times New Roman" w:hAnsi="Times New Roman" w:eastAsia="Times New Roman" w:cs="Times New Roman"/>
                  <w:color w:val="FF0000"/>
                  <w:lang w:val="en-IN"/>
                </w:rPr>
                <w:t xml:space="preserve"> Usually included</w:t>
              </w:r>
            </w:ins>
          </w:p>
        </w:tc>
      </w:tr>
      <w:tr w:rsidR="005979B0" w:rsidTr="1E39DF4E" w14:paraId="17565E51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55255D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Packing Charges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1EDD1027" w14:textId="59F3F93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Manual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479EE4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279905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 not to be shown in quote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4C48BA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Packing charges, entered manually.</w:t>
            </w:r>
            <w:ins w:author="Manoj V Menon" w:date="2025-09-24T10:56:00Z" w:id="364">
              <w:r w:rsidRPr="008A039C">
                <w:rPr>
                  <w:rFonts w:ascii="Times New Roman" w:hAnsi="Times New Roman" w:eastAsia="Times New Roman" w:cs="Times New Roman"/>
                  <w:color w:val="FF0000"/>
                  <w:lang w:val="en-IN"/>
                </w:rPr>
                <w:t xml:space="preserve"> </w:t>
              </w:r>
            </w:ins>
            <w:ins w:author="Manoj V Menon" w:date="2025-09-24T10:57:00Z" w:id="365">
              <w:r w:rsidRPr="008A039C">
                <w:rPr>
                  <w:rFonts w:ascii="Times New Roman" w:hAnsi="Times New Roman" w:eastAsia="Times New Roman" w:cs="Times New Roman"/>
                  <w:color w:val="FF0000"/>
                  <w:lang w:val="en-IN"/>
                </w:rPr>
                <w:t>Usually included</w:t>
              </w:r>
            </w:ins>
          </w:p>
        </w:tc>
      </w:tr>
      <w:tr w:rsidR="005979B0" w:rsidTr="1E39DF4E" w14:paraId="1597AF7A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080BA31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Installation Cost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7A0A9E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Manual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17726C6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04D28F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 not to be shown in quote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2538BB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Installation charges, entered manually.</w:t>
            </w:r>
            <w:ins w:author="Manoj V Menon" w:date="2025-09-24T10:57:00Z" w:id="366">
              <w:r w:rsidRPr="008A039C">
                <w:rPr>
                  <w:rFonts w:ascii="Times New Roman" w:hAnsi="Times New Roman" w:eastAsia="Times New Roman" w:cs="Times New Roman"/>
                  <w:color w:val="FF0000"/>
                  <w:lang w:val="en-IN"/>
                </w:rPr>
                <w:t xml:space="preserve"> Usually included</w:t>
              </w:r>
            </w:ins>
          </w:p>
        </w:tc>
      </w:tr>
      <w:tr w:rsidR="005979B0" w:rsidTr="1E39DF4E" w14:paraId="71FB1814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5F3D4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Training Cost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5C501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Manual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CDF88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64901D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 not to be shown in quote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7EDEFB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Training charges, entered manually.</w:t>
            </w:r>
          </w:p>
        </w:tc>
      </w:tr>
      <w:tr w:rsidR="005979B0" w:rsidTr="1E39DF4E" w14:paraId="5502B9E1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6E0B96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Promotional Cost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23CE43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Manual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202CCA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Optional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026398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  not to be shown in quote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11DC0E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Promotional charges, entered manually.</w:t>
            </w:r>
          </w:p>
        </w:tc>
      </w:tr>
      <w:tr w:rsidR="005979B0" w:rsidTr="1E39DF4E" w14:paraId="77433BE5" w14:textId="77777777">
        <w:trPr>
          <w:trHeight w:val="576"/>
        </w:trPr>
        <w:tc>
          <w:tcPr>
            <w:tcW w:w="13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8AB29CA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Insurance Cost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4608EA70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27C9DE71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61CC212A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not to be shown in quote</w:t>
            </w:r>
          </w:p>
        </w:tc>
        <w:tc>
          <w:tcPr>
            <w:tcW w:w="24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26B85F7F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</w:tr>
      <w:tr w:rsidR="005979B0" w:rsidTr="1E39DF4E" w14:paraId="049F399C" w14:textId="77777777">
        <w:trPr>
          <w:trHeight w:val="576"/>
        </w:trPr>
        <w:tc>
          <w:tcPr>
            <w:tcW w:w="13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26B02838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Internal transport cost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4341A3A7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63258627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15AD3F3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not to be shown in quote</w:t>
            </w:r>
          </w:p>
        </w:tc>
        <w:tc>
          <w:tcPr>
            <w:tcW w:w="24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66EA6221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</w:tr>
      <w:tr w:rsidR="005979B0" w:rsidTr="1E39DF4E" w14:paraId="4E9C996C" w14:textId="77777777">
        <w:trPr>
          <w:trHeight w:val="576"/>
        </w:trPr>
        <w:tc>
          <w:tcPr>
            <w:tcW w:w="13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319BD8E5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Warranty cost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433659CB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55A2F3F1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116867" w14:paraId="071BC23D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  <w:r w:rsidRPr="008A039C">
              <w:rPr>
                <w:rFonts w:ascii="Times New Roman" w:hAnsi="Times New Roman" w:eastAsia="Times New Roman" w:cs="Times New Roman"/>
                <w:color w:val="FF0000"/>
                <w:lang w:val="en-IN"/>
              </w:rPr>
              <w:t>not to be shown in quote</w:t>
            </w:r>
          </w:p>
        </w:tc>
        <w:tc>
          <w:tcPr>
            <w:tcW w:w="24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8A039C" w:rsidR="005979B0" w:rsidRDefault="005979B0" w14:paraId="60F804FF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FF0000"/>
                <w:lang w:val="en-IN"/>
              </w:rPr>
            </w:pPr>
          </w:p>
        </w:tc>
      </w:tr>
      <w:tr w:rsidR="005979B0" w:rsidTr="1E39DF4E" w14:paraId="5A6A6C66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56E554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Version Number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10CB8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2E6B1B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91AB2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8C892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Version</w:t>
            </w:r>
            <w:ins w:author="Manoj V Menon" w:date="2025-09-24T10:58:00Z" w:id="367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/revision</w:t>
              </w:r>
            </w:ins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 xml:space="preserve"> number of the quote.</w:t>
            </w:r>
          </w:p>
        </w:tc>
      </w:tr>
      <w:tr w:rsidR="005979B0" w:rsidTr="1E39DF4E" w14:paraId="4C180BAB" w14:textId="77777777">
        <w:trPr>
          <w:trHeight w:val="576"/>
        </w:trPr>
        <w:tc>
          <w:tcPr>
            <w:tcW w:w="13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7744E4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Is Active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4B2391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Checkbox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035FB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07B8FB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05979B0" w:rsidRDefault="00116867" w14:paraId="30A358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whether the quote is active or not.</w:t>
            </w:r>
          </w:p>
        </w:tc>
      </w:tr>
    </w:tbl>
    <w:p w:rsidR="005979B0" w:rsidRDefault="00116867" w14:paraId="1FF3D370" w14:textId="77777777">
      <w:pPr>
        <w:spacing w:before="240" w:after="240"/>
        <w:rPr>
          <w:rFonts w:ascii="Times New Roman" w:hAnsi="Times New Roman" w:eastAsia="Calibri" w:cs="Times New Roman"/>
          <w:b/>
          <w:color w:val="000000"/>
        </w:rPr>
      </w:pPr>
      <w:r>
        <w:rPr>
          <w:rFonts w:ascii="Times New Roman" w:hAnsi="Times New Roman" w:eastAsia="Calibri" w:cs="Times New Roman"/>
          <w:b/>
          <w:color w:val="000000"/>
        </w:rPr>
        <w:t>Quote Line Items Fields</w:t>
      </w:r>
    </w:p>
    <w:tbl>
      <w:tblPr>
        <w:tblW w:w="8647" w:type="dxa"/>
        <w:tblInd w:w="-5" w:type="dxa"/>
        <w:tblLook w:val="04A0" w:firstRow="1" w:lastRow="0" w:firstColumn="1" w:lastColumn="0" w:noHBand="0" w:noVBand="1"/>
      </w:tblPr>
      <w:tblGrid>
        <w:gridCol w:w="2001"/>
        <w:gridCol w:w="1274"/>
        <w:gridCol w:w="1280"/>
        <w:gridCol w:w="1078"/>
        <w:gridCol w:w="3014"/>
      </w:tblGrid>
      <w:tr w:rsidR="005979B0" w14:paraId="305917E8" w14:textId="77777777">
        <w:trPr>
          <w:trHeight w:val="696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4899B01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7F1D0A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4DE30D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35FD3C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30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="005979B0" w:rsidRDefault="00116867" w14:paraId="45EDF4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5979B0" w14:paraId="0632A757" w14:textId="77777777">
        <w:trPr>
          <w:trHeight w:val="90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7170F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Line Item No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BAC6B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Auto-generated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FA1D0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879E8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94FAF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Unique identifier for each line item, generated automatically.</w:t>
            </w:r>
          </w:p>
        </w:tc>
      </w:tr>
      <w:tr w:rsidR="005979B0" w14:paraId="0E356330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DDC3D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Code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6C39D05" w14:textId="6EB7F37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9ED71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FEFD5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A061A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Unique code for the product. Captured by system based on the product added to the quote</w:t>
            </w:r>
          </w:p>
        </w:tc>
      </w:tr>
      <w:tr w:rsidR="005979B0" w14:paraId="63025CA6" w14:textId="77777777">
        <w:trPr>
          <w:trHeight w:val="1152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71EC1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Line Description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B2E862F" w14:textId="220370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1BFB5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54F3B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32368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Short description of the product.</w:t>
            </w:r>
          </w:p>
        </w:tc>
      </w:tr>
      <w:tr w:rsidR="005979B0" w14:paraId="27C8F9D6" w14:textId="77777777">
        <w:trPr>
          <w:trHeight w:val="1728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FF45C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Product Detailed Description (Features &amp; Specs)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B03CD09" w14:textId="3248D14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68D62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846B2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BBEA0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Detailed description of the product including features and specifications. Captured by system based on the product added to the quote</w:t>
            </w:r>
          </w:p>
        </w:tc>
      </w:tr>
      <w:tr w:rsidR="005979B0" w14:paraId="409C4E0B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3A5F4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Quantity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404D77E" w14:textId="2E90FD0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Number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DFE52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F6778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4E133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The quantity of the each product </w:t>
            </w:r>
          </w:p>
        </w:tc>
      </w:tr>
      <w:tr w:rsidR="005979B0" w14:paraId="2D392A3D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41482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Price</w:t>
            </w:r>
            <w:ins w:author="Manoj V Menon" w:date="2025-09-26T04:53:00Z" w:id="368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(M</w:t>
              </w:r>
            </w:ins>
            <w:ins w:author="Manoj V Menon" w:date="2025-09-26T04:54:00Z" w:id="369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>ulti-currency)</w:t>
              </w:r>
            </w:ins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78AA2B7" w14:textId="4631BA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Number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99149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DBB82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1E67D1D" w14:textId="31771D9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Price per unit of the product.</w:t>
            </w:r>
            <w:r w:rsidR="004011F8">
              <w:rPr>
                <w:rFonts w:ascii="Times New Roman" w:hAnsi="Times New Roman" w:eastAsia="Times New Roman" w:cs="Times New Roman"/>
                <w:color w:val="000000"/>
                <w:lang w:val="en-IN"/>
              </w:rPr>
              <w:t xml:space="preserve"> </w:t>
            </w:r>
          </w:p>
        </w:tc>
      </w:tr>
      <w:tr w:rsidR="005979B0" w14:paraId="4BD157E2" w14:textId="77777777">
        <w:trPr>
          <w:trHeight w:val="1402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7130A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Tax (IGST/CGST/SGST auto-applied based on customer territory)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D4429BA" w14:textId="7CBA881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5DBB48F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17072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IGST, CGST, SGST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D519A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Applicable tax type based on customer location.</w:t>
            </w:r>
          </w:p>
        </w:tc>
      </w:tr>
      <w:tr w:rsidR="005979B0" w14:paraId="5A034259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2CC46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Total Cost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08A02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9A3C7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BDC4A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DDD50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Total cost of the line item (Price * Quantity).</w:t>
            </w:r>
          </w:p>
        </w:tc>
      </w:tr>
      <w:tr w:rsidR="005979B0" w14:paraId="72457AD7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406102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Warranty Terms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F8455BC" w14:textId="75CAEA1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3E1E7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463DC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63D182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Details about the warranty terms for the product.</w:t>
            </w:r>
          </w:p>
        </w:tc>
      </w:tr>
      <w:tr w:rsidR="005979B0" w14:paraId="3B383D64" w14:textId="77777777">
        <w:trPr>
          <w:trHeight w:val="576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044617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Installation Terms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25189D4F" w14:textId="42C95FC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val="en-IN"/>
              </w:rPr>
              <w:t>Text</w:t>
            </w:r>
            <w:ins w:author="Manoj V Menon" w:date="2025-09-24T11:00:00Z" w:id="370">
              <w:r>
                <w:rPr>
                  <w:rFonts w:ascii="Times New Roman" w:hAnsi="Times New Roman" w:eastAsia="Times New Roman" w:cs="Times New Roman"/>
                  <w:color w:val="000000" w:themeColor="text1"/>
                  <w:lang w:val="en-IN"/>
                </w:rPr>
                <w:t xml:space="preserve"> </w:t>
              </w:r>
            </w:ins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0E879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9FA1A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1FC08B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Conditions regarding the installation of the product.</w:t>
            </w:r>
          </w:p>
        </w:tc>
      </w:tr>
      <w:tr w:rsidR="005979B0" w14:paraId="538B5CF5" w14:textId="77777777">
        <w:trPr>
          <w:trHeight w:val="1152"/>
        </w:trPr>
        <w:tc>
          <w:tcPr>
            <w:tcW w:w="20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94D3C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Price Status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BB4AD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A801B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778A3A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Approval Required, Not Required</w:t>
            </w:r>
          </w:p>
        </w:tc>
        <w:tc>
          <w:tcPr>
            <w:tcW w:w="3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5979B0" w:rsidRDefault="00116867" w14:paraId="336DE3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IN"/>
              </w:rPr>
              <w:t>Indicates whether the price needs approval before confirmation.</w:t>
            </w:r>
          </w:p>
        </w:tc>
      </w:tr>
    </w:tbl>
    <w:p w:rsidR="005979B0" w:rsidRDefault="00116867" w14:paraId="39E8BACF" w14:textId="754ACC36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ml8908kmrhjn" w:colFirst="0" w:colLast="0" w:id="371"/>
      <w:bookmarkEnd w:id="37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Quote Lifecycle</w:t>
      </w:r>
      <w:r w:rsidR="00FB5D97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</w:p>
    <w:p w:rsidR="005979B0" w:rsidRDefault="00116867" w14:paraId="72F65FDD" w14:textId="7CB57A8F">
      <w:pPr>
        <w:numPr>
          <w:ilvl w:val="0"/>
          <w:numId w:val="46"/>
        </w:numPr>
        <w:spacing w:before="240"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Drafted (created by Sales Executive).</w:t>
      </w:r>
      <w:ins w:author="Manoj V Menon" w:date="2025-09-26T04:56:00Z" w:id="37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  <w:ins w:author="Manoj V Menon" w:date="2025-09-26T04:57:00Z" w:id="37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No approval required if prices are </w:t>
        </w:r>
        <w:commentRangeStart w:id="374"/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within</w:t>
        </w:r>
      </w:ins>
      <w:commentRangeEnd w:id="374"/>
      <w:r w:rsidR="006E5E8D">
        <w:rPr>
          <w:rStyle w:val="CommentReference"/>
        </w:rPr>
        <w:commentReference w:id="374"/>
      </w:r>
      <w:ins w:author="Manoj V Menon" w:date="2025-09-26T04:57:00Z" w:id="37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the limit</w:t>
        </w:r>
      </w:ins>
      <w:ins w:author="Manoj V Menon" w:date="2025-09-26T04:58:00Z" w:id="37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for individual items. If its a configured product/combo - m</w:t>
        </w:r>
      </w:ins>
      <w:ins w:author="Manoj V Menon" w:date="2025-09-26T04:59:00Z" w:id="377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anager approval mandatory (ASM/TSM-)</w:t>
        </w:r>
      </w:ins>
      <w:r w:rsidR="0030093B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7A7C8D28" w14:textId="3291CB44">
      <w:pPr>
        <w:numPr>
          <w:ilvl w:val="0"/>
          <w:numId w:val="46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Submitted for Approval (if pricing</w:t>
      </w:r>
      <w:ins w:author="Manoj V Menon" w:date="2025-09-26T04:59:00Z" w:id="37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/combo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 outside user role limit).</w:t>
      </w:r>
      <w:ins w:author="Manoj V Menon" w:date="2025-09-24T11:01:00Z" w:id="37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(l1=L5 depending</w:t>
        </w:r>
      </w:ins>
      <w:r w:rsidR="0030093B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ins w:author="Manoj V Menon" w:date="2025-09-24T11:01:00Z" w:id="38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on discoun</w:t>
        </w:r>
      </w:ins>
      <w:ins w:author="Manoj V Menon" w:date="2025-09-24T11:02:00Z" w:id="38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ts/prices asked)</w:t>
        </w:r>
      </w:ins>
      <w:r w:rsidR="006E5E8D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r w:rsidR="008A039C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6E7FF521" w14:textId="1E2FD096">
      <w:pPr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Approved / Rejected (by approver in Region/Territory master).</w:t>
      </w:r>
      <w:r w:rsidR="006E5E8D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r w:rsidR="0030093B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4A753CFB" w14:textId="61057AE8">
      <w:pPr>
        <w:numPr>
          <w:ilvl w:val="0"/>
          <w:numId w:val="46"/>
        </w:numPr>
        <w:spacing w:after="0"/>
        <w:rPr>
          <w:ins w:author="Manoj V Menon" w:date="2025-09-26T05:00:00Z" w:id="382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Sent to Customer (via </w:t>
      </w:r>
      <w:ins w:author="Manoj V Menon" w:date="2025-09-26T04:59:00Z" w:id="383">
        <w:r>
          <w:rPr>
            <w:rFonts w:ascii="Times New Roman" w:hAnsi="Times New Roman" w:eastAsia="Calibri" w:cs="Times New Roman"/>
            <w:color w:val="000000" w:themeColor="text1"/>
          </w:rPr>
          <w:t>Print/</w:t>
        </w:r>
      </w:ins>
      <w:r>
        <w:rPr>
          <w:rFonts w:ascii="Times New Roman" w:hAnsi="Times New Roman" w:eastAsia="Calibri" w:cs="Times New Roman"/>
          <w:color w:val="000000" w:themeColor="text1"/>
        </w:rPr>
        <w:t>Email/WhatsApp*).</w:t>
      </w:r>
      <w:r w:rsidR="008A039C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47B66832" w14:textId="77777777">
      <w:pPr>
        <w:numPr>
          <w:ilvl w:val="0"/>
          <w:numId w:val="46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6T05:00:00Z" w:id="38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Versions if required.</w:t>
        </w:r>
      </w:ins>
    </w:p>
    <w:p w:rsidR="005979B0" w:rsidRDefault="00116867" w14:paraId="5F12C7F9" w14:textId="77777777">
      <w:pPr>
        <w:numPr>
          <w:ilvl w:val="0"/>
          <w:numId w:val="46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Accepted / Denied (customer response).</w:t>
      </w:r>
      <w:ins w:author="Manoj V Menon" w:date="2025-09-24T11:01:00Z" w:id="38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Reasons to be added for next version. Same approval cycle again .</w:t>
        </w:r>
      </w:ins>
    </w:p>
    <w:p w:rsidR="005979B0" w:rsidRDefault="00116867" w14:paraId="1538599B" w14:textId="77777777">
      <w:pPr>
        <w:numPr>
          <w:ilvl w:val="0"/>
          <w:numId w:val="46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Revision Created (new quote version if customer requests changes).</w:t>
      </w:r>
      <w:ins w:author="Manoj V Menon" w:date="2025-09-24T11:01:00Z" w:id="386">
        <w:r>
          <w:rPr>
            <w:rFonts w:ascii="Times New Roman" w:hAnsi="Times New Roman" w:eastAsia="Calibri" w:cs="Times New Roman"/>
            <w:color w:val="000000" w:themeColor="text1"/>
          </w:rPr>
          <w:t xml:space="preserve"> Until final released</w:t>
        </w:r>
      </w:ins>
    </w:p>
    <w:p w:rsidR="0030093B" w:rsidRDefault="0030093B" w14:paraId="4A4F55F1" w14:textId="46333232">
      <w:pPr>
        <w:numPr>
          <w:ilvl w:val="0"/>
          <w:numId w:val="46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Option for sales executive </w:t>
      </w:r>
      <w:r w:rsidR="006E5E8D">
        <w:rPr>
          <w:rFonts w:ascii="Times New Roman" w:hAnsi="Times New Roman" w:eastAsia="Calibri" w:cs="Times New Roman"/>
          <w:color w:val="000000" w:themeColor="text1"/>
        </w:rPr>
        <w:t>to edit the price which is fetched from the back end and sale executive can only increase the price but cannot decrease the price</w:t>
      </w:r>
    </w:p>
    <w:p w:rsidR="006E5E8D" w:rsidRDefault="006E5E8D" w14:paraId="779A478B" w14:textId="6DC5DF5F">
      <w:pPr>
        <w:numPr>
          <w:ilvl w:val="0"/>
          <w:numId w:val="46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If required to decrease sales executive need to enter the discount percentage, based on the percentage entered calculation to be carried</w:t>
      </w:r>
    </w:p>
    <w:p w:rsidR="005979B0" w:rsidRDefault="00116867" w14:paraId="5AEE3AAA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mbe9mxtz44ij" w:colFirst="0" w:colLast="0" w:id="387"/>
      <w:bookmarkEnd w:id="38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Masters Involved</w:t>
      </w:r>
    </w:p>
    <w:p w:rsidR="005979B0" w:rsidRDefault="00116867" w14:paraId="3157B5FA" w14:textId="77777777">
      <w:pPr>
        <w:numPr>
          <w:ilvl w:val="0"/>
          <w:numId w:val="47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GST &amp; </w:t>
      </w:r>
      <w:ins w:author="Manoj V Menon" w:date="2025-09-26T05:02:00Z" w:id="388">
        <w:r>
          <w:rPr>
            <w:rFonts w:ascii="Times New Roman" w:hAnsi="Times New Roman" w:eastAsia="Calibri" w:cs="Times New Roman"/>
            <w:color w:val="000000" w:themeColor="text1"/>
          </w:rPr>
          <w:t xml:space="preserve">PAN, </w:t>
        </w:r>
      </w:ins>
      <w:r>
        <w:rPr>
          <w:rFonts w:ascii="Times New Roman" w:hAnsi="Times New Roman" w:eastAsia="Calibri" w:cs="Times New Roman"/>
          <w:color w:val="000000" w:themeColor="text1"/>
        </w:rPr>
        <w:t>Company Bank Details Master – defines GST and bank details; every user tagged to one GST &amp; bank.</w:t>
      </w:r>
    </w:p>
    <w:p w:rsidR="005979B0" w:rsidRDefault="00116867" w14:paraId="3899B544" w14:textId="77777777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Region/Territory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Master – maintains approver hierarchy:</w:t>
      </w:r>
    </w:p>
    <w:p w:rsidR="005979B0" w:rsidRDefault="00116867" w14:paraId="11D05C00" w14:textId="77777777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L2 Price Approver</w:t>
      </w:r>
    </w:p>
    <w:p w:rsidR="005979B0" w:rsidRDefault="00116867" w14:paraId="124C9CE8" w14:textId="77777777">
      <w:pPr>
        <w:numPr>
          <w:ilvl w:val="1"/>
          <w:numId w:val="47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L3 Price Approver</w:t>
      </w:r>
      <w:ins w:author="Manoj V Menon" w:date="2025-09-24T11:03:00Z" w:id="389">
        <w:r>
          <w:rPr>
            <w:rFonts w:ascii="Times New Roman" w:hAnsi="Times New Roman" w:eastAsia="Calibri" w:cs="Times New Roman"/>
            <w:color w:val="000000" w:themeColor="text1"/>
          </w:rPr>
          <w:t xml:space="preserve"> (up to L5)</w:t>
        </w:r>
      </w:ins>
    </w:p>
    <w:p w:rsidR="005979B0" w:rsidRDefault="00116867" w14:paraId="49CD61CE" w14:textId="77777777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Warehouse </w:t>
      </w:r>
      <w:ins w:author="Manoj V Menon" w:date="2025-09-24T11:03:00Z" w:id="390">
        <w:r>
          <w:rPr>
            <w:rFonts w:ascii="Times New Roman" w:hAnsi="Times New Roman" w:eastAsia="Calibri" w:cs="Times New Roman"/>
            <w:color w:val="000000" w:themeColor="text1"/>
          </w:rPr>
          <w:t xml:space="preserve">/ERP </w:t>
        </w:r>
      </w:ins>
      <w:r>
        <w:rPr>
          <w:rFonts w:ascii="Times New Roman" w:hAnsi="Times New Roman" w:eastAsia="Calibri" w:cs="Times New Roman"/>
          <w:color w:val="000000" w:themeColor="text1"/>
        </w:rPr>
        <w:t>User</w:t>
      </w:r>
    </w:p>
    <w:p w:rsidR="005979B0" w:rsidRDefault="00116867" w14:paraId="543BEB50" w14:textId="77777777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Order Acceptance Approver</w:t>
      </w:r>
      <w:r>
        <w:br/>
      </w:r>
    </w:p>
    <w:p w:rsidR="005979B0" w:rsidRDefault="00116867" w14:paraId="5E9DFC0A" w14:textId="77777777">
      <w:pPr>
        <w:numPr>
          <w:ilvl w:val="0"/>
          <w:numId w:val="47"/>
        </w:numPr>
        <w:spacing w:after="0"/>
        <w:rPr>
          <w:ins w:author="Manoj V Menon" w:date="2025-09-26T05:02:00Z" w:id="391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T&amp;C Master – list of predefined Terms &amp; Conditions.</w:t>
      </w:r>
    </w:p>
    <w:p w:rsidR="005979B0" w:rsidRDefault="00116867" w14:paraId="320758DC" w14:textId="77777777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ins w:author="Manoj V Menon" w:date="2025-09-26T05:02:00Z" w:id="392">
        <w:r>
          <w:rPr>
            <w:rFonts w:ascii="Times New Roman" w:hAnsi="Times New Roman" w:eastAsia="Calibri" w:cs="Times New Roman"/>
            <w:color w:val="000000" w:themeColor="text1"/>
          </w:rPr>
          <w:t>Warranty clause master</w:t>
        </w:r>
      </w:ins>
    </w:p>
    <w:p w:rsidR="005979B0" w:rsidRDefault="00116867" w14:paraId="006FAA58" w14:textId="77777777">
      <w:pPr>
        <w:numPr>
          <w:ilvl w:val="0"/>
          <w:numId w:val="47"/>
        </w:numPr>
        <w:spacing w:after="240"/>
        <w:rPr>
          <w:ins w:author="Manoj V Menon" w:date="2025-09-24T11:02:00Z" w:id="393"/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Payment Terms Master – each customer tagged with one default; can be overridden during quote creation.</w:t>
      </w:r>
    </w:p>
    <w:p w:rsidR="005979B0" w:rsidRDefault="00116867" w14:paraId="1CFC769A" w14:textId="77777777">
      <w:pPr>
        <w:numPr>
          <w:ilvl w:val="0"/>
          <w:numId w:val="47"/>
        </w:numPr>
        <w:spacing w:after="240"/>
        <w:rPr>
          <w:ins w:author="Manoj V Menon" w:date="2025-09-24T11:02:00Z" w:id="394"/>
          <w:rFonts w:ascii="Times New Roman" w:hAnsi="Times New Roman" w:eastAsia="Calibri" w:cs="Times New Roman"/>
          <w:color w:val="000000" w:themeColor="text1"/>
        </w:rPr>
      </w:pPr>
      <w:ins w:author="Manoj V Menon" w:date="2025-09-24T11:02:00Z" w:id="395">
        <w:r>
          <w:rPr>
            <w:rFonts w:ascii="Times New Roman" w:hAnsi="Times New Roman" w:eastAsia="Calibri" w:cs="Times New Roman"/>
            <w:color w:val="000000" w:themeColor="text1"/>
          </w:rPr>
          <w:t>HSN Master,</w:t>
        </w:r>
      </w:ins>
    </w:p>
    <w:p w:rsidR="005979B0" w:rsidRDefault="00116867" w14:paraId="36E8E986" w14:textId="77777777">
      <w:pPr>
        <w:numPr>
          <w:ilvl w:val="0"/>
          <w:numId w:val="47"/>
        </w:numPr>
        <w:spacing w:after="240"/>
        <w:rPr>
          <w:ins w:author="Manoj V Menon" w:date="2025-09-24T11:02:00Z" w:id="396"/>
          <w:rFonts w:ascii="Times New Roman" w:hAnsi="Times New Roman" w:eastAsia="Calibri" w:cs="Times New Roman"/>
          <w:color w:val="000000" w:themeColor="text1"/>
        </w:rPr>
      </w:pPr>
      <w:ins w:author="Manoj V Menon" w:date="2025-09-24T11:02:00Z" w:id="397">
        <w:r>
          <w:rPr>
            <w:rFonts w:ascii="Times New Roman" w:hAnsi="Times New Roman" w:eastAsia="Calibri" w:cs="Times New Roman"/>
            <w:color w:val="000000" w:themeColor="text1"/>
          </w:rPr>
          <w:t>Product Master</w:t>
        </w:r>
      </w:ins>
    </w:p>
    <w:p w:rsidR="005979B0" w:rsidRDefault="00116867" w14:paraId="531A83D8" w14:textId="77777777">
      <w:pPr>
        <w:numPr>
          <w:ilvl w:val="0"/>
          <w:numId w:val="47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ins w:author="Manoj V Menon" w:date="2025-09-24T11:02:00Z" w:id="398">
        <w:r>
          <w:rPr>
            <w:rFonts w:ascii="Times New Roman" w:hAnsi="Times New Roman" w:eastAsia="Calibri" w:cs="Times New Roman"/>
            <w:color w:val="000000" w:themeColor="text1"/>
          </w:rPr>
          <w:t>Pricebook Master</w:t>
        </w:r>
      </w:ins>
    </w:p>
    <w:p w:rsidR="005979B0" w:rsidRDefault="005979B0" w14:paraId="7F48B329" w14:textId="77777777">
      <w:pPr>
        <w:spacing w:after="240"/>
        <w:ind w:left="360"/>
        <w:rPr>
          <w:rFonts w:ascii="Times New Roman" w:hAnsi="Times New Roman" w:cs="Times New Roman"/>
        </w:rPr>
      </w:pPr>
    </w:p>
    <w:p w:rsidR="005979B0" w:rsidRDefault="00116867" w14:paraId="1E04DCE3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947l1gsor7sy" w:colFirst="0" w:colLast="0" w:id="399"/>
      <w:bookmarkEnd w:id="39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:rsidR="005979B0" w:rsidRDefault="00116867" w14:paraId="61FA5694" w14:textId="77777777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Sales Executive creates Quote.</w:t>
      </w:r>
    </w:p>
    <w:p w:rsidR="005979B0" w:rsidRDefault="00116867" w14:paraId="53298E0D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System fetches </w:t>
      </w:r>
      <w:ins w:author="Manoj V Menon" w:date="2025-09-24T11:03:00Z" w:id="400">
        <w:r>
          <w:rPr>
            <w:rFonts w:ascii="Times New Roman" w:hAnsi="Times New Roman" w:eastAsia="Calibri" w:cs="Times New Roman"/>
            <w:color w:val="000000" w:themeColor="text1"/>
          </w:rPr>
          <w:t xml:space="preserve">product codes, product details, prices, </w:t>
        </w:r>
      </w:ins>
      <w:r>
        <w:rPr>
          <w:rFonts w:ascii="Times New Roman" w:hAnsi="Times New Roman" w:eastAsia="Calibri" w:cs="Times New Roman"/>
          <w:color w:val="000000" w:themeColor="text1"/>
        </w:rPr>
        <w:t>GST, bank details, and payment terms from user/customer tagging.</w:t>
      </w:r>
    </w:p>
    <w:p w:rsidR="005979B0" w:rsidRDefault="00116867" w14:paraId="3302B568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Billing &amp; Shipping pulled from Customer Master (editable).</w:t>
      </w:r>
    </w:p>
    <w:p w:rsidR="005979B0" w:rsidRDefault="00116867" w14:paraId="5DA74FB5" w14:textId="2821402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Products added via search and select.</w:t>
      </w:r>
      <w:r w:rsidR="00C21267">
        <w:rPr>
          <w:rFonts w:ascii="Times New Roman" w:hAnsi="Times New Roman" w:eastAsia="Calibri" w:cs="Times New Roman"/>
          <w:color w:val="000000"/>
        </w:rPr>
        <w:t xml:space="preserve"> </w:t>
      </w:r>
    </w:p>
    <w:p w:rsidR="005979B0" w:rsidRDefault="00116867" w14:paraId="2130A390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Quantity entered per line item.</w:t>
      </w:r>
    </w:p>
    <w:p w:rsidR="005979B0" w:rsidRDefault="00116867" w14:paraId="05BA2C08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System fetches price automatically using hierarchy:</w:t>
      </w:r>
      <w:r>
        <w:rPr>
          <w:rFonts w:ascii="Times New Roman" w:hAnsi="Times New Roman" w:eastAsia="Calibri" w:cs="Times New Roman"/>
          <w:color w:val="000000"/>
        </w:rPr>
        <w:br/>
      </w:r>
      <w:r>
        <w:rPr>
          <w:rFonts w:ascii="Times New Roman" w:hAnsi="Times New Roman" w:eastAsia="Calibri" w:cs="Times New Roman"/>
          <w:color w:val="000000"/>
        </w:rPr>
        <w:t xml:space="preserve"> Customer-Specific → Promotional → </w:t>
      </w:r>
      <w:r>
        <w:rPr>
          <w:rFonts w:ascii="Times New Roman" w:hAnsi="Times New Roman" w:eastAsia="Calibri" w:cs="Times New Roman"/>
          <w:bCs/>
          <w:color w:val="000000"/>
        </w:rPr>
        <w:t xml:space="preserve">Region/Territory </w:t>
      </w:r>
      <w:r>
        <w:rPr>
          <w:rFonts w:ascii="Times New Roman" w:hAnsi="Times New Roman" w:eastAsia="Calibri" w:cs="Times New Roman"/>
          <w:color w:val="000000"/>
        </w:rPr>
        <w:t>→ Common/Standard.</w:t>
      </w:r>
    </w:p>
    <w:p w:rsidR="005979B0" w:rsidRDefault="00116867" w14:paraId="2B68414E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If price not found (e.g., Riv</w:t>
      </w:r>
      <w:ins w:author="Manoj V Menon" w:date="2025-09-24T11:04:00Z" w:id="40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e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>ve Lab product), system allows manual entry.</w:t>
      </w:r>
    </w:p>
    <w:p w:rsidR="005979B0" w:rsidRDefault="00116867" w14:paraId="41E4587F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 automatically applied:</w:t>
      </w:r>
    </w:p>
    <w:p w:rsidR="005979B0" w:rsidRDefault="00116867" w14:paraId="26B7A9DC" w14:textId="77777777">
      <w:pPr>
        <w:numPr>
          <w:ilvl w:val="1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Domestic: SGST + CGST (if customer &amp; user territory same) OR IGST (if different).</w:t>
      </w:r>
    </w:p>
    <w:p w:rsidR="005979B0" w:rsidRDefault="00116867" w14:paraId="6ED41C46" w14:textId="77777777">
      <w:pPr>
        <w:numPr>
          <w:ilvl w:val="1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International: Prices &amp; tax from International Price Master.</w:t>
      </w:r>
    </w:p>
    <w:p w:rsidR="005979B0" w:rsidRDefault="00116867" w14:paraId="051E1B16" w14:textId="77777777">
      <w:pPr>
        <w:numPr>
          <w:ilvl w:val="0"/>
          <w:numId w:val="4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Other charges (shipping, packing, installation, training, promotional) entered </w:t>
      </w:r>
      <w:r>
        <w:rPr>
          <w:rFonts w:ascii="Times New Roman" w:hAnsi="Times New Roman" w:eastAsia="Calibri" w:cs="Times New Roman"/>
          <w:color w:val="000000" w:themeColor="text1"/>
          <w:highlight w:val="green"/>
        </w:rPr>
        <w:t>manually</w:t>
      </w:r>
      <w:r>
        <w:rPr>
          <w:rFonts w:ascii="Times New Roman" w:hAnsi="Times New Roman" w:eastAsia="Calibri" w:cs="Times New Roman"/>
          <w:color w:val="000000" w:themeColor="text1"/>
        </w:rPr>
        <w:t xml:space="preserve"> at quote header level.</w:t>
      </w:r>
      <w:ins w:author="Manoj V Menon" w:date="2025-09-26T05:04:00Z" w:id="402">
        <w:r>
          <w:rPr>
            <w:rFonts w:ascii="Times New Roman" w:hAnsi="Times New Roman" w:eastAsia="Calibri" w:cs="Times New Roman"/>
            <w:color w:val="000000" w:themeColor="text1"/>
          </w:rPr>
          <w:t xml:space="preserve"> (hidden as optional)</w:t>
        </w:r>
      </w:ins>
    </w:p>
    <w:p w:rsidR="005979B0" w:rsidRDefault="00116867" w14:paraId="6466560A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System validates user discount level vs role.</w:t>
      </w:r>
    </w:p>
    <w:p w:rsidR="005979B0" w:rsidRDefault="00116867" w14:paraId="10749A21" w14:textId="77777777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If within limit → Quote can be generated &amp; sent.</w:t>
      </w:r>
    </w:p>
    <w:p w:rsidR="005979B0" w:rsidRDefault="00116867" w14:paraId="388421D4" w14:textId="77777777">
      <w:pPr>
        <w:numPr>
          <w:ilvl w:val="1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If outside limit → Must be submitted for approval.</w:t>
      </w:r>
    </w:p>
    <w:p w:rsidR="005979B0" w:rsidRDefault="00116867" w14:paraId="0BCE27C3" w14:textId="77777777">
      <w:pPr>
        <w:numPr>
          <w:ilvl w:val="0"/>
          <w:numId w:val="4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Approval flow triggered per Region/Territory master.</w:t>
      </w:r>
      <w:ins w:author="Manoj V Menon" w:date="2025-09-26T05:05:00Z" w:id="40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= GM/sales Head</w:t>
        </w:r>
      </w:ins>
    </w:p>
    <w:p w:rsidR="005979B0" w:rsidRDefault="00116867" w14:paraId="76468A4B" w14:textId="146B4B30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Approver notified → Approve/Reject.</w:t>
      </w:r>
      <w:r w:rsidR="004318D3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2AF644F6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After approval, sales user notified.</w:t>
      </w:r>
    </w:p>
    <w:p w:rsidRPr="00C14D47" w:rsidR="005979B0" w:rsidRDefault="00116867" w14:paraId="5B02659B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FF0000"/>
        </w:rPr>
      </w:pPr>
      <w:r w:rsidRPr="00C14D47">
        <w:rPr>
          <w:rFonts w:ascii="Times New Roman" w:hAnsi="Times New Roman" w:eastAsia="Calibri" w:cs="Times New Roman"/>
          <w:color w:val="FF0000"/>
        </w:rPr>
        <w:t>PDF Quote auto-generated based on Vertical (separate format per vertical).</w:t>
      </w:r>
    </w:p>
    <w:p w:rsidR="005979B0" w:rsidRDefault="00116867" w14:paraId="2F351C15" w14:textId="777777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Special permission products: Sales team must verify and mark checkbox.</w:t>
      </w:r>
    </w:p>
    <w:p w:rsidRPr="0052471D" w:rsidR="005979B0" w:rsidRDefault="00116867" w14:paraId="3BC383C9" w14:textId="77777777">
      <w:pPr>
        <w:numPr>
          <w:ilvl w:val="0"/>
          <w:numId w:val="4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Quotes can be revised → new version created with same products.</w:t>
      </w:r>
    </w:p>
    <w:p w:rsidR="0052471D" w:rsidP="0052471D" w:rsidRDefault="0052471D" w14:paraId="03AD0FBC" w14:textId="33771FA9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  <w:lang w:val="en-US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Approval Process:</w:t>
      </w:r>
    </w:p>
    <w:p w:rsidRPr="0052471D" w:rsidR="0052471D" w:rsidP="0052471D" w:rsidRDefault="0052471D" w14:paraId="72671202" w14:textId="43801E0C">
      <w:pPr>
        <w:pStyle w:val="ListNumber"/>
        <w:numPr>
          <w:ilvl w:val="0"/>
          <w:numId w:val="117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Quotation will be sent to approval based on the quote value and based on the quote line items</w:t>
      </w:r>
    </w:p>
    <w:p w:rsidRPr="0052471D" w:rsidR="0052471D" w:rsidP="0052471D" w:rsidRDefault="0052471D" w14:paraId="250D85E8" w14:textId="32219E51">
      <w:pPr>
        <w:pStyle w:val="ListNumber"/>
        <w:numPr>
          <w:ilvl w:val="0"/>
          <w:numId w:val="117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Though the quote value is within the limit and quote line item is above the accepted range still the quote will be sent to the approval</w:t>
      </w:r>
    </w:p>
    <w:p w:rsidRPr="0052471D" w:rsidR="0052471D" w:rsidP="0052471D" w:rsidRDefault="0052471D" w14:paraId="7C0664D7" w14:textId="1C3BE81F">
      <w:pPr>
        <w:rPr>
          <w:lang w:val="en-US"/>
        </w:rPr>
      </w:pPr>
    </w:p>
    <w:p w:rsidR="005979B0" w:rsidRDefault="00116867" w14:paraId="141D9DF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4on089auez1f" w:colFirst="0" w:colLast="0" w:id="404"/>
      <w:bookmarkEnd w:id="404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:rsidR="005979B0" w:rsidRDefault="00116867" w14:paraId="489AAB86" w14:textId="77777777">
      <w:pPr>
        <w:numPr>
          <w:ilvl w:val="0"/>
          <w:numId w:val="48"/>
        </w:numPr>
        <w:spacing w:before="240"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Calibri" w:cs="Times New Roman"/>
          <w:bCs/>
          <w:color w:val="000000"/>
        </w:rPr>
        <w:t>Auto fetch of GST &amp; Bank details based on user tagging.</w:t>
      </w:r>
    </w:p>
    <w:p w:rsidR="005979B0" w:rsidRDefault="00116867" w14:paraId="523F8050" w14:textId="77777777">
      <w:pPr>
        <w:numPr>
          <w:ilvl w:val="0"/>
          <w:numId w:val="4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Auto fetch of Payment Terms from Customer master.</w:t>
      </w:r>
    </w:p>
    <w:p w:rsidR="005979B0" w:rsidRDefault="00116867" w14:paraId="23A31970" w14:textId="77777777">
      <w:pPr>
        <w:numPr>
          <w:ilvl w:val="0"/>
          <w:numId w:val="48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Calibri" w:cs="Times New Roman"/>
          <w:bCs/>
          <w:color w:val="000000"/>
        </w:rPr>
        <w:t>Auto price population based on pricing hierarchy.</w:t>
      </w:r>
    </w:p>
    <w:p w:rsidR="005979B0" w:rsidRDefault="00116867" w14:paraId="6333F72F" w14:textId="77777777">
      <w:pPr>
        <w:numPr>
          <w:ilvl w:val="0"/>
          <w:numId w:val="48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Calibri" w:cs="Times New Roman"/>
          <w:bCs/>
          <w:color w:val="000000"/>
        </w:rPr>
        <w:t>Auto tax calculation based on customer region.</w:t>
      </w:r>
    </w:p>
    <w:p w:rsidR="005979B0" w:rsidRDefault="00116867" w14:paraId="311CE57D" w14:textId="77777777">
      <w:pPr>
        <w:numPr>
          <w:ilvl w:val="0"/>
          <w:numId w:val="48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Cs/>
          <w:color w:val="000000"/>
        </w:rPr>
        <w:t>Auto select Quote PDF format b</w:t>
      </w:r>
      <w:r>
        <w:rPr>
          <w:rFonts w:ascii="Times New Roman" w:hAnsi="Times New Roman" w:eastAsia="Calibri" w:cs="Times New Roman"/>
          <w:color w:val="000000"/>
        </w:rPr>
        <w:t>ased on Vertical.</w:t>
      </w:r>
    </w:p>
    <w:p w:rsidR="005979B0" w:rsidRDefault="00116867" w14:paraId="636E2B67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2xrvzayiz1km" w:colFirst="0" w:colLast="0" w:id="405"/>
      <w:bookmarkEnd w:id="405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:rsidR="005979B0" w:rsidRDefault="00116867" w14:paraId="473129AF" w14:textId="77777777">
      <w:pPr>
        <w:numPr>
          <w:ilvl w:val="0"/>
          <w:numId w:val="49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User cannot bypass approval for discount below role limits.</w:t>
      </w:r>
    </w:p>
    <w:p w:rsidR="005979B0" w:rsidRDefault="00116867" w14:paraId="4438A6C2" w14:textId="77777777">
      <w:pPr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Special permission/approval products → checkbox must be marked as verified before quote submission.</w:t>
      </w:r>
    </w:p>
    <w:p w:rsidRPr="00C14D47" w:rsidR="005979B0" w:rsidRDefault="00C14D47" w14:paraId="51880926" w14:textId="2EE6A5E1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C14D47">
        <w:rPr>
          <w:rFonts w:ascii="Times New Roman" w:hAnsi="Times New Roman" w:eastAsia="Calibri" w:cs="Times New Roman"/>
        </w:rPr>
        <w:t>Quote can have multiple verticals</w:t>
      </w:r>
    </w:p>
    <w:p w:rsidR="005979B0" w:rsidRDefault="00116867" w14:paraId="709F14D5" w14:textId="1EA6F18F">
      <w:pPr>
        <w:numPr>
          <w:ilvl w:val="0"/>
          <w:numId w:val="49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Duplicate Quote IDs not allowed.</w:t>
      </w:r>
      <w:r w:rsidR="00C21267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5979B0" w14:paraId="4A8A2DB6" w14:textId="77777777">
      <w:pPr>
        <w:spacing w:after="240"/>
        <w:ind w:left="360"/>
        <w:rPr>
          <w:rFonts w:ascii="Times New Roman" w:hAnsi="Times New Roman" w:cs="Times New Roman"/>
        </w:rPr>
      </w:pPr>
    </w:p>
    <w:p w:rsidR="005979B0" w:rsidRDefault="00116867" w14:paraId="5A7A79B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gsdxj01aeqk6" w:colFirst="0" w:colLast="0" w:id="406"/>
      <w:bookmarkEnd w:id="406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:rsidR="005979B0" w:rsidRDefault="00116867" w14:paraId="68633007" w14:textId="77777777">
      <w:pPr>
        <w:numPr>
          <w:ilvl w:val="0"/>
          <w:numId w:val="50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To Approver → When Quote submitted for approval.</w:t>
      </w:r>
    </w:p>
    <w:p w:rsidR="005979B0" w:rsidRDefault="00116867" w14:paraId="6C2C57C9" w14:textId="77777777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To Submitter → When Approver approves/rejects.</w:t>
      </w:r>
    </w:p>
    <w:p w:rsidR="005979B0" w:rsidRDefault="00116867" w14:paraId="14A125CF" w14:textId="77777777">
      <w:pPr>
        <w:numPr>
          <w:ilvl w:val="0"/>
          <w:numId w:val="50"/>
        </w:numPr>
        <w:spacing w:after="240"/>
        <w:rPr>
          <w:ins w:author="Manoj V Menon" w:date="2025-09-26T05:06:00Z" w:id="407"/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To Sales User → When approval workflow completed.</w:t>
      </w:r>
    </w:p>
    <w:p w:rsidR="005979B0" w:rsidRDefault="00116867" w14:paraId="5B68FD23" w14:textId="77777777">
      <w:pPr>
        <w:numPr>
          <w:ilvl w:val="0"/>
          <w:numId w:val="50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 xml:space="preserve">To all (including finance)– when a quote is accepted by customer </w:t>
      </w:r>
    </w:p>
    <w:p w:rsidR="005979B0" w:rsidRDefault="00116867" w14:paraId="1EAA588A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gz9hsy4sjbyi" w:colFirst="0" w:colLast="0" w:id="408"/>
      <w:bookmarkEnd w:id="408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:rsidR="005979B0" w:rsidRDefault="00116867" w14:paraId="4343D366" w14:textId="34EBEC04">
      <w:pPr>
        <w:numPr>
          <w:ilvl w:val="0"/>
          <w:numId w:val="51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ERP → Salesforce: Pricing, Taxes, and Master Data (GST, Bank, Payment Terms</w:t>
      </w:r>
      <w:ins w:author="Manoj V Menon" w:date="2025-09-26T05:07:00Z" w:id="40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, warranty, </w:t>
        </w:r>
        <w:commentRangeStart w:id="410"/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installation</w:t>
        </w:r>
      </w:ins>
      <w:commentRangeEnd w:id="410"/>
      <w:r w:rsidR="00877D43">
        <w:rPr>
          <w:rStyle w:val="CommentReference"/>
        </w:rPr>
        <w:commentReference w:id="410"/>
      </w:r>
      <w:r w:rsidR="00877D43">
        <w:rPr>
          <w:rFonts w:ascii="Times New Roman" w:hAnsi="Times New Roman" w:eastAsia="Calibri" w:cs="Times New Roman"/>
          <w:color w:val="000000" w:themeColor="text1"/>
          <w:lang w:val="en-US"/>
        </w:rPr>
        <w:t>,)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.</w:t>
      </w:r>
      <w:r w:rsidR="00E87C0C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2E4697FF" w14:textId="59CA34B0">
      <w:pPr>
        <w:numPr>
          <w:ilvl w:val="0"/>
          <w:numId w:val="51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Salesforce → ERP:</w:t>
      </w:r>
      <w:r w:rsidR="00E87C0C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Not applicable for Quotes (only Orders will be pushed).</w:t>
      </w:r>
    </w:p>
    <w:p w:rsidR="005979B0" w:rsidRDefault="00116867" w14:paraId="60B42079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u1ftvtzho3ns" w:colFirst="0" w:colLast="0" w:id="411"/>
      <w:bookmarkEnd w:id="41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:rsidR="005979B0" w:rsidRDefault="00116867" w14:paraId="1C06AA08" w14:textId="5988B6EA">
      <w:pPr>
        <w:numPr>
          <w:ilvl w:val="0"/>
          <w:numId w:val="52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Sales Executives</w:t>
      </w:r>
      <w:r w:rsidR="00E94847">
        <w:rPr>
          <w:rFonts w:ascii="Times New Roman" w:hAnsi="Times New Roman" w:eastAsia="Calibri" w:cs="Times New Roman"/>
          <w:color w:val="000000" w:themeColor="text1"/>
          <w:lang w:val="en-US"/>
        </w:rPr>
        <w:t>,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– Create Quotes, submit for approval.</w:t>
      </w:r>
    </w:p>
    <w:p w:rsidR="005979B0" w:rsidRDefault="00116867" w14:paraId="6A68305F" w14:textId="77777777">
      <w:pPr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Managers/Approvers (per Region) – Approve/Reject Quotes.</w:t>
      </w:r>
    </w:p>
    <w:p w:rsidR="005979B0" w:rsidRDefault="00116867" w14:paraId="476155C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d3t3wikl0lst" w:colFirst="0" w:colLast="0" w:id="412"/>
      <w:bookmarkEnd w:id="412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:rsidR="005979B0" w:rsidRDefault="00116867" w14:paraId="399884A5" w14:textId="77777777">
      <w:pPr>
        <w:numPr>
          <w:ilvl w:val="0"/>
          <w:numId w:val="53"/>
        </w:numPr>
        <w:spacing w:before="240"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Quotes by Stage (Drafted, Approved, Sent, Accepted, Denied).</w:t>
      </w:r>
      <w:ins w:author="Manoj V Menon" w:date="2025-09-26T05:08:00Z" w:id="41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/per sales executive, manager, and above. </w:t>
        </w:r>
      </w:ins>
    </w:p>
    <w:p w:rsidR="005979B0" w:rsidRDefault="00116867" w14:paraId="714B0902" w14:textId="77777777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Quotes by Vertical.</w:t>
      </w:r>
    </w:p>
    <w:p w:rsidR="005979B0" w:rsidRDefault="00116867" w14:paraId="47F470F7" w14:textId="77777777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Quotes requiring Approval (pending).</w:t>
      </w:r>
    </w:p>
    <w:p w:rsidR="005979B0" w:rsidRDefault="00116867" w14:paraId="14F1EA0B" w14:textId="77777777">
      <w:pPr>
        <w:numPr>
          <w:ilvl w:val="0"/>
          <w:numId w:val="5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Quote Revisions (version tracking).</w:t>
      </w:r>
      <w:commentRangeStart w:id="414"/>
      <w:commentRangeEnd w:id="414"/>
      <w:r>
        <w:rPr>
          <w:rStyle w:val="CommentReference"/>
          <w:rFonts w:ascii="Times New Roman" w:hAnsi="Times New Roman" w:cs="Times New Roman"/>
          <w:sz w:val="22"/>
          <w:szCs w:val="22"/>
        </w:rPr>
        <w:commentReference w:id="414"/>
      </w:r>
    </w:p>
    <w:p w:rsidR="005979B0" w:rsidRDefault="00116867" w14:paraId="1B43A30B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2"/>
          <w:szCs w:val="22"/>
          <w:u w:val="single"/>
        </w:rPr>
      </w:pPr>
      <w:bookmarkStart w:name="_heading=h.m8ua1yeeyazn" w:colFirst="0" w:colLast="0" w:id="415"/>
      <w:bookmarkEnd w:id="415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:rsidR="005979B0" w:rsidRDefault="00116867" w14:paraId="29564F2A" w14:textId="77777777">
      <w:pPr>
        <w:numPr>
          <w:ilvl w:val="0"/>
          <w:numId w:val="54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Quotes auto-populate correct GST, bank, terms, and pricing.</w:t>
      </w:r>
    </w:p>
    <w:p w:rsidR="005979B0" w:rsidRDefault="00116867" w14:paraId="63967820" w14:textId="77777777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Approval workflow works correctly based on role and region.</w:t>
      </w:r>
    </w:p>
    <w:p w:rsidR="005979B0" w:rsidRDefault="00116867" w14:paraId="0695B333" w14:textId="77777777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PDF generated correctly per Vertical format.</w:t>
      </w:r>
    </w:p>
    <w:p w:rsidR="005979B0" w:rsidRDefault="00116867" w14:paraId="3EF5B58C" w14:textId="77777777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Taxes apply correctly (Domestic vs International).</w:t>
      </w:r>
    </w:p>
    <w:p w:rsidR="005979B0" w:rsidRDefault="00116867" w14:paraId="2FE7EF10" w14:textId="77777777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Special permission products enforced correctly.</w:t>
      </w:r>
    </w:p>
    <w:p w:rsidRPr="00E94847" w:rsidR="005979B0" w:rsidRDefault="00116867" w14:paraId="262F55CF" w14:textId="77777777">
      <w:pPr>
        <w:numPr>
          <w:ilvl w:val="0"/>
          <w:numId w:val="54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Revision handling works smoothly.</w:t>
      </w:r>
    </w:p>
    <w:p w:rsidR="00E94847" w:rsidP="00E94847" w:rsidRDefault="00E94847" w14:paraId="31592E45" w14:textId="51FDD7BD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Devices</w:t>
      </w:r>
    </w:p>
    <w:p w:rsidR="00E94847" w:rsidP="00E94847" w:rsidRDefault="00E94847" w14:paraId="124A41A8" w14:textId="5904433B">
      <w:pPr>
        <w:pStyle w:val="ListParagraph"/>
        <w:numPr>
          <w:ilvl w:val="0"/>
          <w:numId w:val="116"/>
        </w:numPr>
      </w:pPr>
      <w:r>
        <w:t>Mobile</w:t>
      </w:r>
    </w:p>
    <w:p w:rsidRPr="00E87C0C" w:rsidR="00E94847" w:rsidP="00E87C0C" w:rsidRDefault="00E94847" w14:paraId="4D82E35C" w14:textId="2ACE8190">
      <w:pPr>
        <w:pStyle w:val="ListParagraph"/>
        <w:numPr>
          <w:ilvl w:val="0"/>
          <w:numId w:val="116"/>
        </w:numPr>
      </w:pPr>
      <w:r>
        <w:t>Desktop</w:t>
      </w:r>
    </w:p>
    <w:p w:rsidR="005979B0" w:rsidRDefault="00116867" w14:paraId="692F31A4" w14:textId="5F4453EB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dc6fmg3emigj" w:colFirst="0" w:colLast="0" w:id="416"/>
      <w:bookmarkEnd w:id="416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 w:rsidR="00E94847"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Needed from Cyrix</w:t>
      </w:r>
    </w:p>
    <w:p w:rsidRPr="00C14D47" w:rsidR="005979B0" w:rsidRDefault="00116867" w14:paraId="431B4ED2" w14:textId="77777777">
      <w:pPr>
        <w:numPr>
          <w:ilvl w:val="0"/>
          <w:numId w:val="55"/>
        </w:numPr>
        <w:spacing w:before="240" w:after="0"/>
        <w:rPr>
          <w:rFonts w:ascii="Times New Roman" w:hAnsi="Times New Roman" w:cs="Times New Roman"/>
          <w:bCs/>
          <w:highlight w:val="yellow"/>
        </w:rPr>
      </w:pPr>
      <w:r w:rsidRPr="00C14D47">
        <w:rPr>
          <w:rFonts w:ascii="Times New Roman" w:hAnsi="Times New Roman" w:eastAsia="Calibri" w:cs="Times New Roman"/>
          <w:color w:val="000000"/>
          <w:highlight w:val="yellow"/>
        </w:rPr>
        <w:t xml:space="preserve">Provide </w:t>
      </w:r>
      <w:r w:rsidRPr="00C14D47">
        <w:rPr>
          <w:rFonts w:ascii="Times New Roman" w:hAnsi="Times New Roman" w:eastAsia="Calibri" w:cs="Times New Roman"/>
          <w:bCs/>
          <w:color w:val="000000"/>
          <w:highlight w:val="yellow"/>
        </w:rPr>
        <w:t>Updated Quote Formats for all Verticals (mandatory).</w:t>
      </w:r>
    </w:p>
    <w:p w:rsidRPr="00C14D47" w:rsidR="005979B0" w:rsidP="00EE67E0" w:rsidRDefault="00116867" w14:paraId="3D77145B" w14:textId="17478401">
      <w:pPr>
        <w:numPr>
          <w:ilvl w:val="0"/>
          <w:numId w:val="55"/>
        </w:numPr>
        <w:spacing w:after="0"/>
        <w:rPr>
          <w:rFonts w:ascii="Times New Roman" w:hAnsi="Times New Roman" w:cs="Times New Roman"/>
          <w:bCs/>
          <w:highlight w:val="yellow"/>
        </w:rPr>
      </w:pPr>
      <w:r w:rsidRPr="00C14D47">
        <w:rPr>
          <w:rFonts w:ascii="Times New Roman" w:hAnsi="Times New Roman" w:eastAsia="Calibri" w:cs="Times New Roman"/>
          <w:bCs/>
          <w:color w:val="000000"/>
          <w:highlight w:val="yellow"/>
        </w:rPr>
        <w:t>Confirm WhatsApp integration feasibility (vendor, API availability).</w:t>
      </w:r>
    </w:p>
    <w:p w:rsidR="005979B0" w:rsidRDefault="00116867" w14:paraId="18AAEA0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bookmarkStart w:name="_heading=h.po3sa5hbq1wn" w:colFirst="0" w:colLast="0" w:id="417"/>
      <w:bookmarkStart w:name="_heading=h.1bego8h3cg8k" w:colFirst="0" w:colLast="0" w:id="418"/>
      <w:bookmarkStart w:name="_heading=h.xo3s05t4bf9q" w:colFirst="0" w:colLast="0" w:id="419"/>
      <w:bookmarkEnd w:id="417"/>
      <w:bookmarkEnd w:id="418"/>
      <w:bookmarkEnd w:id="419"/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10</w:t>
      </w:r>
    </w:p>
    <w:p w:rsidR="005979B0" w:rsidRDefault="00116867" w14:paraId="1263619A" w14:textId="10644B5C">
      <w:pPr>
        <w:pStyle w:val="Heading2"/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  <w:t>Module Name: Order Management</w:t>
      </w:r>
      <w:r w:rsidR="007440C2"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</w:rPr>
        <w:t xml:space="preserve">  </w:t>
      </w:r>
    </w:p>
    <w:p w:rsidR="005979B0" w:rsidRDefault="00116867" w14:paraId="44933324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vzki5fxdb1yk" w:colFirst="0" w:colLast="0" w:id="420"/>
      <w:bookmarkEnd w:id="42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p w:rsidR="005979B0" w:rsidRDefault="00116867" w14:paraId="3FA29DD6" w14:textId="447E1835">
      <w:pPr>
        <w:numPr>
          <w:ilvl w:val="0"/>
          <w:numId w:val="56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Same as Quote (Quote Header + Quote Line Items).</w:t>
      </w:r>
      <w:r w:rsidR="00C14D47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</w:p>
    <w:p w:rsidR="005979B0" w:rsidRDefault="00116867" w14:paraId="4582B2C6" w14:textId="56C7A116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Additional System Fields:</w:t>
      </w:r>
      <w:r w:rsidR="00C14D47">
        <w:rPr>
          <w:rFonts w:ascii="Times New Roman" w:hAnsi="Times New Roman" w:eastAsia="Calibri" w:cs="Times New Roman"/>
          <w:color w:val="000000"/>
        </w:rPr>
        <w:t xml:space="preserve"> </w:t>
      </w:r>
    </w:p>
    <w:p w:rsidR="005979B0" w:rsidRDefault="00116867" w14:paraId="18687E6E" w14:textId="77777777">
      <w:pPr>
        <w:numPr>
          <w:ilvl w:val="1"/>
          <w:numId w:val="5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Order ID (unique, auto-generated).</w:t>
      </w:r>
    </w:p>
    <w:p w:rsidR="005979B0" w:rsidRDefault="00116867" w14:paraId="3009BF90" w14:textId="77777777">
      <w:pPr>
        <w:numPr>
          <w:ilvl w:val="1"/>
          <w:numId w:val="5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Order Status (Draft, Submitted for Approval, Approved, Rejected, Submitted to ERP, Cancelled).</w:t>
      </w:r>
    </w:p>
    <w:p w:rsidR="005979B0" w:rsidRDefault="00116867" w14:paraId="5F0F2FDB" w14:textId="77777777">
      <w:pPr>
        <w:numPr>
          <w:ilvl w:val="1"/>
          <w:numId w:val="56"/>
        </w:numPr>
        <w:spacing w:after="240"/>
        <w:rPr>
          <w:ins w:author="Manoj V Menon" w:date="2025-09-26T05:10:00Z" w:id="421"/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ERP Acknowledgment Number (when synced).</w:t>
      </w:r>
      <w:bookmarkStart w:name="_heading=h.aaiqviwukxhk" w:id="422"/>
      <w:bookmarkEnd w:id="422"/>
    </w:p>
    <w:p w:rsidR="005979B0" w:rsidRDefault="00116867" w14:paraId="1EA56807" w14:textId="72ABBF1E">
      <w:pPr>
        <w:numPr>
          <w:ilvl w:val="1"/>
          <w:numId w:val="56"/>
        </w:numPr>
        <w:spacing w:after="240"/>
        <w:rPr>
          <w:ins w:author="Manoj V Menon" w:date="2025-09-25T08:47:00Z" w:id="423"/>
          <w:rFonts w:ascii="Times New Roman" w:hAnsi="Times New Roman" w:cs="Times New Roman"/>
          <w:lang w:val="en-US"/>
        </w:rPr>
      </w:pPr>
      <w:ins w:author="Manoj V Menon" w:date="2025-09-26T05:10:00Z" w:id="424">
        <w:r>
          <w:rPr>
            <w:rFonts w:ascii="Times New Roman" w:hAnsi="Times New Roman" w:cs="Times New Roman"/>
            <w:lang w:val="en-US"/>
          </w:rPr>
          <w:t>ERP/Order acceptance from Finance</w:t>
        </w:r>
      </w:ins>
      <w:r w:rsidR="007440C2">
        <w:rPr>
          <w:rFonts w:ascii="Times New Roman" w:hAnsi="Times New Roman" w:cs="Times New Roman"/>
          <w:lang w:val="en-US"/>
        </w:rPr>
        <w:t xml:space="preserve"> </w:t>
      </w:r>
    </w:p>
    <w:p w:rsidR="005979B0" w:rsidRDefault="00116867" w14:paraId="10F49DE0" w14:textId="06F9CD0F">
      <w:pPr>
        <w:numPr>
          <w:ilvl w:val="1"/>
          <w:numId w:val="56"/>
        </w:numPr>
        <w:spacing w:after="240"/>
        <w:rPr>
          <w:ins w:author="Manoj V Menon" w:date="2025-09-25T08:47:00Z" w:id="425"/>
          <w:rFonts w:ascii="Times New Roman" w:hAnsi="Times New Roman" w:cs="Times New Roman"/>
          <w:lang w:val="en-US"/>
        </w:rPr>
      </w:pPr>
      <w:ins w:author="Manoj V Menon" w:date="2025-09-25T08:47:00Z" w:id="426">
        <w:r>
          <w:rPr>
            <w:rFonts w:ascii="Times New Roman" w:hAnsi="Times New Roman" w:cs="Times New Roman"/>
            <w:lang w:val="en-US"/>
          </w:rPr>
          <w:t>Date</w:t>
        </w:r>
      </w:ins>
      <w:r w:rsidR="007440C2">
        <w:rPr>
          <w:rFonts w:ascii="Times New Roman" w:hAnsi="Times New Roman" w:cs="Times New Roman"/>
          <w:lang w:val="en-US"/>
        </w:rPr>
        <w:t xml:space="preserve"> </w:t>
      </w:r>
    </w:p>
    <w:p w:rsidR="005979B0" w:rsidRDefault="00116867" w14:paraId="24D558CF" w14:textId="61EDB79A">
      <w:pPr>
        <w:numPr>
          <w:ilvl w:val="1"/>
          <w:numId w:val="56"/>
        </w:numPr>
        <w:spacing w:after="240"/>
        <w:rPr>
          <w:ins w:author="Manoj V Menon" w:date="2025-09-25T08:47:00Z" w:id="427"/>
          <w:rFonts w:ascii="Times New Roman" w:hAnsi="Times New Roman" w:cs="Times New Roman"/>
          <w:lang w:val="en-US"/>
        </w:rPr>
      </w:pPr>
      <w:ins w:author="Manoj V Menon" w:date="2025-09-25T08:48:00Z" w:id="428">
        <w:r>
          <w:rPr>
            <w:rFonts w:ascii="Times New Roman" w:hAnsi="Times New Roman" w:cs="Times New Roman"/>
            <w:lang w:val="en-US"/>
          </w:rPr>
          <w:t xml:space="preserve">Customer details, product details as per </w:t>
        </w:r>
      </w:ins>
      <w:ins w:author="Manoj V Menon" w:date="2025-09-25T08:49:00Z" w:id="429">
        <w:r>
          <w:rPr>
            <w:rFonts w:ascii="Times New Roman" w:hAnsi="Times New Roman" w:cs="Times New Roman"/>
            <w:lang w:val="en-US"/>
          </w:rPr>
          <w:t>quote.</w:t>
        </w:r>
      </w:ins>
      <w:r w:rsidR="00C14D47">
        <w:rPr>
          <w:rFonts w:ascii="Times New Roman" w:hAnsi="Times New Roman" w:cs="Times New Roman"/>
          <w:lang w:val="en-US"/>
        </w:rPr>
        <w:t xml:space="preserve"> </w:t>
      </w:r>
    </w:p>
    <w:p w:rsidR="005979B0" w:rsidRDefault="00116867" w14:paraId="2C6FAD57" w14:textId="77777777">
      <w:pPr>
        <w:numPr>
          <w:ilvl w:val="1"/>
          <w:numId w:val="56"/>
        </w:numPr>
        <w:spacing w:after="240"/>
        <w:rPr>
          <w:ins w:author="Manoj V Menon" w:date="2025-09-25T08:47:00Z" w:id="430"/>
          <w:rFonts w:ascii="Times New Roman" w:hAnsi="Times New Roman" w:cs="Times New Roman"/>
          <w:lang w:val="en-US"/>
        </w:rPr>
      </w:pPr>
      <w:ins w:author="Manoj V Menon" w:date="2025-09-25T08:47:00Z" w:id="431">
        <w:r>
          <w:rPr>
            <w:rFonts w:ascii="Times New Roman" w:hAnsi="Times New Roman" w:cs="Times New Roman"/>
            <w:lang w:val="en-US"/>
          </w:rPr>
          <w:t>Specific terms change</w:t>
        </w:r>
      </w:ins>
    </w:p>
    <w:p w:rsidR="005979B0" w:rsidRDefault="00116867" w14:paraId="69AB42A3" w14:textId="77777777">
      <w:pPr>
        <w:numPr>
          <w:ilvl w:val="1"/>
          <w:numId w:val="56"/>
        </w:numPr>
        <w:spacing w:after="240"/>
        <w:rPr>
          <w:rFonts w:ascii="Times New Roman" w:hAnsi="Times New Roman" w:cs="Times New Roman"/>
          <w:lang w:val="en-US"/>
        </w:rPr>
      </w:pPr>
      <w:ins w:author="Manoj V Menon" w:date="2025-09-25T08:47:00Z" w:id="432">
        <w:r>
          <w:rPr>
            <w:rFonts w:ascii="Times New Roman" w:hAnsi="Times New Roman" w:cs="Times New Roman"/>
            <w:lang w:val="en-US"/>
          </w:rPr>
          <w:t xml:space="preserve">Advance collected, mode, value, post dated cheques, payment terms, </w:t>
        </w:r>
      </w:ins>
      <w:ins w:author="Manoj V Menon" w:date="2025-09-25T08:48:00Z" w:id="433">
        <w:r>
          <w:rPr>
            <w:rFonts w:ascii="Times New Roman" w:hAnsi="Times New Roman" w:cs="Times New Roman"/>
            <w:lang w:val="en-US"/>
          </w:rPr>
          <w:t>delivery terms, insallation terms, training terms, handover terms.</w:t>
        </w:r>
      </w:ins>
    </w:p>
    <w:p w:rsidR="005979B0" w:rsidRDefault="00116867" w14:paraId="05C8E835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:rsidR="005979B0" w:rsidRDefault="00116867" w14:paraId="1FCAE3EA" w14:textId="63820501">
      <w:pPr>
        <w:numPr>
          <w:ilvl w:val="0"/>
          <w:numId w:val="57"/>
        </w:numPr>
        <w:spacing w:before="240" w:after="0"/>
        <w:rPr>
          <w:rFonts w:ascii="Times New Roman" w:hAnsi="Times New Roman" w:eastAsia="Calibri" w:cs="Times New Roman"/>
          <w:b/>
          <w:color w:val="000000" w:themeColor="text1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Order Creation</w:t>
      </w:r>
      <w:ins w:author="Manoj V Menon" w:date="2025-09-25T08:58:00Z" w:id="434">
        <w:r>
          <w:rPr>
            <w:rFonts w:ascii="Times New Roman" w:hAnsi="Times New Roman" w:eastAsia="Calibri" w:cs="Times New Roman"/>
            <w:b/>
            <w:bCs/>
            <w:color w:val="000000" w:themeColor="text1"/>
            <w:lang w:val="en-US"/>
          </w:rPr>
          <w:t xml:space="preserve"> (order with advance amount is considered </w:t>
        </w:r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>order) Else, it is an open order and will not be booked in ERP.</w:t>
        </w:r>
      </w:ins>
      <w:ins w:author="Manoj V Menon" w:date="2025-09-25T09:08:00Z" w:id="435">
        <w:r>
          <w:rPr>
            <w:rFonts w:ascii="Times New Roman" w:hAnsi="Times New Roman" w:eastAsia="Calibri" w:cs="Times New Roman"/>
            <w:b/>
            <w:bCs/>
            <w:color w:val="000000" w:themeColor="text1"/>
          </w:rPr>
          <w:t xml:space="preserve"> </w:t>
        </w:r>
      </w:ins>
      <w:ins w:author="Manoj V Menon" w:date="2025-09-25T08:58:00Z" w:id="436">
        <w:r>
          <w:br/>
        </w:r>
      </w:ins>
    </w:p>
    <w:p w:rsidR="005979B0" w:rsidRDefault="00116867" w14:paraId="7179F16E" w14:textId="77777777">
      <w:pPr>
        <w:numPr>
          <w:ilvl w:val="1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Orders can be created:</w:t>
      </w:r>
    </w:p>
    <w:p w:rsidRPr="00713863" w:rsidR="005979B0" w:rsidRDefault="00116867" w14:paraId="21AB783A" w14:textId="77777777">
      <w:pPr>
        <w:numPr>
          <w:ilvl w:val="2"/>
          <w:numId w:val="57"/>
        </w:numPr>
        <w:shd w:val="clear" w:color="auto" w:fill="E5B8B7" w:themeFill="accent2" w:themeFillTint="66"/>
        <w:spacing w:after="0"/>
        <w:rPr>
          <w:rFonts w:ascii="Times New Roman" w:hAnsi="Times New Roman" w:cs="Times New Roman"/>
          <w:lang w:val="en-US"/>
        </w:rPr>
      </w:pPr>
      <w:r w:rsidRPr="00713863">
        <w:rPr>
          <w:rFonts w:ascii="Times New Roman" w:hAnsi="Times New Roman" w:eastAsia="Calibri" w:cs="Times New Roman"/>
          <w:color w:val="000000" w:themeColor="text1"/>
          <w:lang w:val="en-US"/>
        </w:rPr>
        <w:t>From finalized and approved Quote (all header &amp; line items copied, user cannot edit the values).</w:t>
      </w:r>
    </w:p>
    <w:p w:rsidR="00F32FDF" w:rsidP="00F32FDF" w:rsidRDefault="00116867" w14:paraId="4CC1663E" w14:textId="77777777">
      <w:pPr>
        <w:numPr>
          <w:ilvl w:val="2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Directly in Salesforce, following the same UI, logic, and approvals as Quote.</w:t>
      </w:r>
    </w:p>
    <w:p w:rsidR="00F32FDF" w:rsidP="00F32FDF" w:rsidRDefault="00F32FDF" w14:paraId="28423540" w14:textId="77777777">
      <w:pPr>
        <w:numPr>
          <w:ilvl w:val="2"/>
          <w:numId w:val="57"/>
        </w:numPr>
        <w:spacing w:after="0"/>
        <w:rPr>
          <w:rFonts w:ascii="Times New Roman" w:hAnsi="Times New Roman" w:cs="Times New Roman"/>
        </w:rPr>
      </w:pPr>
      <w:r w:rsidRPr="00F32FDF">
        <w:rPr>
          <w:rFonts w:ascii="Times New Roman" w:hAnsi="Times New Roman" w:cs="Times New Roman"/>
        </w:rPr>
        <w:t>Without the quote, order will not be created</w:t>
      </w:r>
    </w:p>
    <w:p w:rsidRPr="00F32FDF" w:rsidR="00F32FDF" w:rsidP="00F32FDF" w:rsidRDefault="00F32FDF" w14:paraId="4B0618AF" w14:textId="0F019BD7">
      <w:pPr>
        <w:numPr>
          <w:ilvl w:val="2"/>
          <w:numId w:val="57"/>
        </w:numPr>
        <w:spacing w:after="0"/>
        <w:rPr>
          <w:rFonts w:ascii="Times New Roman" w:hAnsi="Times New Roman" w:cs="Times New Roman"/>
        </w:rPr>
      </w:pPr>
      <w:r w:rsidRPr="00F32FDF">
        <w:rPr>
          <w:rFonts w:ascii="Times New Roman" w:hAnsi="Times New Roman" w:cs="Times New Roman"/>
        </w:rPr>
        <w:t xml:space="preserve">Provision to create multiple orders from single quotation </w:t>
      </w:r>
      <w:r w:rsidRPr="00C14D47">
        <w:rPr>
          <w:rFonts w:ascii="Wingdings" w:hAnsi="Wingdings" w:eastAsia="Wingdings" w:cs="Wingdings"/>
        </w:rPr>
        <w:t>à</w:t>
      </w:r>
      <w:r w:rsidRPr="00F32FDF">
        <w:rPr>
          <w:rFonts w:ascii="Times New Roman" w:hAnsi="Times New Roman" w:cs="Times New Roman"/>
        </w:rPr>
        <w:t xml:space="preserve"> </w:t>
      </w:r>
      <w:r w:rsidRPr="00F32FDF">
        <w:rPr>
          <w:rFonts w:ascii="Times New Roman" w:hAnsi="Times New Roman" w:cs="Times New Roman"/>
          <w:color w:val="FF0000"/>
        </w:rPr>
        <w:t>FIT Need to discuss internally and confirm need to check on standard object feasibility</w:t>
      </w:r>
    </w:p>
    <w:p w:rsidR="00BC4330" w:rsidP="1E39DF4E" w:rsidRDefault="00BC4330" w14:paraId="6B4CAC87" w14:textId="238EC6C5">
      <w:pPr>
        <w:numPr>
          <w:ilvl w:val="2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1E39DF4E" w:rsidR="00BC4330">
        <w:rPr>
          <w:rFonts w:ascii="Times New Roman" w:hAnsi="Times New Roman" w:cs="Times New Roman"/>
          <w:lang w:val="en-US"/>
        </w:rPr>
        <w:t xml:space="preserve">If required user can add the products and </w:t>
      </w:r>
      <w:r w:rsidRPr="1E39DF4E" w:rsidR="00BC4330">
        <w:rPr>
          <w:rFonts w:ascii="Times New Roman" w:hAnsi="Times New Roman" w:cs="Times New Roman"/>
          <w:lang w:val="en-US"/>
        </w:rPr>
        <w:t>delete</w:t>
      </w:r>
      <w:r w:rsidRPr="1E39DF4E" w:rsidR="00BC4330">
        <w:rPr>
          <w:rFonts w:ascii="Times New Roman" w:hAnsi="Times New Roman" w:cs="Times New Roman"/>
          <w:lang w:val="en-US"/>
        </w:rPr>
        <w:t xml:space="preserve"> the products</w:t>
      </w:r>
    </w:p>
    <w:p w:rsidR="00F32FDF" w:rsidP="1E39DF4E" w:rsidRDefault="00F32FDF" w14:paraId="1D634B3D" w14:textId="3702BD8E">
      <w:pPr>
        <w:numPr>
          <w:ilvl w:val="2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1E39DF4E" w:rsidR="00F32FDF">
        <w:rPr>
          <w:rFonts w:ascii="Times New Roman" w:hAnsi="Times New Roman" w:cs="Times New Roman"/>
          <w:lang w:val="en-US"/>
        </w:rPr>
        <w:t xml:space="preserve">If required user can </w:t>
      </w:r>
      <w:r w:rsidRPr="1E39DF4E" w:rsidR="00F32FDF">
        <w:rPr>
          <w:rFonts w:ascii="Times New Roman" w:hAnsi="Times New Roman" w:cs="Times New Roman"/>
          <w:lang w:val="en-US"/>
        </w:rPr>
        <w:t>delete</w:t>
      </w:r>
      <w:r w:rsidRPr="1E39DF4E" w:rsidR="00F32FDF">
        <w:rPr>
          <w:rFonts w:ascii="Times New Roman" w:hAnsi="Times New Roman" w:cs="Times New Roman"/>
          <w:lang w:val="en-US"/>
        </w:rPr>
        <w:t xml:space="preserve"> the product but cannot edit the </w:t>
      </w:r>
      <w:r w:rsidRPr="1E39DF4E" w:rsidR="00BC4330">
        <w:rPr>
          <w:rFonts w:ascii="Times New Roman" w:hAnsi="Times New Roman" w:cs="Times New Roman"/>
          <w:lang w:val="en-US"/>
        </w:rPr>
        <w:t>unit price</w:t>
      </w:r>
      <w:r w:rsidRPr="1E39DF4E" w:rsidR="00F32FDF">
        <w:rPr>
          <w:rFonts w:ascii="Times New Roman" w:hAnsi="Times New Roman" w:cs="Times New Roman"/>
          <w:lang w:val="en-US"/>
        </w:rPr>
        <w:t xml:space="preserve"> of the product</w:t>
      </w:r>
      <w:r w:rsidRPr="1E39DF4E" w:rsidR="00F32FDF">
        <w:rPr>
          <w:rFonts w:ascii="Times New Roman" w:hAnsi="Times New Roman" w:cs="Times New Roman"/>
          <w:lang w:val="en-US"/>
        </w:rPr>
        <w:t xml:space="preserve"> (during creation and post order creation also)</w:t>
      </w:r>
      <w:r w:rsidRPr="1E39DF4E" w:rsidR="00BC4330">
        <w:rPr>
          <w:rFonts w:ascii="Times New Roman" w:hAnsi="Times New Roman" w:cs="Times New Roman"/>
          <w:lang w:val="en-US"/>
        </w:rPr>
        <w:t xml:space="preserve">   </w:t>
      </w:r>
    </w:p>
    <w:p w:rsidRPr="00713863" w:rsidR="00F32FDF" w:rsidP="00BC4330" w:rsidRDefault="00F32FDF" w14:paraId="5FC8775C" w14:textId="0B4A5A3E">
      <w:pPr>
        <w:numPr>
          <w:ilvl w:val="2"/>
          <w:numId w:val="57"/>
        </w:numPr>
        <w:spacing w:after="0"/>
        <w:rPr>
          <w:rFonts w:ascii="Times New Roman" w:hAnsi="Times New Roman" w:cs="Times New Roman"/>
        </w:rPr>
      </w:pPr>
      <w:r w:rsidRPr="00713863">
        <w:rPr>
          <w:rFonts w:ascii="Times New Roman" w:hAnsi="Times New Roman" w:cs="Times New Roman"/>
        </w:rPr>
        <w:t>If required user can</w:t>
      </w:r>
      <w:r w:rsidRPr="00713863" w:rsidR="00AF0AB6">
        <w:rPr>
          <w:rFonts w:ascii="Times New Roman" w:hAnsi="Times New Roman" w:cs="Times New Roman"/>
        </w:rPr>
        <w:t xml:space="preserve"> edit the quantity</w:t>
      </w:r>
      <w:r w:rsidRPr="00713863" w:rsidR="00BC4330">
        <w:rPr>
          <w:rFonts w:ascii="Times New Roman" w:hAnsi="Times New Roman" w:cs="Times New Roman"/>
        </w:rPr>
        <w:t xml:space="preserve"> and discount </w:t>
      </w:r>
    </w:p>
    <w:p w:rsidR="00BC4330" w:rsidP="00BC4330" w:rsidRDefault="00BC4330" w14:paraId="3E74BBEA" w14:textId="26ABF624">
      <w:pPr>
        <w:numPr>
          <w:ilvl w:val="2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all the details are entered, order can be saved</w:t>
      </w:r>
    </w:p>
    <w:p w:rsidRPr="00F32FDF" w:rsidR="00BC4330" w:rsidP="1E39DF4E" w:rsidRDefault="00BC4330" w14:paraId="2E0E7881" w14:textId="7F065809">
      <w:pPr>
        <w:numPr>
          <w:ilvl w:val="2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1E39DF4E" w:rsidR="00BC4330">
        <w:rPr>
          <w:rFonts w:ascii="Times New Roman" w:hAnsi="Times New Roman" w:cs="Times New Roman"/>
          <w:lang w:val="en-US"/>
        </w:rPr>
        <w:t xml:space="preserve">User can submit the order manually for approval and </w:t>
      </w:r>
      <w:r w:rsidRPr="1E39DF4E" w:rsidR="00BC4330">
        <w:rPr>
          <w:rFonts w:ascii="Times New Roman" w:hAnsi="Times New Roman" w:cs="Times New Roman"/>
          <w:lang w:val="en-US"/>
        </w:rPr>
        <w:t>system</w:t>
      </w:r>
      <w:r w:rsidRPr="1E39DF4E" w:rsidR="00BC4330">
        <w:rPr>
          <w:rFonts w:ascii="Times New Roman" w:hAnsi="Times New Roman" w:cs="Times New Roman"/>
          <w:lang w:val="en-US"/>
        </w:rPr>
        <w:t xml:space="preserve"> will not submit the order automatically.</w:t>
      </w:r>
    </w:p>
    <w:p w:rsidR="00F32FDF" w:rsidP="00F32FDF" w:rsidRDefault="00F32FDF" w14:paraId="5664456E" w14:textId="77777777">
      <w:pPr>
        <w:spacing w:after="0"/>
        <w:rPr>
          <w:rFonts w:ascii="Times New Roman" w:hAnsi="Times New Roman" w:cs="Times New Roman"/>
        </w:rPr>
      </w:pPr>
    </w:p>
    <w:p w:rsidR="005979B0" w:rsidRDefault="00116867" w14:paraId="195ABCA1" w14:textId="77777777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Approval Process</w:t>
      </w:r>
    </w:p>
    <w:p w:rsidRPr="008E2708" w:rsidR="008E2708" w:rsidP="00BC4330" w:rsidRDefault="00116867" w14:paraId="34E65185" w14:textId="77777777">
      <w:pPr>
        <w:numPr>
          <w:ilvl w:val="1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Same price-based approval rules as Quote.</w:t>
      </w:r>
    </w:p>
    <w:p w:rsidRPr="0052471D" w:rsidR="008E2708" w:rsidP="00BC4330" w:rsidRDefault="008E2708" w14:paraId="5E46732A" w14:textId="4EC35806">
      <w:pPr>
        <w:numPr>
          <w:ilvl w:val="1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 xml:space="preserve">Based </w:t>
      </w:r>
      <w:r w:rsidR="0052471D">
        <w:rPr>
          <w:rFonts w:ascii="Times New Roman" w:hAnsi="Times New Roman" w:eastAsia="Calibri" w:cs="Times New Roman"/>
          <w:color w:val="000000"/>
        </w:rPr>
        <w:t>on the price, approval levels will be followed</w:t>
      </w:r>
    </w:p>
    <w:p w:rsidRPr="00AC6AA2" w:rsidR="0052471D" w:rsidP="00BC4330" w:rsidRDefault="0052471D" w14:paraId="3714CCC6" w14:textId="3B0D034E">
      <w:pPr>
        <w:numPr>
          <w:ilvl w:val="1"/>
          <w:numId w:val="57"/>
        </w:numPr>
        <w:spacing w:after="0"/>
        <w:rPr>
          <w:rFonts w:ascii="Times New Roman" w:hAnsi="Times New Roman" w:cs="Times New Roman"/>
          <w:highlight w:val="yellow"/>
        </w:rPr>
      </w:pPr>
      <w:r w:rsidRPr="00AC6AA2">
        <w:rPr>
          <w:rFonts w:ascii="Times New Roman" w:hAnsi="Times New Roman" w:eastAsia="Calibri" w:cs="Times New Roman"/>
          <w:color w:val="000000"/>
          <w:highlight w:val="yellow"/>
        </w:rPr>
        <w:t>Once all the approvals are completed, order will be sent to order acceptance team for final approval</w:t>
      </w:r>
      <w:r w:rsidRPr="00AC6AA2" w:rsidR="00BE4D20">
        <w:rPr>
          <w:rFonts w:ascii="Times New Roman" w:hAnsi="Times New Roman" w:eastAsia="Calibri" w:cs="Times New Roman"/>
          <w:color w:val="000000"/>
          <w:highlight w:val="yellow"/>
        </w:rPr>
        <w:t xml:space="preserve"> </w:t>
      </w:r>
      <w:r w:rsidRPr="00AC6AA2">
        <w:rPr>
          <w:rFonts w:ascii="Times New Roman" w:hAnsi="Times New Roman" w:eastAsia="Calibri" w:cs="Times New Roman"/>
          <w:color w:val="000000"/>
          <w:highlight w:val="yellow"/>
        </w:rPr>
        <w:t xml:space="preserve"> </w:t>
      </w:r>
    </w:p>
    <w:p w:rsidRPr="0052471D" w:rsidR="0052471D" w:rsidP="00BC4330" w:rsidRDefault="0052471D" w14:paraId="0AA90B61" w14:textId="15A9A1B8">
      <w:pPr>
        <w:numPr>
          <w:ilvl w:val="1"/>
          <w:numId w:val="57"/>
        </w:numPr>
        <w:spacing w:after="0"/>
        <w:rPr>
          <w:rFonts w:ascii="Times New Roman" w:hAnsi="Times New Roman" w:cs="Times New Roman"/>
          <w:color w:val="FF0000"/>
        </w:rPr>
      </w:pPr>
      <w:r w:rsidRPr="0052471D">
        <w:rPr>
          <w:rFonts w:ascii="Times New Roman" w:hAnsi="Times New Roman" w:eastAsia="Calibri" w:cs="Times New Roman"/>
          <w:color w:val="FF0000"/>
        </w:rPr>
        <w:t>Need to write the detailed approval process</w:t>
      </w:r>
    </w:p>
    <w:p w:rsidR="005979B0" w:rsidRDefault="00116867" w14:paraId="13497370" w14:textId="77777777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Integration to ERP</w:t>
      </w:r>
    </w:p>
    <w:p w:rsidRPr="00713863" w:rsidR="00713863" w:rsidRDefault="00116867" w14:paraId="44956314" w14:textId="77777777">
      <w:pPr>
        <w:numPr>
          <w:ilvl w:val="1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00AC6AA2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 xml:space="preserve">Once Order </w:t>
      </w:r>
      <w:r w:rsidRPr="00AC6AA2" w:rsidR="008E2708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>is approved</w:t>
      </w:r>
      <w:r w:rsidRPr="00AC6AA2" w:rsidR="0052471D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 xml:space="preserve"> by order acceptance team</w:t>
      </w:r>
      <w:r w:rsidRPr="00AC6AA2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>,</w:t>
      </w:r>
      <w:ins w:author="Manoj V Menon" w:date="2025-09-25T08:51:00Z" w:id="437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</w:p>
    <w:p w:rsidR="005979B0" w:rsidRDefault="00713863" w14:paraId="4ACACDCE" w14:textId="432F112D">
      <w:pPr>
        <w:numPr>
          <w:ilvl w:val="1"/>
          <w:numId w:val="5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Once after all the approvals are completed then </w:t>
      </w:r>
      <w:r w:rsidR="00116867">
        <w:rPr>
          <w:rFonts w:ascii="Times New Roman" w:hAnsi="Times New Roman" w:eastAsia="Calibri" w:cs="Times New Roman"/>
          <w:color w:val="000000" w:themeColor="text1"/>
          <w:lang w:val="en-US"/>
        </w:rPr>
        <w:t>Order is pushed to ERP.</w:t>
      </w:r>
    </w:p>
    <w:p w:rsidR="005979B0" w:rsidRDefault="00116867" w14:paraId="6DBA5AC5" w14:textId="5E151D57">
      <w:pPr>
        <w:numPr>
          <w:ilvl w:val="1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 xml:space="preserve">ERP generates </w:t>
      </w:r>
      <w:r>
        <w:rPr>
          <w:rFonts w:ascii="Times New Roman" w:hAnsi="Times New Roman" w:eastAsia="Calibri" w:cs="Times New Roman"/>
          <w:bCs/>
          <w:color w:val="000000"/>
        </w:rPr>
        <w:t>Acknowledgment/ERP Order No.</w:t>
      </w:r>
      <w:r>
        <w:rPr>
          <w:rFonts w:ascii="Times New Roman" w:hAnsi="Times New Roman" w:eastAsia="Calibri" w:cs="Times New Roman"/>
          <w:color w:val="000000"/>
        </w:rPr>
        <w:t>, updated back in Salesforce.</w:t>
      </w:r>
      <w:r w:rsidR="0052471D">
        <w:rPr>
          <w:rFonts w:ascii="Times New Roman" w:hAnsi="Times New Roman" w:eastAsia="Calibri" w:cs="Times New Roman"/>
          <w:color w:val="000000"/>
        </w:rPr>
        <w:t xml:space="preserve"> </w:t>
      </w:r>
    </w:p>
    <w:p w:rsidR="005979B0" w:rsidRDefault="00116867" w14:paraId="5DF48E12" w14:textId="77777777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Notifications</w:t>
      </w:r>
    </w:p>
    <w:p w:rsidR="005979B0" w:rsidRDefault="00116867" w14:paraId="06DAC23F" w14:textId="57352A59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Acknowledgment notification/email to: </w:t>
      </w:r>
      <w:r w:rsidR="0052471D">
        <w:rPr>
          <w:rFonts w:ascii="Times New Roman" w:hAnsi="Times New Roman" w:eastAsia="Calibri" w:cs="Times New Roman"/>
          <w:color w:val="000000" w:themeColor="text1"/>
          <w:lang w:val="en-US"/>
        </w:rPr>
        <w:t xml:space="preserve">Email for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Customer, Sales Executive, Manager, </w:t>
      </w:r>
      <w:r w:rsidRPr="00BE4D20" w:rsidR="00BE4D20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>ERP shipping</w:t>
      </w:r>
      <w:r w:rsidRPr="00BE4D20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 xml:space="preserve"> Team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.</w:t>
      </w:r>
      <w:ins w:author="Manoj V Menon" w:date="2025-09-25T08:51:00Z" w:id="43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  <w:r w:rsidRPr="00BE4D20">
          <w:rPr>
            <w:rFonts w:ascii="Times New Roman" w:hAnsi="Times New Roman" w:eastAsia="Calibri" w:cs="Times New Roman"/>
            <w:color w:val="000000" w:themeColor="text1"/>
            <w:highlight w:val="yellow"/>
            <w:lang w:val="en-US"/>
          </w:rPr>
          <w:t>+ Service Team as may be appropriate</w:t>
        </w:r>
      </w:ins>
      <w:r w:rsidR="00BE4D20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ins w:author="Manoj V Menon" w:date="2025-09-26T05:14:00Z" w:id="43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(checking mechanism here –for what products service should be notified)</w:t>
        </w:r>
      </w:ins>
    </w:p>
    <w:p w:rsidR="006010DB" w:rsidRDefault="006010DB" w14:paraId="6CBC42BF" w14:textId="3FF30E63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Order cancellation email notification will be sent to customer once the order cancellation request if approved by CFO</w:t>
      </w:r>
    </w:p>
    <w:p w:rsidR="005979B0" w:rsidRDefault="00116867" w14:paraId="66320089" w14:textId="77777777">
      <w:pPr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lang w:val="en-US"/>
        </w:rPr>
        <w:t>Order Cancellation</w:t>
      </w:r>
      <w:ins w:author="Manoj V Menon" w:date="2025-09-25T08:57:00Z" w:id="440">
        <w:r>
          <w:rPr>
            <w:rFonts w:ascii="Times New Roman" w:hAnsi="Times New Roman" w:eastAsia="Calibri" w:cs="Times New Roman"/>
            <w:b/>
            <w:bCs/>
            <w:color w:val="000000" w:themeColor="text1"/>
            <w:lang w:val="en-US"/>
          </w:rPr>
          <w:t xml:space="preserve"> (Order means PO with advance or full payment)</w:t>
        </w:r>
      </w:ins>
    </w:p>
    <w:p w:rsidR="00BE4D20" w:rsidRDefault="00116867" w14:paraId="3D9525CD" w14:textId="4AAAA834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Allowed only before Invoice Creation.</w:t>
      </w:r>
      <w:r w:rsidR="00713863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 </w:t>
      </w:r>
      <w:r w:rsidR="00BE4D20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ins w:author="Manoj V Menon" w:date="2025-09-25T09:03:00Z" w:id="44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</w:ins>
    </w:p>
    <w:p w:rsidRPr="006010DB" w:rsidR="006010DB" w:rsidP="006010DB" w:rsidRDefault="00116867" w14:paraId="3955C224" w14:textId="5E48BA60">
      <w:pPr>
        <w:numPr>
          <w:ilvl w:val="1"/>
          <w:numId w:val="57"/>
        </w:numPr>
        <w:spacing w:after="0"/>
        <w:rPr>
          <w:ins w:author="Manoj V Menon" w:date="2025-09-25T09:00:00Z" w:id="442"/>
          <w:rFonts w:ascii="Times New Roman" w:hAnsi="Times New Roman" w:eastAsia="Calibri" w:cs="Times New Roman"/>
          <w:color w:val="000000" w:themeColor="text1"/>
          <w:highlight w:val="yellow"/>
          <w:lang w:val="en-US"/>
        </w:rPr>
      </w:pPr>
      <w:ins w:author="Manoj V Menon" w:date="2025-09-25T09:03:00Z" w:id="443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Optionally/exceptionally orders can be cancelled post invoice creation.</w:t>
        </w:r>
      </w:ins>
      <w:ins w:author="Manoj V Menon" w:date="2025-09-26T05:17:00Z" w:id="44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</w:t>
        </w:r>
        <w:r w:rsidRPr="006010DB">
          <w:rPr>
            <w:rFonts w:ascii="Times New Roman" w:hAnsi="Times New Roman" w:eastAsia="Calibri" w:cs="Times New Roman"/>
            <w:color w:val="FF0000"/>
            <w:lang w:val="en-US"/>
          </w:rPr>
          <w:t xml:space="preserve">Refund Policy apply – a % of money paid will be retained in case of order cancellation after invoicing. Total money can also be retained and </w:t>
        </w:r>
      </w:ins>
      <w:r w:rsidRPr="006010DB" w:rsidR="006010DB">
        <w:rPr>
          <w:rFonts w:ascii="Times New Roman" w:hAnsi="Times New Roman" w:eastAsia="Calibri" w:cs="Times New Roman"/>
          <w:color w:val="FF0000"/>
          <w:lang w:val="en-US"/>
        </w:rPr>
        <w:t>adjusted</w:t>
      </w:r>
      <w:ins w:author="Manoj V Menon" w:date="2025-09-26T05:18:00Z" w:id="445">
        <w:r w:rsidRPr="006010DB">
          <w:rPr>
            <w:rFonts w:ascii="Times New Roman" w:hAnsi="Times New Roman" w:eastAsia="Calibri" w:cs="Times New Roman"/>
            <w:color w:val="FF0000"/>
            <w:lang w:val="en-US"/>
          </w:rPr>
          <w:t xml:space="preserve"> against a future order.</w:t>
        </w:r>
      </w:ins>
      <w:ins w:author="Manoj V Menon" w:date="2025-09-26T05:17:00Z" w:id="446">
        <w:r w:rsidRPr="006010DB">
          <w:rPr>
            <w:rFonts w:ascii="Times New Roman" w:hAnsi="Times New Roman" w:eastAsia="Calibri" w:cs="Times New Roman"/>
            <w:color w:val="FF0000"/>
            <w:lang w:val="en-US"/>
          </w:rPr>
          <w:t xml:space="preserve">  In Quote, </w:t>
        </w:r>
      </w:ins>
      <w:r w:rsidRPr="006010DB" w:rsidR="006010DB">
        <w:rPr>
          <w:rFonts w:ascii="Times New Roman" w:hAnsi="Times New Roman" w:eastAsia="Calibri" w:cs="Times New Roman"/>
          <w:color w:val="FF0000"/>
          <w:lang w:val="en-US"/>
        </w:rPr>
        <w:t>Cancellation</w:t>
      </w:r>
      <w:ins w:author="Manoj V Menon" w:date="2025-09-26T05:17:00Z" w:id="447">
        <w:r w:rsidRPr="006010DB">
          <w:rPr>
            <w:rFonts w:ascii="Times New Roman" w:hAnsi="Times New Roman" w:eastAsia="Calibri" w:cs="Times New Roman"/>
            <w:color w:val="FF0000"/>
            <w:lang w:val="en-US"/>
          </w:rPr>
          <w:t xml:space="preserve"> terms need to be show-cased.</w:t>
        </w:r>
      </w:ins>
      <w:r w:rsidRPr="006010DB" w:rsidR="00BE4D20">
        <w:rPr>
          <w:rFonts w:ascii="Times New Roman" w:hAnsi="Times New Roman" w:eastAsia="Calibri" w:cs="Times New Roman"/>
          <w:color w:val="FF0000"/>
          <w:lang w:val="en-US"/>
        </w:rPr>
        <w:t xml:space="preserve"> </w:t>
      </w:r>
      <w:r w:rsidRPr="006010DB" w:rsidR="006010DB">
        <w:rPr>
          <w:rFonts w:ascii="Wingdings" w:hAnsi="Wingdings" w:eastAsia="Wingdings" w:cs="Wingdings"/>
          <w:color w:val="FF0000"/>
          <w:lang w:val="en-US"/>
        </w:rPr>
        <w:t>à</w:t>
      </w:r>
      <w:r w:rsidR="006010DB">
        <w:rPr>
          <w:rFonts w:ascii="Times New Roman" w:hAnsi="Times New Roman" w:eastAsia="Calibri" w:cs="Times New Roman"/>
          <w:color w:val="FF0000"/>
          <w:lang w:val="en-US"/>
        </w:rPr>
        <w:t xml:space="preserve"> History needs to be maintained on salesforce and </w:t>
      </w:r>
      <w:r w:rsidRPr="006010DB" w:rsidR="006010DB">
        <w:rPr>
          <w:rFonts w:ascii="Times New Roman" w:hAnsi="Times New Roman" w:eastAsia="Calibri" w:cs="Times New Roman"/>
          <w:color w:val="000000" w:themeColor="text1"/>
          <w:highlight w:val="yellow"/>
          <w:lang w:val="en-US"/>
        </w:rPr>
        <w:t xml:space="preserve">formula needs to be decided and confirmed by client </w:t>
      </w:r>
    </w:p>
    <w:p w:rsidR="006010DB" w:rsidP="006010DB" w:rsidRDefault="006010DB" w14:paraId="4D2543E2" w14:textId="77777777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</w:rPr>
        <w:t>Order owner can request for the order cancellation, once the order cancellation request is approved by CFO then only order status moves to “Cancelled”</w:t>
      </w:r>
    </w:p>
    <w:p w:rsidR="006010DB" w:rsidP="1E39DF4E" w:rsidRDefault="006010DB" w14:paraId="08F79FF2" w14:textId="31D2905C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Order owner can 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request for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the order cancellation with order cancellation reason on mandatory basis. </w:t>
      </w:r>
    </w:p>
    <w:p w:rsidRPr="006010DB" w:rsidR="006010DB" w:rsidP="1E39DF4E" w:rsidRDefault="006010DB" w14:paraId="4E38E531" w14:textId="4DA6E608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Order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cancellation process follows same 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like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order approval process.</w:t>
      </w:r>
    </w:p>
    <w:p w:rsidR="005979B0" w:rsidRDefault="00116867" w14:paraId="29BD1242" w14:textId="77D8B366">
      <w:pPr>
        <w:numPr>
          <w:ilvl w:val="1"/>
          <w:numId w:val="57"/>
        </w:numPr>
        <w:spacing w:after="0"/>
        <w:rPr>
          <w:ins w:author="Manoj V Menon" w:date="2025-09-25T09:02:00Z" w:id="448"/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Cancellation is pushed to ERP.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>Status updated as Cancelled.</w:t>
      </w:r>
      <w:r w:rsidR="00877D43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ins w:author="Manoj V Menon" w:date="2025-09-26T05:18:00Z" w:id="44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subject to refund policy and cancellation terms. </w:t>
        </w:r>
      </w:ins>
    </w:p>
    <w:p w:rsidR="005979B0" w:rsidRDefault="00116867" w14:paraId="276DC7DC" w14:textId="4201DEBE">
      <w:pPr>
        <w:numPr>
          <w:ilvl w:val="1"/>
          <w:numId w:val="57"/>
        </w:numPr>
        <w:spacing w:after="0"/>
        <w:rPr>
          <w:rFonts w:ascii="Times New Roman" w:hAnsi="Times New Roman" w:eastAsia="Calibri" w:cs="Times New Roman"/>
          <w:color w:val="000000" w:themeColor="text1"/>
        </w:rPr>
      </w:pPr>
      <w:bookmarkStart w:name="_heading=h.jq6sgg6xr7sv" w:id="450"/>
      <w:bookmarkEnd w:id="450"/>
      <w:ins w:author="Manoj V Menon" w:date="2025-09-25T09:02:00Z" w:id="45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Cancellation </w:t>
        </w:r>
      </w:ins>
      <w:r w:rsidR="00713863">
        <w:rPr>
          <w:rFonts w:ascii="Times New Roman" w:hAnsi="Times New Roman" w:eastAsia="Calibri" w:cs="Times New Roman"/>
          <w:color w:val="000000" w:themeColor="text1"/>
        </w:rPr>
        <w:t>possible</w:t>
      </w:r>
      <w:ins w:author="Manoj V Menon" w:date="2025-09-25T09:02:00Z" w:id="452">
        <w:r>
          <w:rPr>
            <w:rFonts w:ascii="Times New Roman" w:hAnsi="Times New Roman" w:eastAsia="Calibri" w:cs="Times New Roman"/>
            <w:color w:val="000000" w:themeColor="text1"/>
          </w:rPr>
          <w:t xml:space="preserve"> due to quality issues and return of equipment. - Credit Note/</w:t>
        </w:r>
      </w:ins>
      <w:ins w:author="Manoj V Menon" w:date="2025-09-26T05:18:00Z" w:id="453">
        <w:r>
          <w:rPr>
            <w:rFonts w:ascii="Times New Roman" w:hAnsi="Times New Roman" w:eastAsia="Calibri" w:cs="Times New Roman"/>
            <w:color w:val="000000" w:themeColor="text1"/>
          </w:rPr>
          <w:t xml:space="preserve">100% </w:t>
        </w:r>
      </w:ins>
      <w:ins w:author="Manoj V Menon" w:date="2025-09-25T09:02:00Z" w:id="454">
        <w:r>
          <w:rPr>
            <w:rFonts w:ascii="Times New Roman" w:hAnsi="Times New Roman" w:eastAsia="Calibri" w:cs="Times New Roman"/>
            <w:color w:val="000000" w:themeColor="text1"/>
          </w:rPr>
          <w:t>Refund.</w:t>
        </w:r>
      </w:ins>
      <w:r w:rsidR="00713863">
        <w:rPr>
          <w:rFonts w:ascii="Times New Roman" w:hAnsi="Times New Roman" w:eastAsia="Calibri" w:cs="Times New Roman"/>
          <w:color w:val="000000" w:themeColor="text1"/>
        </w:rPr>
        <w:t xml:space="preserve">   </w:t>
      </w:r>
    </w:p>
    <w:p w:rsidR="005979B0" w:rsidRDefault="00116867" w14:paraId="07D61A4D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:rsidR="005979B0" w:rsidP="1E39DF4E" w:rsidRDefault="006010DB" w14:paraId="00F12F0B" w14:textId="71928995">
      <w:pPr>
        <w:numPr>
          <w:ilvl w:val="0"/>
          <w:numId w:val="58"/>
        </w:numPr>
        <w:spacing w:before="240" w:after="0"/>
        <w:rPr>
          <w:rFonts w:ascii="Times New Roman" w:hAnsi="Times New Roman" w:cs="Times New Roman"/>
          <w:lang w:val="en-US"/>
        </w:rPr>
      </w:pP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Auto-copy from Quote to Order and if 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required</w:t>
      </w:r>
      <w:r w:rsidRPr="1E39DF4E" w:rsidR="006010DB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 user can make changes </w:t>
      </w:r>
    </w:p>
    <w:p w:rsidR="005979B0" w:rsidRDefault="00116867" w14:paraId="36BA3602" w14:textId="77777777">
      <w:pPr>
        <w:numPr>
          <w:ilvl w:val="0"/>
          <w:numId w:val="58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ERP acknowledgment updates Order Status.</w:t>
      </w:r>
    </w:p>
    <w:p w:rsidR="005979B0" w:rsidRDefault="00116867" w14:paraId="695573C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m3mdfhlimert" w:colFirst="0" w:colLast="0" w:id="455"/>
      <w:bookmarkEnd w:id="455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:rsidR="005979B0" w:rsidRDefault="00116867" w14:paraId="4C9392FF" w14:textId="7777777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Mandatory approval by Order Acceptance Team before ERP sync.</w:t>
      </w:r>
    </w:p>
    <w:p w:rsidR="005979B0" w:rsidRDefault="00116867" w14:paraId="7B3BA531" w14:textId="77777777">
      <w:pPr>
        <w:numPr>
          <w:ilvl w:val="0"/>
          <w:numId w:val="59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Cancellation blocked if Invoice exists (ERP validation).</w:t>
      </w:r>
      <w:ins w:author="Manoj V Menon" w:date="2025-09-25T09:04:00Z" w:id="45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Except in exceptional conditions mentioned above.</w:t>
        </w:r>
      </w:ins>
    </w:p>
    <w:p w:rsidR="005979B0" w:rsidRDefault="00116867" w14:paraId="6F4EA016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99rqyyqzgqh4" w:colFirst="0" w:colLast="0" w:id="457"/>
      <w:bookmarkEnd w:id="45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:rsidR="005979B0" w:rsidRDefault="00116867" w14:paraId="3D83BC05" w14:textId="77777777">
      <w:pPr>
        <w:numPr>
          <w:ilvl w:val="0"/>
          <w:numId w:val="60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Unique Order ID per order.</w:t>
      </w:r>
    </w:p>
    <w:p w:rsidR="005979B0" w:rsidRDefault="00116867" w14:paraId="6C9F191D" w14:textId="7777777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Cannot submit to ERP without Order Acceptance Approval.</w:t>
      </w:r>
    </w:p>
    <w:p w:rsidR="005979B0" w:rsidRDefault="00116867" w14:paraId="1BD4B446" w14:textId="34737828">
      <w:pPr>
        <w:numPr>
          <w:ilvl w:val="0"/>
          <w:numId w:val="60"/>
        </w:numPr>
        <w:spacing w:after="240"/>
        <w:rPr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No cancellation after ERP Invoice creation.</w:t>
      </w:r>
      <w:ins w:author="Manoj V Menon" w:date="2025-09-25T09:04:00Z" w:id="458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</w:t>
        </w:r>
      </w:ins>
      <w:ins w:author="Manoj V Menon" w:date="2025-09-25T09:05:00Z" w:id="459">
        <w:r>
          <w:rPr>
            <w:rFonts w:ascii="Times New Roman" w:hAnsi="Times New Roman" w:eastAsia="Calibri" w:cs="Times New Roman"/>
            <w:color w:val="000000" w:themeColor="text1"/>
          </w:rPr>
          <w:t>except exceptional circumstances)</w:t>
        </w:r>
      </w:ins>
      <w:r w:rsidR="00C14D47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3EAEE759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jfmdkrax05hh" w:colFirst="0" w:colLast="0" w:id="460"/>
      <w:bookmarkEnd w:id="46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:rsidR="005979B0" w:rsidRDefault="00116867" w14:paraId="096DAB53" w14:textId="77777777">
      <w:pPr>
        <w:numPr>
          <w:ilvl w:val="0"/>
          <w:numId w:val="61"/>
        </w:numPr>
        <w:spacing w:before="240" w:after="240"/>
        <w:rPr>
          <w:ins w:author="Manoj V Menon" w:date="2025-09-25T09:51:00Z" w:id="461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In-app &amp; email for approvals, acknowledgments, and cancellations.</w:t>
      </w:r>
    </w:p>
    <w:p w:rsidR="005979B0" w:rsidRDefault="00116867" w14:paraId="34AA3A28" w14:textId="14110CE5">
      <w:pPr>
        <w:numPr>
          <w:ilvl w:val="0"/>
          <w:numId w:val="61"/>
        </w:numPr>
        <w:spacing w:before="240" w:after="240"/>
        <w:rPr>
          <w:ins w:author="Manoj V Menon" w:date="2025-09-25T09:51:00Z" w:id="462"/>
          <w:rFonts w:ascii="Times New Roman" w:hAnsi="Times New Roman" w:eastAsia="Calibri" w:cs="Times New Roman"/>
          <w:color w:val="000000" w:themeColor="text1"/>
        </w:rPr>
      </w:pPr>
      <w:bookmarkStart w:name="_heading=h.mmh6yvowwsbl" w:colFirst="0" w:colLast="0" w:id="463"/>
      <w:bookmarkEnd w:id="463"/>
      <w:ins w:author="Manoj V Menon" w:date="2025-09-25T09:51:00Z" w:id="464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Open orders</w:t>
        </w:r>
      </w:ins>
      <w:ins w:author="Manoj V Menon" w:date="2025-09-25T09:52:00Z" w:id="465">
        <w:r>
          <w:rPr>
            <w:rFonts w:ascii="Times New Roman" w:hAnsi="Times New Roman" w:eastAsia="Calibri" w:cs="Times New Roman"/>
            <w:color w:val="000000" w:themeColor="text1"/>
          </w:rPr>
          <w:t xml:space="preserve"> (no money received)</w:t>
        </w:r>
      </w:ins>
      <w:r w:rsidR="00FD089F">
        <w:rPr>
          <w:rFonts w:ascii="Times New Roman" w:hAnsi="Times New Roman" w:eastAsia="Calibri" w:cs="Times New Roman"/>
          <w:color w:val="000000" w:themeColor="text1"/>
        </w:rPr>
        <w:t xml:space="preserve">  </w:t>
      </w:r>
    </w:p>
    <w:p w:rsidR="005979B0" w:rsidRDefault="00116867" w14:paraId="6B9C3DEB" w14:textId="19413032">
      <w:pPr>
        <w:numPr>
          <w:ilvl w:val="0"/>
          <w:numId w:val="61"/>
        </w:numPr>
        <w:spacing w:before="240" w:after="240"/>
        <w:rPr>
          <w:ins w:author="Manoj V Menon" w:date="2025-09-25T09:51:00Z" w:id="466"/>
          <w:rFonts w:ascii="Times New Roman" w:hAnsi="Times New Roman" w:eastAsia="Calibri" w:cs="Times New Roman"/>
          <w:color w:val="000000" w:themeColor="text1"/>
        </w:rPr>
      </w:pPr>
      <w:ins w:author="Manoj V Menon" w:date="2025-09-25T09:51:00Z" w:id="467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Delayed orders</w:t>
        </w:r>
        <w:r>
          <w:rPr>
            <w:rFonts w:ascii="Times New Roman" w:hAnsi="Times New Roman" w:eastAsia="Calibri" w:cs="Times New Roman"/>
            <w:color w:val="000000" w:themeColor="text1"/>
          </w:rPr>
          <w:t xml:space="preserve"> </w:t>
        </w:r>
      </w:ins>
      <w:ins w:author="Manoj V Menon" w:date="2025-09-25T09:52:00Z" w:id="468">
        <w:r>
          <w:rPr>
            <w:rFonts w:ascii="Times New Roman" w:hAnsi="Times New Roman" w:eastAsia="Calibri" w:cs="Times New Roman"/>
            <w:color w:val="000000" w:themeColor="text1"/>
          </w:rPr>
          <w:t xml:space="preserve"> (PO &amp; advance received, but not executed due to site readines</w:t>
        </w:r>
      </w:ins>
      <w:ins w:author="Manoj V Menon" w:date="2025-09-26T05:19:00Z" w:id="469">
        <w:r>
          <w:rPr>
            <w:rFonts w:ascii="Times New Roman" w:hAnsi="Times New Roman" w:eastAsia="Calibri" w:cs="Times New Roman"/>
            <w:color w:val="000000" w:themeColor="text1"/>
          </w:rPr>
          <w:t>s</w:t>
        </w:r>
      </w:ins>
      <w:ins w:author="Manoj V Menon" w:date="2025-09-25T09:52:00Z" w:id="470">
        <w:r>
          <w:rPr>
            <w:rFonts w:ascii="Times New Roman" w:hAnsi="Times New Roman" w:eastAsia="Calibri" w:cs="Times New Roman"/>
            <w:color w:val="000000" w:themeColor="text1"/>
          </w:rPr>
          <w:t>, funding etc)</w:t>
        </w:r>
      </w:ins>
      <w:r w:rsidR="00FD089F">
        <w:rPr>
          <w:rFonts w:ascii="Times New Roman" w:hAnsi="Times New Roman" w:eastAsia="Calibri" w:cs="Times New Roman"/>
          <w:color w:val="000000" w:themeColor="text1"/>
        </w:rPr>
        <w:t xml:space="preserve"> </w:t>
      </w:r>
    </w:p>
    <w:p w:rsidR="005979B0" w:rsidRDefault="00116867" w14:paraId="7D6C751C" w14:textId="33360B75">
      <w:pPr>
        <w:numPr>
          <w:ilvl w:val="0"/>
          <w:numId w:val="61"/>
        </w:numPr>
        <w:spacing w:before="240" w:after="240"/>
        <w:rPr>
          <w:rFonts w:ascii="Times New Roman" w:hAnsi="Times New Roman" w:eastAsia="Calibri" w:cs="Times New Roman"/>
          <w:color w:val="000000" w:themeColor="text1"/>
        </w:rPr>
      </w:pPr>
      <w:ins w:author="Manoj V Menon" w:date="2025-09-25T09:52:00Z" w:id="47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Delayed </w:t>
        </w:r>
        <w:commentRangeStart w:id="472"/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pay</w:t>
        </w:r>
        <w:r>
          <w:rPr>
            <w:rFonts w:ascii="Times New Roman" w:hAnsi="Times New Roman" w:eastAsia="Calibri" w:cs="Times New Roman"/>
            <w:color w:val="000000" w:themeColor="text1"/>
          </w:rPr>
          <w:t>ments</w:t>
        </w:r>
      </w:ins>
      <w:commentRangeEnd w:id="472"/>
      <w:r w:rsidR="00877D43">
        <w:rPr>
          <w:rStyle w:val="CommentReference"/>
        </w:rPr>
        <w:commentReference w:id="472"/>
      </w:r>
      <w:r w:rsidR="00FD089F">
        <w:rPr>
          <w:rFonts w:ascii="Times New Roman" w:hAnsi="Times New Roman" w:eastAsia="Calibri" w:cs="Times New Roman"/>
          <w:color w:val="000000" w:themeColor="text1"/>
        </w:rPr>
        <w:t xml:space="preserve">  </w:t>
      </w:r>
    </w:p>
    <w:p w:rsidR="005979B0" w:rsidRDefault="00116867" w14:paraId="5AA208F9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Approvals</w:t>
      </w:r>
    </w:p>
    <w:p w:rsidR="005979B0" w:rsidRDefault="00116867" w14:paraId="6D8C5C1B" w14:textId="77777777">
      <w:pPr>
        <w:numPr>
          <w:ilvl w:val="0"/>
          <w:numId w:val="62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Same discount/price-based hierarchy as Quote.</w:t>
      </w:r>
    </w:p>
    <w:p w:rsidR="005979B0" w:rsidRDefault="00116867" w14:paraId="47F49251" w14:textId="77777777">
      <w:pPr>
        <w:numPr>
          <w:ilvl w:val="0"/>
          <w:numId w:val="62"/>
        </w:num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Additional Order Acceptance Approval stage.</w:t>
      </w:r>
    </w:p>
    <w:p w:rsidR="005979B0" w:rsidRDefault="00116867" w14:paraId="0043ED0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vwajmnq33j95" w:colFirst="0" w:colLast="0" w:id="473"/>
      <w:bookmarkEnd w:id="473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:rsidR="005979B0" w:rsidRDefault="00116867" w14:paraId="5F4BAF29" w14:textId="77777777">
      <w:pPr>
        <w:numPr>
          <w:ilvl w:val="0"/>
          <w:numId w:val="63"/>
        </w:numPr>
        <w:spacing w:before="240"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Calibri" w:cs="Times New Roman"/>
          <w:bCs/>
          <w:color w:val="000000"/>
        </w:rPr>
        <w:t>Salesforce → ERP: Approved Orders &amp; Cancellations.</w:t>
      </w:r>
    </w:p>
    <w:p w:rsidR="005979B0" w:rsidRDefault="00116867" w14:paraId="43003637" w14:textId="77777777">
      <w:pPr>
        <w:numPr>
          <w:ilvl w:val="0"/>
          <w:numId w:val="64"/>
        </w:numPr>
        <w:spacing w:after="240"/>
        <w:rPr>
          <w:ins w:author="Manoj V Menon" w:date="2025-09-23T11:10:00Z" w:id="474"/>
          <w:rFonts w:ascii="Times New Roman" w:hAnsi="Times New Roman" w:eastAsia="Calibri" w:cs="Times New Roman"/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ERP → Salesforce: Acknowledgment (Order No., Status</w:t>
      </w:r>
      <w:ins w:author="Manoj V Menon" w:date="2025-09-25T09:05:00Z" w:id="47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, </w:t>
        </w:r>
        <w:commentRangeStart w:id="476"/>
        <w:r w:rsidRPr="00FD089F">
          <w:rPr>
            <w:rFonts w:ascii="Times New Roman" w:hAnsi="Times New Roman" w:eastAsia="Calibri" w:cs="Times New Roman"/>
            <w:color w:val="FF0000"/>
            <w:lang w:val="en-US"/>
          </w:rPr>
          <w:t>credit notes, refunds, returns etc.</w:t>
        </w:r>
      </w:ins>
      <w:commentRangeEnd w:id="476"/>
      <w:r w:rsidR="00FD089F">
        <w:rPr>
          <w:rStyle w:val="CommentReference"/>
        </w:rPr>
        <w:commentReference w:id="476"/>
      </w: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). </w:t>
      </w:r>
      <w:ins w:author="Manoj V Menon" w:date="2025-09-24T05:55:00Z" w:id="477">
        <w:r>
          <w:rPr>
            <w:rFonts w:ascii="Times New Roman" w:hAnsi="Times New Roman" w:eastAsia="Calibri" w:cs="Times New Roman"/>
            <w:color w:val="000000" w:themeColor="text1"/>
          </w:rPr>
          <w:t xml:space="preserve">payment details, customer </w:t>
        </w:r>
        <w:commentRangeStart w:id="478"/>
        <w:r>
          <w:rPr>
            <w:rFonts w:ascii="Times New Roman" w:hAnsi="Times New Roman" w:eastAsia="Calibri" w:cs="Times New Roman"/>
            <w:color w:val="000000" w:themeColor="text1"/>
          </w:rPr>
          <w:t>information</w:t>
        </w:r>
      </w:ins>
      <w:commentRangeStart w:id="479"/>
      <w:commentRangeEnd w:id="479"/>
      <w:r>
        <w:rPr>
          <w:rStyle w:val="CommentReference"/>
          <w:rFonts w:ascii="Times New Roman" w:hAnsi="Times New Roman" w:eastAsia="Calibri" w:cs="Times New Roman"/>
          <w:color w:val="000000" w:themeColor="text1"/>
          <w:sz w:val="22"/>
          <w:szCs w:val="22"/>
        </w:rPr>
        <w:commentReference w:id="479"/>
      </w:r>
      <w:commentRangeEnd w:id="478"/>
      <w:r>
        <w:rPr>
          <w:rStyle w:val="CommentReference"/>
        </w:rPr>
        <w:commentReference w:id="478"/>
      </w:r>
    </w:p>
    <w:p w:rsidR="005979B0" w:rsidRDefault="00116867" w14:paraId="296E303F" w14:textId="32CBC3DC">
      <w:pPr>
        <w:numPr>
          <w:ilvl w:val="0"/>
          <w:numId w:val="64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3T11:10:00Z" w:id="48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Kaspon – Installed or not; installation date.</w:t>
        </w:r>
      </w:ins>
      <w:r w:rsidR="00FD089F">
        <w:rPr>
          <w:rFonts w:ascii="Times New Roman" w:hAnsi="Times New Roman" w:eastAsia="Calibri" w:cs="Times New Roman"/>
          <w:color w:val="000000" w:themeColor="text1"/>
          <w:lang w:val="en-US"/>
        </w:rPr>
        <w:t xml:space="preserve"> </w:t>
      </w:r>
      <w:ins w:author="Manoj V Menon" w:date="2025-09-23T11:12:00Z" w:id="48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bar </w:t>
        </w:r>
        <w:commentRangeStart w:id="482"/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codes</w:t>
        </w:r>
      </w:ins>
      <w:commentRangeEnd w:id="482"/>
      <w:r>
        <w:rPr>
          <w:rStyle w:val="CommentReference"/>
        </w:rPr>
        <w:commentReference w:id="482"/>
      </w:r>
    </w:p>
    <w:p w:rsidR="005979B0" w:rsidP="00877D43" w:rsidRDefault="005979B0" w14:paraId="4B477D61" w14:textId="77777777">
      <w:pPr>
        <w:spacing w:after="240"/>
        <w:ind w:left="360"/>
        <w:rPr>
          <w:rFonts w:ascii="Times New Roman" w:hAnsi="Times New Roman" w:cs="Times New Roman"/>
          <w:lang w:val="en-US"/>
        </w:rPr>
      </w:pPr>
    </w:p>
    <w:p w:rsidR="005979B0" w:rsidRDefault="00116867" w14:paraId="318CFDB1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3oqnx6npdn59" w:colFirst="0" w:colLast="0" w:id="483"/>
      <w:bookmarkEnd w:id="483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:rsidR="005979B0" w:rsidRDefault="00116867" w14:paraId="104AA3AC" w14:textId="77777777">
      <w:pPr>
        <w:numPr>
          <w:ilvl w:val="0"/>
          <w:numId w:val="65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Create/Edit</w:t>
      </w:r>
      <w:r>
        <w:rPr>
          <w:rFonts w:ascii="Times New Roman" w:hAnsi="Times New Roman" w:eastAsia="Calibri" w:cs="Times New Roman"/>
          <w:color w:val="000000"/>
        </w:rPr>
        <w:t>: Sales Executives, Managers.</w:t>
      </w:r>
    </w:p>
    <w:p w:rsidR="005979B0" w:rsidRDefault="00116867" w14:paraId="042C9536" w14:textId="77777777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Approve</w:t>
      </w:r>
      <w:r>
        <w:rPr>
          <w:rFonts w:ascii="Times New Roman" w:hAnsi="Times New Roman" w:eastAsia="Calibri" w:cs="Times New Roman"/>
          <w:color w:val="000000"/>
        </w:rPr>
        <w:t>: Managers (price approvals), Order Acceptance Team.</w:t>
      </w:r>
    </w:p>
    <w:p w:rsidR="005979B0" w:rsidRDefault="00116867" w14:paraId="09130E41" w14:textId="77777777">
      <w:pPr>
        <w:numPr>
          <w:ilvl w:val="0"/>
          <w:numId w:val="65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color w:val="000000"/>
        </w:rPr>
        <w:t>Read</w:t>
      </w:r>
      <w:r>
        <w:rPr>
          <w:rFonts w:ascii="Times New Roman" w:hAnsi="Times New Roman" w:eastAsia="Calibri" w:cs="Times New Roman"/>
          <w:color w:val="000000"/>
        </w:rPr>
        <w:t>: All business users with reporting rights.</w:t>
      </w:r>
    </w:p>
    <w:p w:rsidR="005979B0" w:rsidRDefault="00116867" w14:paraId="08C707B0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bookmarkStart w:name="_heading=h.5mxr5c77n1r4" w:colFirst="0" w:colLast="0" w:id="484"/>
      <w:bookmarkStart w:name="_heading=h.gzbjjzodkflx" w:colFirst="0" w:colLast="0" w:id="485"/>
      <w:bookmarkEnd w:id="484"/>
      <w:bookmarkEnd w:id="485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:rsidR="005979B0" w:rsidP="1E39DF4E" w:rsidRDefault="00116867" w14:paraId="0FD9CA48" w14:textId="0005B856">
      <w:pPr>
        <w:numPr>
          <w:ilvl w:val="0"/>
          <w:numId w:val="66"/>
        </w:numPr>
        <w:spacing w:before="240" w:after="0"/>
        <w:rPr>
          <w:rFonts w:ascii="Times New Roman" w:hAnsi="Times New Roman" w:cs="Times New Roman"/>
          <w:lang w:val="en-US"/>
        </w:rPr>
      </w:pP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 xml:space="preserve">Orders can be created from 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Quote</w:t>
      </w:r>
      <w:r w:rsidRPr="1E39DF4E" w:rsidR="00116867">
        <w:rPr>
          <w:rFonts w:ascii="Times New Roman" w:hAnsi="Times New Roman" w:eastAsia="Calibri" w:cs="Times New Roman"/>
          <w:color w:val="000000" w:themeColor="text1" w:themeTint="FF" w:themeShade="FF"/>
          <w:lang w:val="en-US"/>
        </w:rPr>
        <w:t>.</w:t>
      </w:r>
    </w:p>
    <w:p w:rsidR="005979B0" w:rsidRDefault="00116867" w14:paraId="20F8E75C" w14:textId="77777777">
      <w:pPr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ERP acknowledgment must reflect in Salesforce.</w:t>
      </w:r>
    </w:p>
    <w:p w:rsidR="005979B0" w:rsidRDefault="00116867" w14:paraId="216F5C01" w14:textId="77777777">
      <w:pPr>
        <w:numPr>
          <w:ilvl w:val="0"/>
          <w:numId w:val="66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Cancellations allowed before Invoice only.</w:t>
      </w:r>
      <w:ins w:author="Manoj V Menon" w:date="2025-09-25T09:06:00Z" w:id="486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(except exceptional circumstances)</w:t>
        </w:r>
      </w:ins>
    </w:p>
    <w:p w:rsidR="005979B0" w:rsidRDefault="00116867" w14:paraId="50ED3379" w14:textId="77777777">
      <w:pPr>
        <w:numPr>
          <w:ilvl w:val="0"/>
          <w:numId w:val="66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Notifications work for all key actions.</w:t>
      </w:r>
    </w:p>
    <w:p w:rsidR="005979B0" w:rsidRDefault="00116867" w14:paraId="7F32A183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name="_heading=h.mx7e6651lr9t" w:colFirst="0" w:colLast="0" w:id="487"/>
      <w:bookmarkEnd w:id="487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Data Upload</w:t>
      </w:r>
    </w:p>
    <w:p w:rsidR="005979B0" w:rsidRDefault="00116867" w14:paraId="77962E13" w14:textId="77777777">
      <w:pPr>
        <w:numPr>
          <w:ilvl w:val="0"/>
          <w:numId w:val="67"/>
        </w:num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No bulk upload for Orders. Must be system-generated (from Quote or ERP acknowledgment).</w:t>
      </w:r>
      <w:bookmarkStart w:name="_heading=h.1fv33swdoept" w:colFirst="0" w:colLast="0" w:id="488"/>
      <w:bookmarkEnd w:id="488"/>
    </w:p>
    <w:p w:rsidR="005979B0" w:rsidRDefault="005979B0" w14:paraId="00C74A9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</w:p>
    <w:p w:rsidR="005979B0" w:rsidRDefault="00116867" w14:paraId="6677D62F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eastAsia="Cambria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:rsidR="005979B0" w:rsidRDefault="00116867" w14:paraId="474E50B5" w14:textId="77777777">
      <w:pPr>
        <w:numPr>
          <w:ilvl w:val="0"/>
          <w:numId w:val="68"/>
        </w:num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 xml:space="preserve">Orders by Customer, Region, Product, </w:t>
      </w:r>
      <w:ins w:author="Manoj V Menon" w:date="2025-09-25T09:07:00Z" w:id="48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sales person, sales manager, </w:t>
        </w:r>
      </w:ins>
      <w:ins w:author="Manoj V Menon" w:date="2025-09-25T09:06:00Z" w:id="490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cate</w:t>
        </w:r>
      </w:ins>
      <w:ins w:author="Manoj V Menon" w:date="2025-09-25T09:07:00Z" w:id="491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gory, brand, </w:t>
        </w:r>
      </w:ins>
      <w:r>
        <w:rPr>
          <w:rFonts w:ascii="Times New Roman" w:hAnsi="Times New Roman" w:eastAsia="Calibri" w:cs="Times New Roman"/>
          <w:color w:val="000000" w:themeColor="text1"/>
          <w:lang w:val="en-US"/>
        </w:rPr>
        <w:t>Status.</w:t>
      </w:r>
    </w:p>
    <w:p w:rsidR="005979B0" w:rsidRDefault="00116867" w14:paraId="36153987" w14:textId="77777777">
      <w:pPr>
        <w:numPr>
          <w:ilvl w:val="0"/>
          <w:numId w:val="68"/>
        </w:numPr>
        <w:spacing w:after="0"/>
        <w:rPr>
          <w:ins w:author="Manoj V Menon" w:date="2025-09-25T09:06:00Z" w:id="492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Cancelled Orders.</w:t>
      </w:r>
    </w:p>
    <w:p w:rsidR="005979B0" w:rsidRDefault="00116867" w14:paraId="18249EA1" w14:textId="77777777">
      <w:pPr>
        <w:numPr>
          <w:ilvl w:val="0"/>
          <w:numId w:val="68"/>
        </w:numPr>
        <w:spacing w:after="0"/>
        <w:rPr>
          <w:ins w:author="Manoj V Menon" w:date="2025-09-25T09:06:00Z" w:id="493"/>
          <w:rFonts w:ascii="Times New Roman" w:hAnsi="Times New Roman" w:eastAsia="Calibri" w:cs="Times New Roman"/>
          <w:color w:val="000000" w:themeColor="text1"/>
        </w:rPr>
      </w:pPr>
      <w:ins w:author="Manoj V Menon" w:date="2025-09-25T09:06:00Z" w:id="494">
        <w:r>
          <w:rPr>
            <w:rFonts w:ascii="Times New Roman" w:hAnsi="Times New Roman" w:eastAsia="Calibri" w:cs="Times New Roman"/>
            <w:color w:val="000000" w:themeColor="text1"/>
          </w:rPr>
          <w:t>Returned/Refunded orders</w:t>
        </w:r>
      </w:ins>
    </w:p>
    <w:p w:rsidR="005979B0" w:rsidRDefault="00116867" w14:paraId="08DBA2E1" w14:textId="77777777">
      <w:pPr>
        <w:numPr>
          <w:ilvl w:val="0"/>
          <w:numId w:val="68"/>
        </w:numPr>
        <w:spacing w:after="0"/>
        <w:rPr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5T09:06:00Z" w:id="495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Cancelled, </w:t>
        </w:r>
        <w:r w:rsidRPr="00FD089F">
          <w:rPr>
            <w:rFonts w:ascii="Times New Roman" w:hAnsi="Times New Roman" w:eastAsia="Calibri" w:cs="Times New Roman"/>
            <w:color w:val="FF0000"/>
            <w:lang w:val="en-US"/>
          </w:rPr>
          <w:t>but adjusted orders.</w:t>
        </w:r>
      </w:ins>
    </w:p>
    <w:p w:rsidR="005979B0" w:rsidRDefault="00116867" w14:paraId="40D28088" w14:textId="77777777">
      <w:pPr>
        <w:numPr>
          <w:ilvl w:val="0"/>
          <w:numId w:val="68"/>
        </w:numPr>
        <w:spacing w:after="240"/>
        <w:rPr>
          <w:ins w:author="Manoj V Menon" w:date="2025-09-25T09:51:00Z" w:id="496"/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</w:rPr>
        <w:t>ERP Acknowledged vs Pending Orders.</w:t>
      </w:r>
    </w:p>
    <w:p w:rsidR="005979B0" w:rsidRDefault="00116867" w14:paraId="6E1DA6C6" w14:textId="77777777">
      <w:pPr>
        <w:numPr>
          <w:ilvl w:val="0"/>
          <w:numId w:val="68"/>
        </w:numPr>
        <w:spacing w:after="240"/>
        <w:rPr>
          <w:ins w:author="Manoj V Menon" w:date="2025-09-25T09:51:00Z" w:id="497"/>
          <w:rFonts w:ascii="Times New Roman" w:hAnsi="Times New Roman" w:eastAsia="Calibri" w:cs="Times New Roman"/>
          <w:color w:val="000000" w:themeColor="text1"/>
        </w:rPr>
      </w:pPr>
      <w:bookmarkStart w:name="_heading=h.37q2t48upm3j" w:colFirst="0" w:colLast="0" w:id="498"/>
      <w:bookmarkEnd w:id="498"/>
      <w:ins w:author="Manoj V Menon" w:date="2025-09-25T09:51:00Z" w:id="499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Open Orders</w:t>
        </w:r>
        <w:r>
          <w:rPr>
            <w:rFonts w:ascii="Times New Roman" w:hAnsi="Times New Roman" w:eastAsia="Calibri" w:cs="Times New Roman"/>
            <w:color w:val="000000" w:themeColor="text1"/>
          </w:rPr>
          <w:t xml:space="preserve">; </w:t>
        </w:r>
      </w:ins>
      <w:ins w:author="Manoj V Menon" w:date="2025-09-25T09:52:00Z" w:id="500">
        <w:r>
          <w:rPr>
            <w:rFonts w:ascii="Times New Roman" w:hAnsi="Times New Roman" w:eastAsia="Calibri" w:cs="Times New Roman"/>
            <w:color w:val="000000" w:themeColor="text1"/>
          </w:rPr>
          <w:t>(No money received) by age</w:t>
        </w:r>
      </w:ins>
    </w:p>
    <w:p w:rsidR="005979B0" w:rsidRDefault="00116867" w14:paraId="0015DC14" w14:textId="77777777">
      <w:pPr>
        <w:numPr>
          <w:ilvl w:val="0"/>
          <w:numId w:val="68"/>
        </w:numPr>
        <w:spacing w:after="240"/>
        <w:rPr>
          <w:rFonts w:ascii="Times New Roman" w:hAnsi="Times New Roman" w:eastAsia="Calibri" w:cs="Times New Roman"/>
          <w:color w:val="000000" w:themeColor="text1"/>
          <w:lang w:val="en-US"/>
        </w:rPr>
      </w:pPr>
      <w:ins w:author="Manoj V Menon" w:date="2025-09-25T09:51:00Z" w:id="501">
        <w:r>
          <w:rPr>
            <w:rFonts w:ascii="Times New Roman" w:hAnsi="Times New Roman" w:eastAsia="Calibri" w:cs="Times New Roman"/>
            <w:color w:val="000000" w:themeColor="text1"/>
          </w:rPr>
          <w:t xml:space="preserve">Orders </w:t>
        </w:r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>on hold/delayed after PO and advance is received.</w:t>
        </w:r>
      </w:ins>
      <w:ins w:author="Manoj V Menon" w:date="2025-09-25T09:53:00Z" w:id="502">
        <w:r>
          <w:rPr>
            <w:rFonts w:ascii="Times New Roman" w:hAnsi="Times New Roman" w:eastAsia="Calibri" w:cs="Times New Roman"/>
            <w:color w:val="000000" w:themeColor="text1"/>
            <w:lang w:val="en-US"/>
          </w:rPr>
          <w:t xml:space="preserve"> By age</w:t>
        </w:r>
      </w:ins>
    </w:p>
    <w:p w:rsidR="005979B0" w:rsidRDefault="00116867" w14:paraId="093C88CC" w14:textId="77777777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13. Inputs from Customer</w:t>
      </w:r>
    </w:p>
    <w:p w:rsidR="005979B0" w:rsidRDefault="00116867" w14:paraId="07FE1402" w14:textId="77777777">
      <w:pPr>
        <w:numPr>
          <w:ilvl w:val="0"/>
          <w:numId w:val="69"/>
        </w:num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/>
        </w:rPr>
        <w:t>Order Acceptance approvers per Region/Territory.</w:t>
      </w:r>
    </w:p>
    <w:p w:rsidR="005979B0" w:rsidRDefault="00116867" w14:paraId="76C4B568" w14:textId="77777777">
      <w:pPr>
        <w:numPr>
          <w:ilvl w:val="0"/>
          <w:numId w:val="69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color w:val="000000" w:themeColor="text1"/>
          <w:lang w:val="en-US"/>
        </w:rPr>
        <w:t>ERP integration specs (fields to sync, acknowledgment response).</w:t>
      </w:r>
      <w:bookmarkStart w:name="_heading=h.57ajfd74veeo" w:colFirst="0" w:colLast="0" w:id="503"/>
      <w:bookmarkStart w:name="_heading=h.gsid9xmqk972" w:colFirst="0" w:colLast="0" w:id="504"/>
      <w:bookmarkStart w:name="_heading=h.esdeu2w5k8q1" w:colFirst="0" w:colLast="0" w:id="505"/>
      <w:bookmarkStart w:name="_heading=h.sna98y5d75l7" w:colFirst="0" w:colLast="0" w:id="506"/>
      <w:bookmarkStart w:name="_heading=h.z2f2gx17evwu" w:colFirst="0" w:colLast="0" w:id="507"/>
      <w:bookmarkStart w:name="_heading=h.jioncv38t8er" w:colFirst="0" w:colLast="0" w:id="508"/>
      <w:bookmarkStart w:name="_heading=h.dlvsnl83s7tt" w:colFirst="0" w:colLast="0" w:id="509"/>
      <w:bookmarkEnd w:id="503"/>
      <w:bookmarkEnd w:id="504"/>
      <w:bookmarkEnd w:id="505"/>
      <w:bookmarkEnd w:id="506"/>
      <w:bookmarkEnd w:id="507"/>
      <w:bookmarkEnd w:id="508"/>
      <w:bookmarkEnd w:id="509"/>
    </w:p>
    <w:p w:rsidR="005979B0" w:rsidRDefault="005979B0" w14:paraId="0003AAC2" w14:textId="77777777">
      <w:pPr>
        <w:pStyle w:val="Heading3"/>
        <w:keepNext w:val="0"/>
        <w:keepLines w:val="0"/>
        <w:spacing w:before="280" w:after="80"/>
        <w:rPr>
          <w:ins w:author="Jeevan Joy Pious" w:date="2025-09-25T16:30:00Z" w:id="510"/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116867" w14:paraId="0E548A56" w14:textId="77777777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11</w:t>
      </w:r>
    </w:p>
    <w:p w:rsidR="005979B0" w:rsidRDefault="00116867" w14:paraId="0354BC8E" w14:textId="77777777">
      <w:pPr>
        <w:pStyle w:val="Heading2"/>
        <w:rPr>
          <w:ins w:author="Manoj V Menon" w:date="2025-09-26T06:04:00Z" w:id="511"/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  <w:t>Module Name: TARGET VS ACTUAL (CUSTOMER, USER,PRODUCT)</w:t>
      </w:r>
    </w:p>
    <w:p w:rsidR="005979B0" w:rsidRDefault="00116867" w14:paraId="6C40017D" w14:textId="77777777">
      <w:pPr>
        <w:rPr>
          <w:rFonts w:ascii="Times New Roman" w:hAnsi="Times New Roman" w:cs="Times New Roman"/>
          <w:b/>
          <w:caps/>
          <w:color w:val="4F81BD" w:themeColor="accent1"/>
          <w:lang w:val="en-US"/>
        </w:rPr>
      </w:pPr>
      <w:ins w:author="Manoj V Menon" w:date="2025-09-26T06:04:00Z" w:id="512">
        <w:r>
          <w:rPr>
            <w:lang w:val="en-US"/>
          </w:rPr>
          <w:t xml:space="preserve">Need to add a Tour Plan per person for the month. To be accumulated and measured end of the </w:t>
        </w:r>
        <w:commentRangeStart w:id="513"/>
        <w:r>
          <w:rPr>
            <w:lang w:val="en-US"/>
          </w:rPr>
          <w:t>month</w:t>
        </w:r>
      </w:ins>
      <w:commentRangeEnd w:id="513"/>
      <w:r w:rsidR="00877D43">
        <w:rPr>
          <w:rStyle w:val="CommentReference"/>
        </w:rPr>
        <w:commentReference w:id="513"/>
      </w:r>
      <w:ins w:author="Manoj V Menon" w:date="2025-09-26T06:04:00Z" w:id="514">
        <w:r>
          <w:rPr>
            <w:lang w:val="en-US"/>
          </w:rPr>
          <w:t xml:space="preserve">. </w:t>
        </w:r>
      </w:ins>
    </w:p>
    <w:p w:rsidR="005979B0" w:rsidRDefault="00116867" w14:paraId="654A2279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Fields</w:t>
      </w:r>
    </w:p>
    <w:p w:rsidR="005979B0" w:rsidRDefault="00116867" w14:paraId="36641F48" w14:textId="77777777">
      <w:pPr>
        <w:spacing w:beforeAutospacing="1" w:afterAutospacing="1"/>
        <w:rPr>
          <w:rStyle w:val="Strong"/>
          <w:rFonts w:ascii="Times New Roman" w:hAnsi="Times New Roman" w:eastAsia="Times New Roman" w:cs="Times New Roman"/>
          <w:highlight w:val="lightGray"/>
        </w:rPr>
      </w:pPr>
      <w:r>
        <w:rPr>
          <w:rStyle w:val="Strong"/>
          <w:rFonts w:ascii="Times New Roman" w:hAnsi="Times New Roman" w:eastAsia="Times New Roman" w:cs="Times New Roman"/>
        </w:rPr>
        <w:t>Target Header</w:t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386"/>
        <w:gridCol w:w="945"/>
        <w:gridCol w:w="1387"/>
        <w:gridCol w:w="1869"/>
        <w:gridCol w:w="2709"/>
      </w:tblGrid>
      <w:tr w:rsidR="005979B0" w14:paraId="4BA9C319" w14:textId="77777777">
        <w:trPr>
          <w:trHeight w:val="23"/>
          <w:tblHeader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7F2E7E7" w14:textId="77777777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eastAsia="SimSun" w:cs="Times New Roman"/>
                <w:b/>
                <w:bCs/>
                <w:highlight w:val="lightGray"/>
                <w:lang w:val="en-US" w:eastAsia="zh-CN" w:bidi="ar"/>
              </w:rPr>
              <w:t>Field Name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532717BF" w14:textId="77777777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eastAsia="SimSun" w:cs="Times New Roman"/>
                <w:b/>
                <w:bCs/>
                <w:highlight w:val="lightGray"/>
                <w:lang w:val="en-US" w:eastAsia="zh-CN" w:bidi="ar"/>
              </w:rPr>
              <w:t>Type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4E2F3C23" w14:textId="77777777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eastAsia="SimSun" w:cs="Times New Roman"/>
                <w:b/>
                <w:bCs/>
                <w:highlight w:val="lightGray"/>
                <w:lang w:val="en-US" w:eastAsia="zh-CN" w:bidi="ar"/>
              </w:rPr>
              <w:t>Optional/ 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116867" w14:paraId="061D167D" w14:textId="77777777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eastAsia="SimSun" w:cs="Times New Roman"/>
                <w:b/>
                <w:bCs/>
                <w:highlight w:val="lightGray"/>
                <w:lang w:val="en-US" w:eastAsia="zh-CN" w:bidi="ar"/>
              </w:rPr>
              <w:t>Picklist Values</w:t>
            </w: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61E73337" w14:textId="77777777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>
              <w:rPr>
                <w:rFonts w:ascii="Times New Roman" w:hAnsi="Times New Roman" w:eastAsia="SimSun" w:cs="Times New Roman"/>
                <w:b/>
                <w:bCs/>
                <w:highlight w:val="lightGray"/>
                <w:lang w:val="en-US" w:eastAsia="zh-CN" w:bidi="ar"/>
              </w:rPr>
              <w:t>Comments</w:t>
            </w:r>
          </w:p>
        </w:tc>
      </w:tr>
      <w:tr w:rsidR="005979B0" w14:paraId="57EF3EBE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604FE5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Target ID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367A504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Auto-generated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143F000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68932E0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64D6811D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System-generated unique identifier for the target.</w:t>
            </w:r>
          </w:p>
        </w:tc>
      </w:tr>
      <w:tr w:rsidR="005979B0" w14:paraId="73F774AF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5E1617F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Assigned To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437C395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10DDBB9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116867" w14:paraId="1289C32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User, Manager, Team</w:t>
            </w: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01BD694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The owner or responsible entity for the target.</w:t>
            </w:r>
          </w:p>
        </w:tc>
      </w:tr>
      <w:tr w:rsidR="005979B0" w14:paraId="10103DE0" w14:textId="77777777">
        <w:trPr>
          <w:trHeight w:val="90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2689E3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Customer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5A3DB7AD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4703D00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3505C14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22A0915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Applicable only if the target is customer specific.</w:t>
            </w:r>
          </w:p>
        </w:tc>
      </w:tr>
      <w:tr w:rsidR="005979B0" w14:paraId="736A22C6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7334E0D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Product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7BDD18E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791E7DA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60AC3B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74FA121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Applicable only if the target is product specific.</w:t>
            </w:r>
          </w:p>
        </w:tc>
      </w:tr>
      <w:tr w:rsidR="005979B0" w14:paraId="2A09977C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B183D2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Target Value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4E75900D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Currency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6753ABCD" w14:textId="777777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7FD8FE6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567773B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Planned sales value/revenue to be achieved.</w:t>
            </w:r>
          </w:p>
        </w:tc>
      </w:tr>
      <w:tr w:rsidR="005979B0" w14:paraId="4DA8324D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B87E7B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Target Visits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010E982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Number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475A064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4C472C5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33946CB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 xml:space="preserve">Planned customer visits </w:t>
            </w:r>
          </w:p>
        </w:tc>
      </w:tr>
      <w:tr w:rsidR="005979B0" w14:paraId="49D7FF0E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47426A03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Incentive / Commission %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3F4ECA76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Percent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27EE85F1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2B932C0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23A3D573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 xml:space="preserve">Planned incentive/commission percent </w:t>
            </w: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on achieved targets</w:t>
            </w:r>
            <w:ins w:author="Manoj V Menon" w:date="2025-09-25T09:35:00Z" w:id="515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 xml:space="preserve"> (specific terms/rules for </w:t>
              </w:r>
              <w:commentRangeStart w:id="516"/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incentives</w:t>
              </w:r>
            </w:ins>
            <w:commentRangeEnd w:id="516"/>
            <w:r w:rsidR="00877D43">
              <w:rPr>
                <w:rStyle w:val="CommentReference"/>
              </w:rPr>
              <w:commentReference w:id="516"/>
            </w:r>
            <w:ins w:author="Manoj V Menon" w:date="2025-09-25T09:35:00Z" w:id="517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)</w:t>
              </w:r>
            </w:ins>
          </w:p>
        </w:tc>
      </w:tr>
      <w:tr w:rsidR="005979B0" w14:paraId="4BF602C1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52E514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Start Date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40F772B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Date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1B6453D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71799DE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701D1D5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Target validity start date.</w:t>
            </w:r>
          </w:p>
        </w:tc>
      </w:tr>
      <w:tr w:rsidR="005979B0" w14:paraId="4C059AF5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269F59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End Date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31F4383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Date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5453BE1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2082311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5F29118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Target validity end date.</w:t>
            </w:r>
          </w:p>
        </w:tc>
      </w:tr>
      <w:tr w:rsidR="005979B0" w14:paraId="52A8A169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A89EDA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Frequency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4CB595E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5182565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116867" w14:paraId="73AE1EF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Monthly, Quarterly, Yearly, Custom Range</w:t>
            </w: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2A15D41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Duration/frequency of the target.</w:t>
            </w:r>
          </w:p>
        </w:tc>
      </w:tr>
      <w:tr w:rsidR="005979B0" w14:paraId="186AC2F8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53615C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Status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6A34697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670117F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116867" w14:paraId="41BEEA4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Active, Completed, Expired, Cancelled</w:t>
            </w: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059A3358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Current state of the target.</w:t>
            </w:r>
          </w:p>
        </w:tc>
      </w:tr>
      <w:tr w:rsidR="005979B0" w14:paraId="5AEE34BE" w14:textId="77777777">
        <w:trPr>
          <w:trHeight w:val="2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0DC415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Created By / Created On</w:t>
            </w:r>
          </w:p>
        </w:tc>
        <w:tc>
          <w:tcPr>
            <w:tcW w:w="953" w:type="dxa"/>
            <w:tcBorders>
              <w:tl2br w:val="nil"/>
              <w:tr2bl w:val="nil"/>
            </w:tcBorders>
            <w:vAlign w:val="center"/>
          </w:tcPr>
          <w:p w:rsidR="005979B0" w:rsidRDefault="00116867" w14:paraId="2B80EDE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fields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vAlign w:val="center"/>
          </w:tcPr>
          <w:p w:rsidR="005979B0" w:rsidRDefault="00116867" w14:paraId="02D35C5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generated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:rsidR="005979B0" w:rsidRDefault="005979B0" w14:paraId="4DCD435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tcBorders>
              <w:tl2br w:val="nil"/>
              <w:tr2bl w:val="nil"/>
            </w:tcBorders>
            <w:vAlign w:val="center"/>
          </w:tcPr>
          <w:p w:rsidR="005979B0" w:rsidRDefault="00116867" w14:paraId="012D3F8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Captures creator and creation date.</w:t>
            </w:r>
          </w:p>
        </w:tc>
      </w:tr>
    </w:tbl>
    <w:p w:rsidR="005979B0" w:rsidRDefault="00116867" w14:paraId="193B1592" w14:textId="77777777">
      <w:pPr>
        <w:spacing w:beforeAutospacing="1" w:afterAutospacing="1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Target Actuals (calculated automatically)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546"/>
        <w:gridCol w:w="1089"/>
        <w:gridCol w:w="1496"/>
        <w:gridCol w:w="1022"/>
        <w:gridCol w:w="3143"/>
      </w:tblGrid>
      <w:tr w:rsidR="005979B0" w14:paraId="141AF9DD" w14:textId="77777777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FD02CE3" w14:textId="7777777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Field 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CD5DE13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44A58C43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Optional/ 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901EB83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Picklist Values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3967447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Comments</w:t>
            </w:r>
          </w:p>
        </w:tc>
      </w:tr>
      <w:tr w:rsidR="005979B0" w14:paraId="079FD36E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8E9586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Actual Value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3B87021" w14:textId="77777777">
            <w:pPr>
              <w:rPr>
                <w:rFonts w:ascii="Times New Roman" w:hAnsi="Times New Roman" w:cs="Times New Roman"/>
              </w:rPr>
            </w:pPr>
            <w:ins w:author="Manoj V Menon" w:date="2025-09-27T05:22:00Z" w:id="518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Multi-</w:t>
              </w:r>
            </w:ins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859F04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calculated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9EC0FC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D81A71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Auto-calculated from Closed Won Orders (value).</w:t>
            </w:r>
          </w:p>
        </w:tc>
      </w:tr>
      <w:tr w:rsidR="005979B0" w14:paraId="0D7A3F7F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DA8F67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Actual Visits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4C52E5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B7042D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calculated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6156ED6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45A536E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Actual number of visits completed.</w:t>
            </w:r>
          </w:p>
          <w:p w:rsidR="005979B0" w:rsidRDefault="005979B0" w14:paraId="433EDD6A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</w:p>
        </w:tc>
      </w:tr>
      <w:tr w:rsidR="005979B0" w14:paraId="25895744" w14:textId="77777777">
        <w:trPr>
          <w:trHeight w:val="90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2016D1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Achievement %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894D47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Formula Field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8C2DCD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calculated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022A16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C29C2E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(Actual ÷ Target) × 100, expressed in %.</w:t>
            </w:r>
          </w:p>
        </w:tc>
      </w:tr>
      <w:tr w:rsidR="005979B0" w14:paraId="76DB79A8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89F9E4E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Incentive Amount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0FF64D8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Formula Field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382262F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calculated</w:t>
            </w:r>
            <w:ins w:author="Manoj V Menon" w:date="2025-09-25T09:37:00Z" w:id="51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 xml:space="preserve"> 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7E6A03E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6A90EF4" w14:textId="77777777">
            <w:pPr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Actual Value × (Incentive Percentage ÷ 100)</w:t>
            </w:r>
            <w:ins w:author="Manoj V Menon" w:date="2025-09-25T09:36:00Z" w:id="520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 xml:space="preserve"> as per</w:t>
              </w:r>
            </w:ins>
            <w:ins w:author="Manoj V Menon" w:date="2025-09-26T05:41:00Z" w:id="521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 xml:space="preserve"> RULE BOOK</w:t>
              </w:r>
            </w:ins>
          </w:p>
        </w:tc>
      </w:tr>
      <w:tr w:rsidR="005979B0" w14:paraId="2EE4B001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9BAE108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Variance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74406EF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Formula Field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62A5A9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11BEC9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1B891A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Difference between Target and Actual.</w:t>
            </w:r>
          </w:p>
        </w:tc>
      </w:tr>
      <w:tr w:rsidR="005979B0" w14:paraId="0D36AF73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4062B3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Last Updated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0ED030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E08F04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086772B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44D7D3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Captures last recalculation or update time.</w:t>
            </w:r>
          </w:p>
        </w:tc>
      </w:tr>
    </w:tbl>
    <w:p w:rsidR="005979B0" w:rsidRDefault="00116867" w14:paraId="590C4804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Functional Flow</w:t>
      </w:r>
    </w:p>
    <w:p w:rsidR="005979B0" w:rsidRDefault="00116867" w14:paraId="0CD534A8" w14:textId="77777777">
      <w:pPr>
        <w:numPr>
          <w:ilvl w:val="0"/>
          <w:numId w:val="71"/>
        </w:numPr>
        <w:spacing w:beforeAutospacing="1" w:afterAutospacing="1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Target Assignment</w:t>
      </w:r>
    </w:p>
    <w:p w:rsidR="005979B0" w:rsidRDefault="00116867" w14:paraId="16241656" w14:textId="77777777">
      <w:pPr>
        <w:numPr>
          <w:ilvl w:val="1"/>
          <w:numId w:val="72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Managers assign targets to their subordinates by selecting </w:t>
      </w:r>
      <w:r>
        <w:rPr>
          <w:rStyle w:val="Strong"/>
          <w:rFonts w:ascii="Times New Roman" w:hAnsi="Times New Roman" w:eastAsia="Times New Roman" w:cs="Times New Roman"/>
        </w:rPr>
        <w:t>User, Customer, Product</w:t>
      </w:r>
      <w:r>
        <w:rPr>
          <w:rFonts w:ascii="Times New Roman" w:hAnsi="Times New Roman" w:eastAsia="Times New Roman" w:cs="Times New Roman"/>
        </w:rPr>
        <w:t>.</w:t>
      </w:r>
    </w:p>
    <w:p w:rsidR="005979B0" w:rsidRDefault="00116867" w14:paraId="7D5C719A" w14:textId="0D079460">
      <w:pPr>
        <w:numPr>
          <w:ilvl w:val="1"/>
          <w:numId w:val="72"/>
        </w:numPr>
        <w:spacing w:beforeAutospacing="1" w:afterAutospacing="1"/>
        <w:rPr>
          <w:ins w:author="Manoj V Menon" w:date="2025-09-27T05:23:00Z" w:id="522"/>
          <w:rFonts w:ascii="Times New Roman" w:hAnsi="Times New Roman" w:eastAsia="Times New Roman" w:cs="Times New Roman"/>
        </w:rPr>
      </w:pPr>
      <w:ins w:author="Manoj V Menon" w:date="2025-09-27T05:23:00Z" w:id="523">
        <w:r>
          <w:rPr>
            <w:rFonts w:ascii="Times New Roman" w:hAnsi="Times New Roman" w:eastAsia="Times New Roman" w:cs="Times New Roman"/>
          </w:rPr>
          <w:t xml:space="preserve">a periodical plan </w:t>
        </w:r>
      </w:ins>
    </w:p>
    <w:p w:rsidR="005979B0" w:rsidRDefault="00116867" w14:paraId="24A78BB9" w14:textId="242D7E60">
      <w:pPr>
        <w:numPr>
          <w:ilvl w:val="1"/>
          <w:numId w:val="72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Target can be at three levels:</w:t>
      </w:r>
      <w:r w:rsidR="002E48D6">
        <w:rPr>
          <w:rFonts w:ascii="Times New Roman" w:hAnsi="Times New Roman" w:eastAsia="Times New Roman" w:cs="Times New Roman"/>
        </w:rPr>
        <w:t xml:space="preserve">  </w:t>
      </w:r>
    </w:p>
    <w:p w:rsidR="005979B0" w:rsidRDefault="00116867" w14:paraId="0AFCBE2F" w14:textId="77777777">
      <w:pPr>
        <w:numPr>
          <w:ilvl w:val="2"/>
          <w:numId w:val="73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User-specific (e.g., Sales Executive A = ₹5,00,000 this month</w:t>
      </w:r>
      <w:ins w:author="Manoj V Menon" w:date="2025-09-26T05:49:00Z" w:id="524">
        <w:r>
          <w:rPr>
            <w:rFonts w:ascii="Times New Roman" w:hAnsi="Times New Roman" w:eastAsia="Times New Roman" w:cs="Times New Roman"/>
          </w:rPr>
          <w:t>/quarter/half yearly and yearly</w:t>
        </w:r>
      </w:ins>
      <w:r>
        <w:rPr>
          <w:rFonts w:ascii="Times New Roman" w:hAnsi="Times New Roman" w:eastAsia="Times New Roman" w:cs="Times New Roman"/>
        </w:rPr>
        <w:t>).</w:t>
      </w:r>
    </w:p>
    <w:p w:rsidR="005979B0" w:rsidRDefault="00116867" w14:paraId="65DA172C" w14:textId="77777777">
      <w:pPr>
        <w:numPr>
          <w:ilvl w:val="2"/>
          <w:numId w:val="73"/>
        </w:numPr>
        <w:spacing w:beforeAutospacing="1" w:afterAutospacing="1"/>
        <w:rPr>
          <w:rFonts w:ascii="Times New Roman" w:hAnsi="Times New Roman" w:eastAsia="Times New Roman" w:cs="Times New Roman"/>
        </w:rPr>
      </w:pPr>
      <w:ins w:author="Manoj V Menon" w:date="2025-09-25T09:38:00Z" w:id="525">
        <w:r>
          <w:rPr>
            <w:rFonts w:ascii="Times New Roman" w:hAnsi="Times New Roman" w:eastAsia="Times New Roman" w:cs="Times New Roman"/>
          </w:rPr>
          <w:t>Key Account/</w:t>
        </w:r>
      </w:ins>
      <w:r>
        <w:rPr>
          <w:rFonts w:ascii="Times New Roman" w:hAnsi="Times New Roman" w:eastAsia="Times New Roman" w:cs="Times New Roman"/>
        </w:rPr>
        <w:t>Customer-specific (e.g., Get ₹2,00,000 from Customer X).</w:t>
      </w:r>
    </w:p>
    <w:p w:rsidR="005979B0" w:rsidRDefault="00116867" w14:paraId="5463B250" w14:textId="77777777">
      <w:pPr>
        <w:numPr>
          <w:ilvl w:val="2"/>
          <w:numId w:val="73"/>
        </w:numPr>
        <w:spacing w:beforeAutospacing="1" w:afterAutospacing="1"/>
        <w:rPr>
          <w:ins w:author="Manoj V Menon" w:date="2025-09-25T09:38:00Z" w:id="526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Product-specific (e.g., Sell 50 units of Product Y).</w:t>
      </w:r>
    </w:p>
    <w:p w:rsidR="005979B0" w:rsidRDefault="00116867" w14:paraId="5F4EEFFD" w14:textId="77777777">
      <w:pPr>
        <w:numPr>
          <w:ilvl w:val="2"/>
          <w:numId w:val="73"/>
        </w:numPr>
        <w:spacing w:beforeAutospacing="1" w:afterAutospacing="1"/>
        <w:rPr>
          <w:rFonts w:ascii="Times New Roman" w:hAnsi="Times New Roman" w:eastAsia="Times New Roman" w:cs="Times New Roman"/>
        </w:rPr>
      </w:pPr>
      <w:ins w:author="Manoj V Menon" w:date="2025-09-25T09:38:00Z" w:id="527">
        <w:r>
          <w:rPr>
            <w:rFonts w:ascii="Times New Roman" w:hAnsi="Times New Roman" w:eastAsia="Times New Roman" w:cs="Times New Roman"/>
            <w:lang w:val="en-US"/>
          </w:rPr>
          <w:t>Bra</w:t>
        </w:r>
      </w:ins>
      <w:ins w:author="Manoj V Menon" w:date="2025-09-25T09:39:00Z" w:id="528">
        <w:r>
          <w:rPr>
            <w:rFonts w:ascii="Times New Roman" w:hAnsi="Times New Roman" w:eastAsia="Times New Roman" w:cs="Times New Roman"/>
          </w:rPr>
          <w:t>nd/category specific (by OEM &amp; Category say- Mindray, Cardiac ultrasound)</w:t>
        </w:r>
      </w:ins>
    </w:p>
    <w:p w:rsidR="005979B0" w:rsidRDefault="00116867" w14:paraId="351EB484" w14:textId="77777777">
      <w:pPr>
        <w:numPr>
          <w:ilvl w:val="2"/>
          <w:numId w:val="73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Combination (User + Customer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OR </w:t>
      </w:r>
      <w:r>
        <w:rPr>
          <w:rFonts w:ascii="Times New Roman" w:hAnsi="Times New Roman" w:eastAsia="Times New Roman" w:cs="Times New Roman"/>
          <w:lang w:val="en-US"/>
        </w:rPr>
        <w:t>User + Product</w:t>
      </w:r>
      <w:r>
        <w:rPr>
          <w:rFonts w:ascii="Times New Roman" w:hAnsi="Times New Roman" w:eastAsia="Times New Roman" w:cs="Times New Roman"/>
        </w:rPr>
        <w:t>).</w:t>
      </w:r>
    </w:p>
    <w:p w:rsidR="005979B0" w:rsidRDefault="00116867" w14:paraId="7DE206E4" w14:textId="77777777">
      <w:pPr>
        <w:numPr>
          <w:ilvl w:val="0"/>
          <w:numId w:val="71"/>
        </w:numPr>
        <w:spacing w:beforeAutospacing="1" w:afterAutospacing="1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Hierarchy &amp; Rollup</w:t>
      </w:r>
    </w:p>
    <w:p w:rsidR="005979B0" w:rsidRDefault="00116867" w14:paraId="59CA2614" w14:textId="77777777">
      <w:pPr>
        <w:numPr>
          <w:ilvl w:val="1"/>
          <w:numId w:val="74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Individual targets roll up automatically:</w:t>
      </w:r>
    </w:p>
    <w:p w:rsidR="005979B0" w:rsidRDefault="00116867" w14:paraId="046A890D" w14:textId="77777777">
      <w:pPr>
        <w:numPr>
          <w:ilvl w:val="2"/>
          <w:numId w:val="75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User → Manager </w:t>
      </w:r>
      <w:ins w:author="Manoj V Menon" w:date="2025-09-25T09:41:00Z" w:id="529">
        <w:r>
          <w:rPr>
            <w:rFonts w:ascii="Times New Roman" w:hAnsi="Times New Roman" w:eastAsia="Times New Roman" w:cs="Times New Roman"/>
            <w:lang w:val="en-US"/>
          </w:rPr>
          <w:t>(ASM/TSM/Product Mgr)</w:t>
        </w:r>
      </w:ins>
      <w:r>
        <w:rPr>
          <w:rFonts w:ascii="Times New Roman" w:hAnsi="Times New Roman" w:eastAsia="Times New Roman" w:cs="Times New Roman"/>
          <w:lang w:val="en-US"/>
        </w:rPr>
        <w:t xml:space="preserve">→ </w:t>
      </w:r>
      <w:ins w:author="Manoj V Menon" w:date="2025-09-25T09:41:00Z" w:id="530">
        <w:r>
          <w:rPr>
            <w:rFonts w:ascii="Times New Roman" w:hAnsi="Times New Roman" w:eastAsia="Times New Roman" w:cs="Times New Roman"/>
            <w:lang w:val="en-US"/>
          </w:rPr>
          <w:t xml:space="preserve">GM - </w:t>
        </w:r>
      </w:ins>
      <w:r>
        <w:rPr>
          <w:rFonts w:ascii="Times New Roman" w:hAnsi="Times New Roman" w:eastAsia="Times New Roman" w:cs="Times New Roman"/>
          <w:lang w:val="en-US"/>
        </w:rPr>
        <w:t xml:space="preserve">Head </w:t>
      </w:r>
      <w:ins w:author="Manoj V Menon" w:date="2025-09-25T09:41:00Z" w:id="531">
        <w:r>
          <w:rPr>
            <w:rFonts w:ascii="Times New Roman" w:hAnsi="Times New Roman" w:eastAsia="Times New Roman" w:cs="Times New Roman"/>
            <w:lang w:val="en-US"/>
          </w:rPr>
          <w:t>Sales</w:t>
        </w:r>
      </w:ins>
      <w:r>
        <w:rPr>
          <w:rFonts w:ascii="Times New Roman" w:hAnsi="Times New Roman" w:eastAsia="Times New Roman" w:cs="Times New Roman"/>
          <w:lang w:val="en-US"/>
        </w:rPr>
        <w:t>→ Organization.</w:t>
      </w:r>
    </w:p>
    <w:p w:rsidR="005979B0" w:rsidRDefault="00116867" w14:paraId="2754FD3C" w14:textId="77777777">
      <w:pPr>
        <w:numPr>
          <w:ilvl w:val="1"/>
          <w:numId w:val="74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Manager target = sum of subordinate targets.</w:t>
      </w:r>
      <w:ins w:author="Manoj V Menon" w:date="2025-09-25T09:40:00Z" w:id="532">
        <w:r>
          <w:rPr>
            <w:rFonts w:ascii="Times New Roman" w:hAnsi="Times New Roman" w:eastAsia="Times New Roman" w:cs="Times New Roman"/>
          </w:rPr>
          <w:t xml:space="preserve"> (ASM/TS</w:t>
        </w:r>
      </w:ins>
      <w:ins w:author="Manoj V Menon" w:date="2025-09-25T09:41:00Z" w:id="533">
        <w:r>
          <w:rPr>
            <w:rFonts w:ascii="Times New Roman" w:hAnsi="Times New Roman" w:eastAsia="Times New Roman" w:cs="Times New Roman"/>
          </w:rPr>
          <w:t>M/GM/VP)</w:t>
        </w:r>
      </w:ins>
    </w:p>
    <w:p w:rsidR="005979B0" w:rsidRDefault="00116867" w14:paraId="7F2B797D" w14:textId="77777777">
      <w:pPr>
        <w:numPr>
          <w:ilvl w:val="1"/>
          <w:numId w:val="74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Organization targets can also be set top-down.</w:t>
      </w:r>
    </w:p>
    <w:p w:rsidR="005979B0" w:rsidRDefault="00116867" w14:paraId="4E94BC0E" w14:textId="77777777">
      <w:pPr>
        <w:numPr>
          <w:ilvl w:val="0"/>
          <w:numId w:val="71"/>
        </w:numPr>
        <w:spacing w:beforeAutospacing="1" w:afterAutospacing="1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Actual Calculation</w:t>
      </w:r>
    </w:p>
    <w:p w:rsidR="005979B0" w:rsidRDefault="00116867" w14:paraId="68A14A8D" w14:textId="77777777">
      <w:pPr>
        <w:numPr>
          <w:ilvl w:val="1"/>
          <w:numId w:val="76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System calculates Actuals from </w:t>
      </w:r>
      <w:r>
        <w:rPr>
          <w:rStyle w:val="Strong"/>
          <w:rFonts w:ascii="Times New Roman" w:hAnsi="Times New Roman" w:eastAsia="Times New Roman" w:cs="Times New Roman"/>
        </w:rPr>
        <w:t>Closed Won Orders</w:t>
      </w:r>
      <w:r>
        <w:rPr>
          <w:rFonts w:ascii="Times New Roman" w:hAnsi="Times New Roman" w:eastAsia="Times New Roman" w:cs="Times New Roman"/>
        </w:rPr>
        <w:t xml:space="preserve"> </w:t>
      </w:r>
      <w:ins w:author="Manoj V Menon" w:date="2025-09-26T05:51:00Z" w:id="534">
        <w:r>
          <w:rPr>
            <w:rFonts w:ascii="Times New Roman" w:hAnsi="Times New Roman" w:eastAsia="Times New Roman" w:cs="Times New Roman"/>
          </w:rPr>
          <w:t>with advance</w:t>
        </w:r>
      </w:ins>
      <w:ins w:author="Manoj V Menon" w:date="2025-09-27T05:25:00Z" w:id="535">
        <w:r>
          <w:rPr>
            <w:rFonts w:ascii="Times New Roman" w:hAnsi="Times New Roman" w:eastAsia="Times New Roman" w:cs="Times New Roman"/>
          </w:rPr>
          <w:t>/payments/billed</w:t>
        </w:r>
      </w:ins>
      <w:ins w:author="Manoj V Menon" w:date="2025-09-26T05:51:00Z" w:id="536">
        <w:r>
          <w:rPr>
            <w:rFonts w:ascii="Times New Roman" w:hAnsi="Times New Roman" w:eastAsia="Times New Roman" w:cs="Times New Roman"/>
          </w:rPr>
          <w:t xml:space="preserve"> </w:t>
        </w:r>
      </w:ins>
      <w:r>
        <w:rPr>
          <w:rFonts w:ascii="Times New Roman" w:hAnsi="Times New Roman" w:eastAsia="Times New Roman" w:cs="Times New Roman"/>
        </w:rPr>
        <w:t>only.</w:t>
      </w:r>
    </w:p>
    <w:p w:rsidR="005979B0" w:rsidRDefault="00116867" w14:paraId="5F31EC6F" w14:textId="77777777">
      <w:pPr>
        <w:numPr>
          <w:ilvl w:val="1"/>
          <w:numId w:val="76"/>
        </w:numPr>
        <w:spacing w:beforeAutospacing="1" w:afterAutospacing="1"/>
        <w:rPr>
          <w:ins w:author="Manoj V Menon" w:date="2025-09-25T09:42:00Z" w:id="537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Quotes are </w:t>
      </w:r>
      <w:r>
        <w:rPr>
          <w:rStyle w:val="Strong"/>
          <w:rFonts w:ascii="Times New Roman" w:hAnsi="Times New Roman" w:eastAsia="Times New Roman" w:cs="Times New Roman"/>
        </w:rPr>
        <w:t>not considered</w:t>
      </w:r>
      <w:r>
        <w:rPr>
          <w:rFonts w:ascii="Times New Roman" w:hAnsi="Times New Roman" w:eastAsia="Times New Roman" w:cs="Times New Roman"/>
        </w:rPr>
        <w:t>.</w:t>
      </w:r>
    </w:p>
    <w:p w:rsidR="005979B0" w:rsidRDefault="00116867" w14:paraId="139D6B84" w14:textId="77777777">
      <w:pPr>
        <w:numPr>
          <w:ilvl w:val="1"/>
          <w:numId w:val="76"/>
        </w:numPr>
        <w:spacing w:beforeAutospacing="1" w:afterAutospacing="1"/>
        <w:rPr>
          <w:ins w:author="Manoj V Menon" w:date="2025-09-25T09:42:00Z" w:id="538"/>
          <w:rFonts w:ascii="Times New Roman" w:hAnsi="Times New Roman" w:eastAsia="Times New Roman" w:cs="Times New Roman"/>
          <w:lang w:val="en-US"/>
        </w:rPr>
      </w:pPr>
      <w:ins w:author="Manoj V Menon" w:date="2025-09-25T09:42:00Z" w:id="539">
        <w:r>
          <w:rPr>
            <w:rFonts w:ascii="Times New Roman" w:hAnsi="Times New Roman" w:eastAsia="Times New Roman" w:cs="Times New Roman"/>
            <w:lang w:val="en-US"/>
          </w:rPr>
          <w:t xml:space="preserve">Open orders are not considered. Only orders with advance &amp; balance payments. </w:t>
        </w:r>
      </w:ins>
    </w:p>
    <w:p w:rsidR="005979B0" w:rsidRDefault="00116867" w14:paraId="7F5674A4" w14:textId="77777777">
      <w:pPr>
        <w:numPr>
          <w:ilvl w:val="1"/>
          <w:numId w:val="76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ins w:author="Manoj V Menon" w:date="2025-09-25T09:42:00Z" w:id="540">
        <w:r>
          <w:rPr>
            <w:rFonts w:ascii="Times New Roman" w:hAnsi="Times New Roman" w:eastAsia="Times New Roman" w:cs="Times New Roman"/>
            <w:lang w:val="en-US"/>
          </w:rPr>
          <w:t>Orders cancelled should be reduced</w:t>
        </w:r>
      </w:ins>
      <w:ins w:author="Manoj V Menon" w:date="2025-09-25T09:43:00Z" w:id="541">
        <w:r>
          <w:rPr>
            <w:rFonts w:ascii="Times New Roman" w:hAnsi="Times New Roman" w:eastAsia="Times New Roman" w:cs="Times New Roman"/>
            <w:lang w:val="en-US"/>
          </w:rPr>
          <w:t xml:space="preserve"> – in part or full. </w:t>
        </w:r>
      </w:ins>
    </w:p>
    <w:p w:rsidR="005979B0" w:rsidRDefault="00116867" w14:paraId="1EDFE81D" w14:textId="77777777">
      <w:pPr>
        <w:numPr>
          <w:ilvl w:val="1"/>
          <w:numId w:val="76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I.</w:t>
      </w:r>
      <w:ins w:author="Manoj V Menon" w:date="2025-09-25T09:43:00Z" w:id="542">
        <w:r>
          <w:rPr>
            <w:rFonts w:ascii="Times New Roman" w:hAnsi="Times New Roman" w:eastAsia="Times New Roman" w:cs="Times New Roman"/>
          </w:rPr>
          <w:t xml:space="preserve"> YES. We should.</w:t>
        </w:r>
      </w:ins>
    </w:p>
    <w:p w:rsidR="005979B0" w:rsidRDefault="00116867" w14:paraId="11357D86" w14:textId="77777777">
      <w:pPr>
        <w:numPr>
          <w:ilvl w:val="1"/>
          <w:numId w:val="76"/>
        </w:numPr>
        <w:spacing w:beforeAutospacing="1" w:afterAutospacing="1"/>
      </w:pPr>
      <w:r>
        <w:rPr>
          <w:rFonts w:ascii="Times New Roman" w:hAnsi="Times New Roman" w:eastAsia="Times New Roman" w:cs="Times New Roman"/>
          <w:lang w:val="en-US"/>
        </w:rPr>
        <w:t xml:space="preserve">Actuals update </w:t>
      </w:r>
      <w:r>
        <w:rPr>
          <w:rStyle w:val="Strong"/>
          <w:rFonts w:ascii="Times New Roman" w:hAnsi="Times New Roman" w:eastAsia="Times New Roman" w:cs="Times New Roman"/>
          <w:lang w:val="en-US"/>
        </w:rPr>
        <w:t>daily</w:t>
      </w:r>
      <w:r>
        <w:rPr>
          <w:rFonts w:ascii="Times New Roman" w:hAnsi="Times New Roman" w:eastAsia="Times New Roman" w:cs="Times New Roman"/>
          <w:lang w:val="en-US"/>
        </w:rPr>
        <w:t xml:space="preserve"> (batch job or scheduled process).</w:t>
      </w:r>
    </w:p>
    <w:p w:rsidR="005979B0" w:rsidRDefault="00116867" w14:paraId="7FEDAC8D" w14:textId="77777777">
      <w:pPr>
        <w:numPr>
          <w:ilvl w:val="1"/>
          <w:numId w:val="76"/>
        </w:numPr>
        <w:spacing w:beforeAutospacing="1" w:afterAutospacing="1"/>
      </w:pPr>
      <w:r>
        <w:rPr>
          <w:rStyle w:val="Strong"/>
          <w:b w:val="0"/>
          <w:bCs w:val="0"/>
          <w:lang w:val="en-US"/>
        </w:rPr>
        <w:t xml:space="preserve">System calculates incentives/commission </w:t>
      </w:r>
      <w:r>
        <w:t xml:space="preserve">based on achievement and </w:t>
      </w:r>
      <w:r>
        <w:rPr>
          <w:lang w:val="en-US"/>
        </w:rPr>
        <w:t>incentive/commission percentage</w:t>
      </w:r>
      <w:r>
        <w:t>.</w:t>
      </w:r>
    </w:p>
    <w:p w:rsidR="005979B0" w:rsidRDefault="00116867" w14:paraId="3148B566" w14:textId="77777777">
      <w:pPr>
        <w:numPr>
          <w:ilvl w:val="1"/>
          <w:numId w:val="76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Cancelled orders reduce the incentive amount proportionally.</w:t>
      </w:r>
    </w:p>
    <w:p w:rsidR="005979B0" w:rsidRDefault="00116867" w14:paraId="46C66F00" w14:textId="77777777">
      <w:pPr>
        <w:numPr>
          <w:ilvl w:val="0"/>
          <w:numId w:val="71"/>
        </w:numPr>
        <w:spacing w:beforeAutospacing="1" w:afterAutospacing="1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Tracking &amp; Alerts</w:t>
      </w:r>
    </w:p>
    <w:p w:rsidR="005979B0" w:rsidRDefault="00116867" w14:paraId="27C2D504" w14:textId="77777777">
      <w:pPr>
        <w:numPr>
          <w:ilvl w:val="1"/>
          <w:numId w:val="77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Achievement % and Variance updated daily.</w:t>
      </w:r>
      <w:ins w:author="Manoj V Menon" w:date="2025-09-26T05:53:00Z" w:id="543">
        <w:r>
          <w:rPr>
            <w:rFonts w:ascii="Times New Roman" w:hAnsi="Times New Roman" w:eastAsia="Times New Roman" w:cs="Times New Roman"/>
            <w:lang w:val="en-US"/>
          </w:rPr>
          <w:t>/per person</w:t>
        </w:r>
      </w:ins>
    </w:p>
    <w:p w:rsidR="005979B0" w:rsidRDefault="00116867" w14:paraId="6FA16E2C" w14:textId="77777777">
      <w:pPr>
        <w:numPr>
          <w:ilvl w:val="1"/>
          <w:numId w:val="77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Notifications sent:</w:t>
      </w:r>
    </w:p>
    <w:p w:rsidR="005979B0" w:rsidRDefault="00116867" w14:paraId="1AE77C6D" w14:textId="77777777">
      <w:pPr>
        <w:numPr>
          <w:ilvl w:val="2"/>
          <w:numId w:val="72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15th of every month → mid-month achievement report.</w:t>
      </w:r>
    </w:p>
    <w:p w:rsidR="005979B0" w:rsidRDefault="00116867" w14:paraId="6380C884" w14:textId="77777777">
      <w:pPr>
        <w:numPr>
          <w:ilvl w:val="2"/>
          <w:numId w:val="72"/>
        </w:numPr>
        <w:spacing w:beforeAutospacing="1" w:afterAutospacing="1"/>
        <w:rPr>
          <w:ins w:author="Manoj V Menon" w:date="2025-09-25T09:44:00Z" w:id="544"/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5 days before period end → pending targets notification.</w:t>
      </w:r>
    </w:p>
    <w:p w:rsidR="005979B0" w:rsidRDefault="00116867" w14:paraId="09964EDF" w14:textId="77777777">
      <w:pPr>
        <w:numPr>
          <w:ilvl w:val="2"/>
          <w:numId w:val="72"/>
        </w:numPr>
        <w:spacing w:beforeAutospacing="1" w:afterAutospacing="1"/>
        <w:rPr>
          <w:ins w:author="Manoj V Menon" w:date="2025-09-25T09:44:00Z" w:id="545"/>
          <w:rFonts w:ascii="Times New Roman" w:hAnsi="Times New Roman" w:eastAsia="Times New Roman" w:cs="Times New Roman"/>
          <w:lang w:val="en-US"/>
        </w:rPr>
      </w:pPr>
      <w:ins w:author="Manoj V Menon" w:date="2025-09-25T09:44:00Z" w:id="546">
        <w:r>
          <w:rPr>
            <w:rFonts w:ascii="Times New Roman" w:hAnsi="Times New Roman" w:eastAsia="Times New Roman" w:cs="Times New Roman"/>
            <w:lang w:val="en-US"/>
          </w:rPr>
          <w:t>Month end</w:t>
        </w:r>
      </w:ins>
    </w:p>
    <w:p w:rsidR="005979B0" w:rsidRDefault="00116867" w14:paraId="497A0AF9" w14:textId="77777777">
      <w:pPr>
        <w:numPr>
          <w:ilvl w:val="2"/>
          <w:numId w:val="72"/>
        </w:numPr>
        <w:spacing w:beforeAutospacing="1" w:afterAutospacing="1"/>
        <w:rPr>
          <w:ins w:author="Manoj V Menon" w:date="2025-09-25T09:45:00Z" w:id="547"/>
          <w:rFonts w:ascii="Times New Roman" w:hAnsi="Times New Roman" w:eastAsia="Times New Roman" w:cs="Times New Roman"/>
          <w:lang w:val="en-US"/>
        </w:rPr>
      </w:pPr>
      <w:ins w:author="Manoj V Menon" w:date="2025-09-25T09:44:00Z" w:id="548">
        <w:r>
          <w:rPr>
            <w:rFonts w:ascii="Times New Roman" w:hAnsi="Times New Roman" w:eastAsia="Times New Roman" w:cs="Times New Roman"/>
            <w:lang w:val="en-US"/>
          </w:rPr>
          <w:t>Quarterly, half yearly – optional</w:t>
        </w:r>
      </w:ins>
    </w:p>
    <w:p w:rsidR="005979B0" w:rsidRDefault="00116867" w14:paraId="7B0558B2" w14:textId="77777777">
      <w:pPr>
        <w:numPr>
          <w:ilvl w:val="2"/>
          <w:numId w:val="72"/>
        </w:numPr>
        <w:spacing w:beforeAutospacing="1" w:afterAutospacing="1"/>
        <w:rPr>
          <w:rFonts w:ascii="Times New Roman" w:hAnsi="Times New Roman" w:eastAsia="Times New Roman" w:cs="Times New Roman"/>
          <w:highlight w:val="green"/>
          <w:lang w:val="en-US"/>
        </w:rPr>
      </w:pPr>
      <w:ins w:author="Manoj V Menon" w:date="2025-09-25T09:45:00Z" w:id="549">
        <w:r>
          <w:rPr>
            <w:rFonts w:ascii="Times New Roman" w:hAnsi="Times New Roman" w:eastAsia="Times New Roman" w:cs="Times New Roman"/>
            <w:lang w:val="en-US"/>
          </w:rPr>
          <w:t>Incentives accumulated</w:t>
        </w:r>
      </w:ins>
      <w:ins w:author="Manoj V Menon" w:date="2025-09-25T09:46:00Z" w:id="550">
        <w:r>
          <w:rPr>
            <w:rFonts w:ascii="Times New Roman" w:hAnsi="Times New Roman" w:eastAsia="Times New Roman" w:cs="Times New Roman"/>
            <w:lang w:val="en-US"/>
          </w:rPr>
          <w:t xml:space="preserve"> </w:t>
        </w:r>
        <w:r>
          <w:rPr>
            <w:rFonts w:ascii="Times New Roman" w:hAnsi="Times New Roman" w:eastAsia="Times New Roman" w:cs="Times New Roman"/>
            <w:highlight w:val="green"/>
            <w:lang w:val="en-US"/>
          </w:rPr>
          <w:t>(</w:t>
        </w:r>
      </w:ins>
      <w:ins w:author="Manoj V Menon" w:date="2025-09-25T09:47:00Z" w:id="551">
        <w:r>
          <w:rPr>
            <w:rFonts w:ascii="Times New Roman" w:hAnsi="Times New Roman" w:eastAsia="Times New Roman" w:cs="Times New Roman"/>
            <w:highlight w:val="green"/>
            <w:lang w:val="en-US"/>
          </w:rPr>
          <w:t>when is incentive disbursed – quarter later or immediate??)</w:t>
        </w:r>
      </w:ins>
      <w:ins w:author="Manoj V Menon" w:date="2025-09-26T05:54:00Z" w:id="552">
        <w:r>
          <w:rPr>
            <w:rFonts w:ascii="Times New Roman" w:hAnsi="Times New Roman" w:eastAsia="Times New Roman" w:cs="Times New Roman"/>
            <w:highlight w:val="green"/>
            <w:lang w:val="en-US"/>
          </w:rPr>
          <w:t xml:space="preserve"> caveat – system shown incentives have to be co-validated by finance.</w:t>
        </w:r>
      </w:ins>
    </w:p>
    <w:p w:rsidR="005979B0" w:rsidRDefault="00116867" w14:paraId="677AB242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Automation</w:t>
      </w:r>
    </w:p>
    <w:p w:rsidR="005979B0" w:rsidRDefault="00116867" w14:paraId="0DF54414" w14:textId="77777777">
      <w:pPr>
        <w:numPr>
          <w:ilvl w:val="0"/>
          <w:numId w:val="7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Daily job runs to calculate Actuals from Closed Won Orders.</w:t>
      </w:r>
    </w:p>
    <w:p w:rsidR="005979B0" w:rsidRDefault="00116867" w14:paraId="4281817C" w14:textId="77777777">
      <w:pPr>
        <w:numPr>
          <w:ilvl w:val="0"/>
          <w:numId w:val="7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Rollup logic auto-updates Manager and Org targets.</w:t>
      </w:r>
    </w:p>
    <w:p w:rsidR="005979B0" w:rsidRDefault="00116867" w14:paraId="3BB3F8BB" w14:textId="77777777">
      <w:pPr>
        <w:numPr>
          <w:ilvl w:val="0"/>
          <w:numId w:val="78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Alerts auto-triggered on schedule.</w:t>
      </w:r>
    </w:p>
    <w:p w:rsidR="005979B0" w:rsidRDefault="00116867" w14:paraId="2CF2E6FC" w14:textId="77777777">
      <w:pPr>
        <w:numPr>
          <w:ilvl w:val="0"/>
          <w:numId w:val="7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>Incentives will be calculated based on the achievements and Sales Value.</w:t>
      </w:r>
      <w:ins w:author="Manoj V Menon" w:date="2025-09-25T09:47:00Z" w:id="553">
        <w:r>
          <w:rPr>
            <w:rFonts w:ascii="Times New Roman" w:hAnsi="Times New Roman" w:eastAsia="Times New Roman" w:cs="Times New Roman"/>
            <w:lang w:val="en-US"/>
          </w:rPr>
          <w:t>+ other conditions.</w:t>
        </w:r>
      </w:ins>
    </w:p>
    <w:p w:rsidR="005979B0" w:rsidRDefault="00116867" w14:paraId="638D8C36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  <w:lang w:val="en-US"/>
        </w:rPr>
        <w:t>Logics</w:t>
      </w:r>
      <w:ins w:author="Manoj V Menon" w:date="2025-09-25T09:47:00Z" w:id="554">
        <w:r>
          <w:rPr>
            <w:rFonts w:ascii="Times New Roman" w:hAnsi="Times New Roman" w:eastAsia="Times New Roman" w:cs="Times New Roman"/>
            <w:color w:val="auto"/>
            <w:sz w:val="27"/>
            <w:szCs w:val="27"/>
            <w:lang w:val="en-US"/>
          </w:rPr>
          <w:t xml:space="preserve"> (conditions to be discussed and added)</w:t>
        </w:r>
      </w:ins>
    </w:p>
    <w:p w:rsidR="005979B0" w:rsidRDefault="00116867" w14:paraId="119C9D7C" w14:textId="77777777">
      <w:pPr>
        <w:numPr>
          <w:ilvl w:val="0"/>
          <w:numId w:val="7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Achievement % = (Actual ÷ Target) × 100.</w:t>
      </w:r>
    </w:p>
    <w:p w:rsidR="005979B0" w:rsidRDefault="00116867" w14:paraId="557CCBDB" w14:textId="77777777">
      <w:pPr>
        <w:numPr>
          <w:ilvl w:val="0"/>
          <w:numId w:val="7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Variance = Target – Actual.</w:t>
      </w:r>
    </w:p>
    <w:p w:rsidR="005979B0" w:rsidRDefault="00116867" w14:paraId="0348AAAC" w14:textId="77777777">
      <w:pPr>
        <w:numPr>
          <w:ilvl w:val="0"/>
          <w:numId w:val="7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only User + Customer, all products sold to that customer count.</w:t>
      </w:r>
    </w:p>
    <w:p w:rsidR="005979B0" w:rsidRDefault="00116867" w14:paraId="04E7E4B8" w14:textId="0055DE61">
      <w:pPr>
        <w:numPr>
          <w:ilvl w:val="0"/>
          <w:numId w:val="7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only User + Product, sales of that product by that user count.</w:t>
      </w:r>
      <w:r w:rsidR="002E48D6">
        <w:rPr>
          <w:rFonts w:ascii="Times New Roman" w:hAnsi="Times New Roman" w:eastAsia="Times New Roman" w:cs="Times New Roman"/>
        </w:rPr>
        <w:t xml:space="preserve"> </w:t>
      </w:r>
    </w:p>
    <w:p w:rsidR="005979B0" w:rsidRDefault="00116867" w14:paraId="56D176F0" w14:textId="77777777">
      <w:pPr>
        <w:pStyle w:val="Heading3"/>
        <w:numPr>
          <w:ilvl w:val="0"/>
          <w:numId w:val="70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Validations</w:t>
      </w:r>
    </w:p>
    <w:p w:rsidR="005979B0" w:rsidRDefault="00116867" w14:paraId="694FF1DC" w14:textId="77777777">
      <w:pPr>
        <w:numPr>
          <w:ilvl w:val="0"/>
          <w:numId w:val="8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Start Date ≤ End Date.</w:t>
      </w:r>
    </w:p>
    <w:p w:rsidR="005979B0" w:rsidRDefault="00116867" w14:paraId="44F22CFA" w14:textId="77777777">
      <w:pPr>
        <w:numPr>
          <w:ilvl w:val="0"/>
          <w:numId w:val="8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Target value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>cannot be negative.</w:t>
      </w:r>
    </w:p>
    <w:p w:rsidR="005979B0" w:rsidRDefault="00116867" w14:paraId="66142884" w14:textId="77777777">
      <w:pPr>
        <w:numPr>
          <w:ilvl w:val="0"/>
          <w:numId w:val="8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Duplicate overlapping targets for same User + Customer + Product + Period not allowed.</w:t>
      </w:r>
    </w:p>
    <w:p w:rsidR="005979B0" w:rsidRDefault="00116867" w14:paraId="7343D461" w14:textId="77777777">
      <w:pPr>
        <w:numPr>
          <w:ilvl w:val="0"/>
          <w:numId w:val="8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Cancelled Orders should be excluded (business rule to be confirmed with Cyrix).</w:t>
      </w:r>
    </w:p>
    <w:p w:rsidR="005979B0" w:rsidRDefault="00116867" w14:paraId="6C763A4F" w14:textId="77777777">
      <w:pPr>
        <w:pStyle w:val="Heading3"/>
        <w:numPr>
          <w:ilvl w:val="0"/>
          <w:numId w:val="70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Notifications</w:t>
      </w:r>
    </w:p>
    <w:p w:rsidR="005979B0" w:rsidRDefault="00116867" w14:paraId="27F6B125" w14:textId="77777777">
      <w:pPr>
        <w:numPr>
          <w:ilvl w:val="0"/>
          <w:numId w:val="81"/>
        </w:numPr>
        <w:spacing w:beforeAutospacing="1" w:afterAutospacing="1"/>
        <w:jc w:val="both"/>
        <w:rPr>
          <w:ins w:author="Manoj V Menon" w:date="2025-09-25T09:54:00Z" w:id="555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In-app Salesforce notifications for submission &amp; updates.</w:t>
      </w:r>
    </w:p>
    <w:p w:rsidR="005979B0" w:rsidRDefault="00116867" w14:paraId="3F445325" w14:textId="77777777">
      <w:pPr>
        <w:numPr>
          <w:ilvl w:val="0"/>
          <w:numId w:val="8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ins w:author="Manoj V Menon" w:date="2025-09-25T09:54:00Z" w:id="556">
        <w:r>
          <w:rPr>
            <w:rFonts w:ascii="Times New Roman" w:hAnsi="Times New Roman" w:eastAsia="Times New Roman" w:cs="Times New Roman"/>
            <w:lang w:val="en-US"/>
          </w:rPr>
          <w:t>Congratulatory m</w:t>
        </w:r>
        <w:r>
          <w:rPr>
            <w:rFonts w:ascii="Times New Roman" w:hAnsi="Times New Roman" w:eastAsia="Times New Roman" w:cs="Times New Roman"/>
          </w:rPr>
          <w:t>essages; visuals/animations;</w:t>
        </w:r>
      </w:ins>
    </w:p>
    <w:p w:rsidR="005979B0" w:rsidRDefault="00116867" w14:paraId="4D4B44B1" w14:textId="77777777">
      <w:pPr>
        <w:numPr>
          <w:ilvl w:val="0"/>
          <w:numId w:val="8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Scheduled notifications for performance reminders:</w:t>
      </w:r>
    </w:p>
    <w:p w:rsidR="005979B0" w:rsidRDefault="00116867" w14:paraId="265BEFD7" w14:textId="77777777">
      <w:pPr>
        <w:numPr>
          <w:ilvl w:val="1"/>
          <w:numId w:val="8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Mid-month (15th).</w:t>
      </w:r>
    </w:p>
    <w:p w:rsidR="005979B0" w:rsidRDefault="00116867" w14:paraId="6E735C04" w14:textId="77777777">
      <w:pPr>
        <w:numPr>
          <w:ilvl w:val="1"/>
          <w:numId w:val="82"/>
        </w:numPr>
        <w:spacing w:beforeAutospacing="1" w:afterAutospacing="1"/>
        <w:jc w:val="both"/>
        <w:rPr>
          <w:ins w:author="Manoj V Menon" w:date="2025-09-25T09:53:00Z" w:id="557"/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5</w:t>
      </w:r>
      <w:ins w:author="Manoj V Menon" w:date="2025-09-26T05:56:00Z" w:id="558">
        <w:r>
          <w:rPr>
            <w:rFonts w:ascii="Times New Roman" w:hAnsi="Times New Roman" w:eastAsia="Times New Roman" w:cs="Times New Roman"/>
            <w:lang w:val="en-US"/>
          </w:rPr>
          <w:t>-10</w:t>
        </w:r>
      </w:ins>
      <w:r>
        <w:rPr>
          <w:rFonts w:ascii="Times New Roman" w:hAnsi="Times New Roman" w:eastAsia="Times New Roman" w:cs="Times New Roman"/>
          <w:lang w:val="en-US"/>
        </w:rPr>
        <w:t xml:space="preserve"> days before period end.</w:t>
      </w:r>
    </w:p>
    <w:p w:rsidR="005979B0" w:rsidRDefault="00116867" w14:paraId="6A19CEE6" w14:textId="77777777">
      <w:pPr>
        <w:numPr>
          <w:ilvl w:val="1"/>
          <w:numId w:val="82"/>
        </w:numPr>
        <w:spacing w:beforeAutospacing="1" w:afterAutospacing="1"/>
        <w:jc w:val="both"/>
        <w:rPr>
          <w:ins w:author="Manoj V Menon" w:date="2025-09-25T09:53:00Z" w:id="559"/>
          <w:rFonts w:ascii="Times New Roman" w:hAnsi="Times New Roman" w:eastAsia="Times New Roman" w:cs="Times New Roman"/>
          <w:lang w:val="en-US"/>
        </w:rPr>
      </w:pPr>
      <w:ins w:author="Manoj V Menon" w:date="2025-09-25T09:53:00Z" w:id="560">
        <w:r>
          <w:rPr>
            <w:rFonts w:ascii="Times New Roman" w:hAnsi="Times New Roman" w:eastAsia="Times New Roman" w:cs="Times New Roman"/>
            <w:lang w:val="en-US"/>
          </w:rPr>
          <w:t>Monthly</w:t>
        </w:r>
      </w:ins>
    </w:p>
    <w:p w:rsidR="005979B0" w:rsidRDefault="00116867" w14:paraId="2581ED26" w14:textId="77777777">
      <w:pPr>
        <w:numPr>
          <w:ilvl w:val="1"/>
          <w:numId w:val="82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ins w:author="Manoj V Menon" w:date="2025-09-25T09:53:00Z" w:id="561">
        <w:r>
          <w:rPr>
            <w:rFonts w:ascii="Times New Roman" w:hAnsi="Times New Roman" w:eastAsia="Times New Roman" w:cs="Times New Roman"/>
            <w:lang w:val="en-US"/>
          </w:rPr>
          <w:t>quarterly</w:t>
        </w:r>
      </w:ins>
    </w:p>
    <w:p w:rsidR="005979B0" w:rsidRDefault="00116867" w14:paraId="6E3B58D3" w14:textId="77777777">
      <w:pPr>
        <w:pStyle w:val="Heading3"/>
        <w:numPr>
          <w:ilvl w:val="0"/>
          <w:numId w:val="70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Approvals</w:t>
      </w:r>
    </w:p>
    <w:p w:rsidR="005979B0" w:rsidRDefault="00116867" w14:paraId="035E432E" w14:textId="77777777">
      <w:pPr>
        <w:numPr>
          <w:ilvl w:val="0"/>
          <w:numId w:val="83"/>
        </w:numPr>
        <w:spacing w:beforeAutospacing="1" w:afterAutospacing="1"/>
        <w:jc w:val="both"/>
        <w:rPr>
          <w:ins w:author="Manoj V Menon" w:date="2025-09-26T05:57:00Z" w:id="562"/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No approval process required for setting targets.</w:t>
      </w:r>
      <w:ins w:author="Manoj V Menon" w:date="2025-09-26T05:57:00Z" w:id="563">
        <w:r>
          <w:rPr>
            <w:rFonts w:ascii="Times New Roman" w:hAnsi="Times New Roman" w:eastAsia="Times New Roman" w:cs="Times New Roman"/>
            <w:lang w:val="en-US"/>
          </w:rPr>
          <w:t xml:space="preserve"> </w:t>
        </w:r>
      </w:ins>
    </w:p>
    <w:p w:rsidR="005979B0" w:rsidRDefault="00116867" w14:paraId="21D98D73" w14:textId="77777777">
      <w:pPr>
        <w:numPr>
          <w:ilvl w:val="0"/>
          <w:numId w:val="8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ins w:author="Manoj V Menon" w:date="2025-09-26T05:57:00Z" w:id="564">
        <w:r>
          <w:rPr>
            <w:rFonts w:ascii="Times New Roman" w:hAnsi="Times New Roman" w:eastAsia="Times New Roman" w:cs="Times New Roman"/>
            <w:lang w:val="en-US"/>
          </w:rPr>
          <w:t xml:space="preserve">Periodical </w:t>
        </w:r>
      </w:ins>
      <w:ins w:author="Manoj V Menon" w:date="2025-09-26T05:58:00Z" w:id="565">
        <w:r>
          <w:rPr>
            <w:rFonts w:ascii="Times New Roman" w:hAnsi="Times New Roman" w:eastAsia="Times New Roman" w:cs="Times New Roman"/>
            <w:lang w:val="en-US"/>
          </w:rPr>
          <w:t>additional target or removal of target by a manager a possibility based on product line availabili</w:t>
        </w:r>
      </w:ins>
      <w:ins w:author="Manoj V Menon" w:date="2025-09-26T05:59:00Z" w:id="566">
        <w:r>
          <w:rPr>
            <w:rFonts w:ascii="Times New Roman" w:hAnsi="Times New Roman" w:eastAsia="Times New Roman" w:cs="Times New Roman"/>
            <w:lang w:val="en-US"/>
          </w:rPr>
          <w:t xml:space="preserve">ty by MANAGER. </w:t>
        </w:r>
      </w:ins>
      <w:ins w:author="Manoj V Menon" w:date="2025-09-26T06:00:00Z" w:id="567">
        <w:r>
          <w:rPr>
            <w:rFonts w:ascii="Times New Roman" w:hAnsi="Times New Roman" w:eastAsia="Times New Roman" w:cs="Times New Roman"/>
            <w:lang w:val="en-US"/>
          </w:rPr>
          <w:t xml:space="preserve"> A similar situation if a person leaves target can be added to another sales executive/s by Manager. </w:t>
        </w:r>
      </w:ins>
    </w:p>
    <w:p w:rsidR="005979B0" w:rsidRDefault="00116867" w14:paraId="256AB8E5" w14:textId="77777777">
      <w:pPr>
        <w:numPr>
          <w:ilvl w:val="0"/>
          <w:numId w:val="8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Managers can directly assign.</w:t>
      </w:r>
    </w:p>
    <w:p w:rsidR="005979B0" w:rsidRDefault="00116867" w14:paraId="6B2EAC8C" w14:textId="77777777">
      <w:pPr>
        <w:pStyle w:val="Heading3"/>
        <w:numPr>
          <w:ilvl w:val="0"/>
          <w:numId w:val="70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Integration</w:t>
      </w:r>
    </w:p>
    <w:p w:rsidR="005979B0" w:rsidRDefault="00116867" w14:paraId="2B0EA62E" w14:textId="77777777">
      <w:pPr>
        <w:numPr>
          <w:ilvl w:val="0"/>
          <w:numId w:val="84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ERP integration required.</w:t>
      </w:r>
      <w:ins w:author="Manoj V Menon" w:date="2025-09-25T09:55:00Z" w:id="568">
        <w:r>
          <w:rPr>
            <w:rFonts w:ascii="Times New Roman" w:hAnsi="Times New Roman" w:eastAsia="Times New Roman" w:cs="Times New Roman"/>
            <w:lang w:val="en-US"/>
          </w:rPr>
          <w:t xml:space="preserve"> - Gross Profit, Incentives,</w:t>
        </w:r>
      </w:ins>
      <w:ins w:author="Manoj V Menon" w:date="2025-09-25T09:56:00Z" w:id="569">
        <w:r>
          <w:rPr>
            <w:rFonts w:ascii="Times New Roman" w:hAnsi="Times New Roman" w:eastAsia="Times New Roman" w:cs="Times New Roman"/>
            <w:lang w:val="en-US"/>
          </w:rPr>
          <w:t xml:space="preserve"> payments.</w:t>
        </w:r>
      </w:ins>
    </w:p>
    <w:p w:rsidR="005979B0" w:rsidRDefault="00116867" w14:paraId="32540156" w14:textId="77777777">
      <w:pPr>
        <w:numPr>
          <w:ilvl w:val="0"/>
          <w:numId w:val="84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Targets and Actuals remain Salesforce-only.</w:t>
      </w:r>
    </w:p>
    <w:p w:rsidR="005979B0" w:rsidRDefault="00116867" w14:paraId="4917B0C1" w14:textId="77777777">
      <w:pPr>
        <w:pStyle w:val="Heading3"/>
        <w:numPr>
          <w:ilvl w:val="0"/>
          <w:numId w:val="70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Who Will Access</w:t>
      </w:r>
    </w:p>
    <w:p w:rsidR="005979B0" w:rsidRDefault="00116867" w14:paraId="57B75AC3" w14:textId="77777777">
      <w:pPr>
        <w:numPr>
          <w:ilvl w:val="0"/>
          <w:numId w:val="85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>Sales Executives</w:t>
      </w:r>
      <w:r>
        <w:rPr>
          <w:rFonts w:ascii="Times New Roman" w:hAnsi="Times New Roman" w:eastAsia="Times New Roman" w:cs="Times New Roman"/>
          <w:lang w:val="en-US"/>
        </w:rPr>
        <w:t xml:space="preserve"> → View personal targets &amp; actuals</w:t>
      </w:r>
      <w:ins w:author="Manoj V Menon" w:date="2025-09-25T09:56:00Z" w:id="570">
        <w:r>
          <w:rPr>
            <w:rFonts w:ascii="Times New Roman" w:hAnsi="Times New Roman" w:eastAsia="Times New Roman" w:cs="Times New Roman"/>
            <w:lang w:val="en-US"/>
          </w:rPr>
          <w:t>, in</w:t>
        </w:r>
      </w:ins>
      <w:ins w:author="Manoj V Menon" w:date="2025-09-27T05:31:00Z" w:id="571">
        <w:r>
          <w:rPr>
            <w:rFonts w:ascii="Times New Roman" w:hAnsi="Times New Roman" w:eastAsia="Times New Roman" w:cs="Times New Roman"/>
            <w:lang w:val="en-US"/>
          </w:rPr>
          <w:t>c</w:t>
        </w:r>
      </w:ins>
      <w:ins w:author="Manoj V Menon" w:date="2025-09-25T09:56:00Z" w:id="572">
        <w:r>
          <w:rPr>
            <w:rFonts w:ascii="Times New Roman" w:hAnsi="Times New Roman" w:eastAsia="Times New Roman" w:cs="Times New Roman"/>
            <w:lang w:val="en-US"/>
          </w:rPr>
          <w:t>ventive accumulation</w:t>
        </w:r>
      </w:ins>
      <w:ins w:author="Manoj V Menon" w:date="2025-09-26T06:01:00Z" w:id="573">
        <w:r>
          <w:rPr>
            <w:rFonts w:ascii="Times New Roman" w:hAnsi="Times New Roman" w:eastAsia="Times New Roman" w:cs="Times New Roman"/>
            <w:lang w:val="en-US"/>
          </w:rPr>
          <w:t>/projection</w:t>
        </w:r>
      </w:ins>
    </w:p>
    <w:p w:rsidR="005979B0" w:rsidRDefault="00116867" w14:paraId="51E96FA5" w14:textId="77777777">
      <w:pPr>
        <w:numPr>
          <w:ilvl w:val="0"/>
          <w:numId w:val="85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>Managers</w:t>
      </w:r>
      <w:r>
        <w:rPr>
          <w:rFonts w:ascii="Times New Roman" w:hAnsi="Times New Roman" w:eastAsia="Times New Roman" w:cs="Times New Roman"/>
          <w:lang w:val="en-US"/>
        </w:rPr>
        <w:t xml:space="preserve"> → Set targets, </w:t>
      </w:r>
      <w:ins w:author="Manoj V Menon" w:date="2025-09-27T05:31:00Z" w:id="574">
        <w:r>
          <w:rPr>
            <w:rFonts w:ascii="Times New Roman" w:hAnsi="Times New Roman" w:eastAsia="Times New Roman" w:cs="Times New Roman"/>
            <w:lang w:val="en-US"/>
          </w:rPr>
          <w:t xml:space="preserve">edit targets </w:t>
        </w:r>
      </w:ins>
      <w:r>
        <w:rPr>
          <w:rFonts w:ascii="Times New Roman" w:hAnsi="Times New Roman" w:eastAsia="Times New Roman" w:cs="Times New Roman"/>
          <w:lang w:val="en-US"/>
        </w:rPr>
        <w:t>view team’s targets &amp; rollups.</w:t>
      </w:r>
    </w:p>
    <w:p w:rsidR="005979B0" w:rsidRDefault="00116867" w14:paraId="1411090A" w14:textId="77777777">
      <w:pPr>
        <w:numPr>
          <w:ilvl w:val="0"/>
          <w:numId w:val="85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>Admins</w:t>
      </w:r>
      <w:r>
        <w:rPr>
          <w:rFonts w:ascii="Times New Roman" w:hAnsi="Times New Roman" w:eastAsia="Times New Roman" w:cs="Times New Roman"/>
          <w:lang w:val="en-US"/>
        </w:rPr>
        <w:t xml:space="preserve"> → Configure target setup &amp; reporting.</w:t>
      </w:r>
      <w:ins w:author="Manoj V Menon" w:date="2025-09-27T05:31:00Z" w:id="575">
        <w:r>
          <w:rPr>
            <w:rFonts w:ascii="Times New Roman" w:hAnsi="Times New Roman" w:eastAsia="Times New Roman" w:cs="Times New Roman"/>
            <w:lang w:val="en-US"/>
          </w:rPr>
          <w:t xml:space="preserve">&amp; incentive strutures </w:t>
        </w:r>
      </w:ins>
    </w:p>
    <w:p w:rsidR="005979B0" w:rsidRDefault="00116867" w14:paraId="28A13782" w14:textId="77777777">
      <w:pPr>
        <w:numPr>
          <w:ilvl w:val="0"/>
          <w:numId w:val="85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Management</w:t>
      </w:r>
      <w:r>
        <w:rPr>
          <w:rFonts w:ascii="Times New Roman" w:hAnsi="Times New Roman" w:eastAsia="Times New Roman" w:cs="Times New Roman"/>
        </w:rPr>
        <w:t xml:space="preserve"> → Dashboards &amp; reports.</w:t>
      </w:r>
    </w:p>
    <w:p w:rsidR="005979B0" w:rsidRDefault="00116867" w14:paraId="76432339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Mobile &amp; Desktop</w:t>
      </w:r>
    </w:p>
    <w:p w:rsidR="005979B0" w:rsidRDefault="00116867" w14:paraId="78D66228" w14:textId="77777777">
      <w:pPr>
        <w:numPr>
          <w:ilvl w:val="0"/>
          <w:numId w:val="86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Mobile users can view their targets vs actual progress in real-time.</w:t>
      </w:r>
    </w:p>
    <w:p w:rsidR="005979B0" w:rsidRDefault="00116867" w14:paraId="16CE3B82" w14:textId="77777777">
      <w:pPr>
        <w:numPr>
          <w:ilvl w:val="0"/>
          <w:numId w:val="86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Dashboards and reports available both in Salesforce mobile app and desktop.</w:t>
      </w:r>
    </w:p>
    <w:p w:rsidR="005979B0" w:rsidRDefault="00116867" w14:paraId="3F251A3F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Acceptance Criteria</w:t>
      </w:r>
    </w:p>
    <w:p w:rsidR="005979B0" w:rsidRDefault="00116867" w14:paraId="6098BC9D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Targets can be created at User, Customer, Product, </w:t>
      </w:r>
      <w:ins w:author="Manoj V Menon" w:date="2025-09-25T09:56:00Z" w:id="576">
        <w:r>
          <w:rPr>
            <w:rFonts w:ascii="Times New Roman" w:hAnsi="Times New Roman" w:eastAsia="Times New Roman" w:cs="Times New Roman"/>
          </w:rPr>
          <w:t xml:space="preserve">brand, category </w:t>
        </w:r>
      </w:ins>
      <w:r>
        <w:rPr>
          <w:rFonts w:ascii="Times New Roman" w:hAnsi="Times New Roman" w:eastAsia="Times New Roman" w:cs="Times New Roman"/>
          <w:lang w:val="en-US"/>
        </w:rPr>
        <w:t>or combination levels.</w:t>
      </w:r>
    </w:p>
    <w:p w:rsidR="005979B0" w:rsidRDefault="00116867" w14:paraId="57E64320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Actuals update daily from Closed Won Orders.</w:t>
      </w:r>
    </w:p>
    <w:p w:rsidR="005979B0" w:rsidRDefault="00116867" w14:paraId="6D938E42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Incentives/Commission </w:t>
      </w:r>
      <w:r>
        <w:rPr>
          <w:rFonts w:ascii="Times New Roman" w:hAnsi="Times New Roman" w:eastAsia="Times New Roman" w:cs="Times New Roman"/>
        </w:rPr>
        <w:t xml:space="preserve">update daily </w:t>
      </w:r>
      <w:r>
        <w:rPr>
          <w:rFonts w:ascii="Times New Roman" w:hAnsi="Times New Roman" w:eastAsia="Times New Roman" w:cs="Times New Roman"/>
          <w:lang w:val="en-US"/>
        </w:rPr>
        <w:t>when actuals are getting updated</w:t>
      </w:r>
      <w:r>
        <w:rPr>
          <w:rFonts w:ascii="Times New Roman" w:hAnsi="Times New Roman" w:eastAsia="Times New Roman" w:cs="Times New Roman"/>
        </w:rPr>
        <w:t>.</w:t>
      </w:r>
    </w:p>
    <w:p w:rsidR="005979B0" w:rsidRDefault="00116867" w14:paraId="3E829198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Rollup calculations correct at Manager &amp; Org levels.</w:t>
      </w:r>
    </w:p>
    <w:p w:rsidR="005979B0" w:rsidRDefault="00116867" w14:paraId="3EE5DBD6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Alerts trigger on 15th and 5 days before end of period.</w:t>
      </w:r>
      <w:ins w:author="Manoj V Menon" w:date="2025-09-25T09:57:00Z" w:id="577">
        <w:r>
          <w:rPr>
            <w:rFonts w:ascii="Times New Roman" w:hAnsi="Times New Roman" w:eastAsia="Times New Roman" w:cs="Times New Roman"/>
          </w:rPr>
          <w:t>monthly/quarterly</w:t>
        </w:r>
      </w:ins>
    </w:p>
    <w:p w:rsidR="005979B0" w:rsidRDefault="00116867" w14:paraId="3580BA28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Reports show achievement %, variance, and trend.</w:t>
      </w:r>
    </w:p>
    <w:p w:rsidR="005979B0" w:rsidRDefault="00116867" w14:paraId="53D1FE62" w14:textId="77777777">
      <w:pPr>
        <w:numPr>
          <w:ilvl w:val="0"/>
          <w:numId w:val="87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Visual dashboards available (e.g., funnel, bar chart, pie chart).</w:t>
      </w:r>
    </w:p>
    <w:p w:rsidR="005979B0" w:rsidRDefault="00116867" w14:paraId="2F266458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Data Upload</w:t>
      </w:r>
    </w:p>
    <w:p w:rsidR="005979B0" w:rsidRDefault="00116867" w14:paraId="413FB14A" w14:textId="77777777">
      <w:pPr>
        <w:numPr>
          <w:ilvl w:val="0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Admin can upload bulk targets via Salesforce Standard Data Upload as CSV Format.</w:t>
      </w:r>
    </w:p>
    <w:p w:rsidR="005979B0" w:rsidRDefault="00116867" w14:paraId="73D8EA6F" w14:textId="77777777">
      <w:pPr>
        <w:numPr>
          <w:ilvl w:val="0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CSV format/ Templates will be provided by fingertip</w:t>
      </w:r>
    </w:p>
    <w:p w:rsidR="005979B0" w:rsidRDefault="00116867" w14:paraId="15200E31" w14:textId="77777777">
      <w:pPr>
        <w:numPr>
          <w:ilvl w:val="0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Targets to be mapped with unique Ids</w:t>
      </w:r>
    </w:p>
    <w:p w:rsidR="005979B0" w:rsidRDefault="00116867" w14:paraId="690A6240" w14:textId="77777777">
      <w:pPr>
        <w:numPr>
          <w:ilvl w:val="1"/>
          <w:numId w:val="88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For eg., Target ID (If Future targets to be updated)</w:t>
      </w:r>
    </w:p>
    <w:p w:rsidR="005979B0" w:rsidRDefault="00116867" w14:paraId="7FBFD57B" w14:textId="77777777">
      <w:pPr>
        <w:numPr>
          <w:ilvl w:val="1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User ID/ Employee Code</w:t>
      </w:r>
    </w:p>
    <w:p w:rsidR="005979B0" w:rsidRDefault="00116867" w14:paraId="6C3D082D" w14:textId="77777777">
      <w:pPr>
        <w:numPr>
          <w:ilvl w:val="1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Customer Code</w:t>
      </w:r>
    </w:p>
    <w:p w:rsidR="005979B0" w:rsidRDefault="00116867" w14:paraId="66DA7CD1" w14:textId="77777777">
      <w:pPr>
        <w:numPr>
          <w:ilvl w:val="1"/>
          <w:numId w:val="88"/>
        </w:numPr>
        <w:spacing w:beforeAutospacing="1" w:afterAutospacing="1"/>
        <w:rPr>
          <w:ins w:author="Manoj V Menon" w:date="2025-09-25T09:57:00Z" w:id="578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Product Code</w:t>
      </w:r>
    </w:p>
    <w:p w:rsidR="005979B0" w:rsidRDefault="00116867" w14:paraId="464364B8" w14:textId="77777777">
      <w:pPr>
        <w:numPr>
          <w:ilvl w:val="1"/>
          <w:numId w:val="88"/>
        </w:numPr>
        <w:spacing w:beforeAutospacing="1" w:afterAutospacing="1"/>
        <w:rPr>
          <w:ins w:author="Manoj V Menon" w:date="2025-09-25T09:57:00Z" w:id="579"/>
          <w:rFonts w:ascii="Times New Roman" w:hAnsi="Times New Roman" w:eastAsia="Times New Roman" w:cs="Times New Roman"/>
        </w:rPr>
      </w:pPr>
      <w:ins w:author="Manoj V Menon" w:date="2025-09-25T09:57:00Z" w:id="580">
        <w:r>
          <w:rPr>
            <w:rFonts w:ascii="Times New Roman" w:hAnsi="Times New Roman" w:eastAsia="Times New Roman" w:cs="Times New Roman"/>
          </w:rPr>
          <w:t>Category code</w:t>
        </w:r>
      </w:ins>
    </w:p>
    <w:p w:rsidR="005979B0" w:rsidRDefault="00116867" w14:paraId="34227278" w14:textId="77777777">
      <w:pPr>
        <w:numPr>
          <w:ilvl w:val="1"/>
          <w:numId w:val="88"/>
        </w:numPr>
        <w:spacing w:beforeAutospacing="1" w:afterAutospacing="1"/>
        <w:rPr>
          <w:rFonts w:ascii="Times New Roman" w:hAnsi="Times New Roman" w:eastAsia="Times New Roman" w:cs="Times New Roman"/>
        </w:rPr>
      </w:pPr>
      <w:ins w:author="Manoj V Menon" w:date="2025-09-25T09:57:00Z" w:id="581">
        <w:r>
          <w:rPr>
            <w:rFonts w:ascii="Times New Roman" w:hAnsi="Times New Roman" w:eastAsia="Times New Roman" w:cs="Times New Roman"/>
          </w:rPr>
          <w:t>Brand code</w:t>
        </w:r>
      </w:ins>
    </w:p>
    <w:p w:rsidR="005979B0" w:rsidRDefault="00116867" w14:paraId="44477962" w14:textId="77777777">
      <w:pPr>
        <w:numPr>
          <w:ilvl w:val="0"/>
          <w:numId w:val="88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Updates possible only through Admin.</w:t>
      </w:r>
    </w:p>
    <w:p w:rsidR="005979B0" w:rsidRDefault="00116867" w14:paraId="7ED62B4C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Reports &amp; Dashboards</w:t>
      </w:r>
    </w:p>
    <w:p w:rsidR="005979B0" w:rsidRDefault="00116867" w14:paraId="225550E8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lang w:val="en-US"/>
        </w:rPr>
        <w:t>Target vs Actual by User (Value).</w:t>
      </w:r>
      <w:ins w:author="Manoj V Menon" w:date="2025-09-25T09:59:00Z" w:id="582">
        <w:r>
          <w:rPr>
            <w:rStyle w:val="Strong"/>
            <w:rFonts w:ascii="Times New Roman" w:hAnsi="Times New Roman" w:eastAsia="Times New Roman" w:cs="Times New Roman"/>
            <w:b w:val="0"/>
            <w:lang w:val="en-US"/>
          </w:rPr>
          <w:t>-</w:t>
        </w:r>
        <w:r>
          <w:rPr>
            <w:rStyle w:val="Strong"/>
            <w:rFonts w:ascii="Times New Roman" w:hAnsi="Times New Roman" w:eastAsia="Times New Roman" w:cs="Times New Roman"/>
            <w:b w:val="0"/>
            <w:bCs w:val="0"/>
          </w:rPr>
          <w:t xml:space="preserve"> weekly, monthly, quarterly, half yearly, yearly</w:t>
        </w:r>
      </w:ins>
    </w:p>
    <w:p w:rsidR="005979B0" w:rsidRDefault="00116867" w14:paraId="1301FE4F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Target vs Actual by Customer.</w:t>
      </w:r>
      <w:ins w:author="Manoj V Menon" w:date="2025-09-25T09:59:00Z" w:id="583">
        <w:r>
          <w:rPr>
            <w:rStyle w:val="Strong"/>
            <w:rFonts w:ascii="Times New Roman" w:hAnsi="Times New Roman" w:eastAsia="Times New Roman" w:cs="Times New Roman"/>
            <w:b w:val="0"/>
            <w:bCs w:val="0"/>
          </w:rPr>
          <w:t xml:space="preserve"> weekly, monthly, quarterly, half yearly, yearly</w:t>
        </w:r>
      </w:ins>
    </w:p>
    <w:p w:rsidR="005979B0" w:rsidRDefault="00116867" w14:paraId="25193DE6" w14:textId="77777777">
      <w:pPr>
        <w:numPr>
          <w:ilvl w:val="0"/>
          <w:numId w:val="89"/>
        </w:numPr>
        <w:spacing w:beforeAutospacing="1" w:afterAutospacing="1"/>
        <w:rPr>
          <w:ins w:author="Manoj V Menon" w:date="2025-09-26T06:02:00Z" w:id="584"/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>Target vs Actual by Product</w:t>
      </w:r>
      <w:ins w:author="Manoj V Menon" w:date="2025-09-25T09:58:00Z" w:id="585">
        <w:r>
          <w:rPr>
            <w:rStyle w:val="Strong"/>
            <w:rFonts w:ascii="Times New Roman" w:hAnsi="Times New Roman" w:eastAsia="Times New Roman" w:cs="Times New Roman"/>
            <w:b w:val="0"/>
            <w:bCs w:val="0"/>
            <w:lang w:val="en-US"/>
          </w:rPr>
          <w:t>, category, brand</w:t>
        </w:r>
      </w:ins>
      <w:ins w:author="Manoj V Menon" w:date="2025-09-25T09:59:00Z" w:id="586">
        <w:r>
          <w:rPr>
            <w:rStyle w:val="Strong"/>
            <w:rFonts w:ascii="Times New Roman" w:hAnsi="Times New Roman" w:eastAsia="Times New Roman" w:cs="Times New Roman"/>
            <w:b w:val="0"/>
            <w:bCs w:val="0"/>
            <w:lang w:val="en-US"/>
          </w:rPr>
          <w:t xml:space="preserve">  -- </w:t>
        </w:r>
        <w:r>
          <w:rPr>
            <w:rStyle w:val="Strong"/>
            <w:rFonts w:ascii="Times New Roman" w:hAnsi="Times New Roman" w:eastAsia="Times New Roman" w:cs="Times New Roman"/>
            <w:b w:val="0"/>
            <w:bCs w:val="0"/>
          </w:rPr>
          <w:t>weekly, monthly, quarterly, half yearly, yearly</w:t>
        </w:r>
      </w:ins>
    </w:p>
    <w:p w:rsidR="005979B0" w:rsidRDefault="00116867" w14:paraId="7E06AFA4" w14:textId="77777777">
      <w:pPr>
        <w:numPr>
          <w:ilvl w:val="0"/>
          <w:numId w:val="89"/>
        </w:numPr>
        <w:spacing w:beforeAutospacing="1" w:afterAutospacing="1"/>
        <w:rPr>
          <w:ins w:author="Manoj V Menon" w:date="2025-09-26T06:03:00Z" w:id="587"/>
          <w:rStyle w:val="Strong"/>
          <w:rFonts w:ascii="Times New Roman" w:hAnsi="Times New Roman" w:eastAsia="Times New Roman" w:cs="Times New Roman"/>
          <w:b w:val="0"/>
          <w:bCs w:val="0"/>
          <w:lang w:val="en-US"/>
        </w:rPr>
      </w:pPr>
      <w:ins w:author="Manoj V Menon" w:date="2025-09-26T06:02:00Z" w:id="588">
        <w:r>
          <w:rPr>
            <w:rStyle w:val="Strong"/>
            <w:rFonts w:ascii="Times New Roman" w:hAnsi="Times New Roman" w:eastAsia="Times New Roman" w:cs="Times New Roman"/>
            <w:b w:val="0"/>
            <w:bCs w:val="0"/>
            <w:lang w:val="en-US"/>
          </w:rPr>
          <w:t xml:space="preserve">Target Vs Actual by Category – same as above. </w:t>
        </w:r>
      </w:ins>
    </w:p>
    <w:p w:rsidR="005979B0" w:rsidRDefault="00116867" w14:paraId="2294BFBE" w14:textId="77777777">
      <w:pPr>
        <w:numPr>
          <w:ilvl w:val="0"/>
          <w:numId w:val="89"/>
        </w:numPr>
        <w:spacing w:beforeAutospacing="1" w:afterAutospacing="1"/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</w:pPr>
      <w:ins w:author="Manoj V Menon" w:date="2025-09-26T06:03:00Z" w:id="589">
        <w:r>
          <w:rPr>
            <w:rStyle w:val="Strong"/>
            <w:rFonts w:ascii="Times New Roman" w:hAnsi="Times New Roman" w:eastAsia="Times New Roman" w:cs="Times New Roman"/>
            <w:b w:val="0"/>
            <w:bCs w:val="0"/>
            <w:lang w:val="en-US"/>
          </w:rPr>
          <w:t>Tatrget vs Actual in case of Combo  - same as above.</w:t>
        </w:r>
      </w:ins>
    </w:p>
    <w:p w:rsidR="005979B0" w:rsidRDefault="00116867" w14:paraId="45CBC158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Achievement % and Variance by Region/Manager/User.</w:t>
      </w:r>
      <w:ins w:author="Manoj V Menon" w:date="2025-09-25T09:59:00Z" w:id="590">
        <w:r>
          <w:rPr>
            <w:rStyle w:val="Strong"/>
            <w:rFonts w:ascii="Times New Roman" w:hAnsi="Times New Roman" w:eastAsia="Times New Roman" w:cs="Times New Roman"/>
            <w:b w:val="0"/>
            <w:bCs w:val="0"/>
          </w:rPr>
          <w:t xml:space="preserve"> - weekly, monthly, quarterly, half yearly, yearly</w:t>
        </w:r>
      </w:ins>
    </w:p>
    <w:p w:rsidR="005979B0" w:rsidRDefault="00116867" w14:paraId="6FD879E9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Trend Reports (Monthly, Quarterly, Yearly).</w:t>
      </w:r>
    </w:p>
    <w:p w:rsidR="005979B0" w:rsidRDefault="00116867" w14:paraId="450F20ED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Visual dashboards:</w:t>
      </w:r>
    </w:p>
    <w:p w:rsidR="005979B0" w:rsidRDefault="00116867" w14:paraId="72918E44" w14:textId="77777777">
      <w:pPr>
        <w:numPr>
          <w:ilvl w:val="1"/>
          <w:numId w:val="90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Bar charts for Achievement %.</w:t>
      </w:r>
    </w:p>
    <w:p w:rsidR="005979B0" w:rsidRDefault="00116867" w14:paraId="049B5B04" w14:textId="77777777">
      <w:pPr>
        <w:numPr>
          <w:ilvl w:val="1"/>
          <w:numId w:val="90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Pie charts for contribution by Product/Customer.</w:t>
      </w:r>
    </w:p>
    <w:p w:rsidR="005979B0" w:rsidRDefault="00116867" w14:paraId="44FDD8C0" w14:textId="77777777">
      <w:pPr>
        <w:numPr>
          <w:ilvl w:val="1"/>
          <w:numId w:val="90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Funnel charts for pipeline vs target achievement.</w:t>
      </w:r>
    </w:p>
    <w:p w:rsidR="005979B0" w:rsidRDefault="00116867" w14:paraId="37A6DA5F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Track earned incentives</w:t>
      </w:r>
      <w:r>
        <w:rPr>
          <w:rFonts w:ascii="Times New Roman" w:hAnsi="Times New Roman" w:eastAsia="Times New Roman" w:cs="Times New Roman"/>
          <w:lang w:val="en-US"/>
        </w:rPr>
        <w:t>/</w:t>
      </w:r>
      <w:r>
        <w:rPr>
          <w:rFonts w:ascii="Times New Roman" w:hAnsi="Times New Roman" w:eastAsia="Times New Roman" w:cs="Times New Roman"/>
        </w:rPr>
        <w:t>commissions, and performance.</w:t>
      </w:r>
    </w:p>
    <w:p w:rsidR="005979B0" w:rsidRDefault="00116867" w14:paraId="105FF7CA" w14:textId="77777777">
      <w:pPr>
        <w:numPr>
          <w:ilvl w:val="0"/>
          <w:numId w:val="89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Visualize incentives by user, product, or customer.</w:t>
      </w:r>
    </w:p>
    <w:p w:rsidR="005979B0" w:rsidRDefault="00116867" w14:paraId="679A0E6A" w14:textId="77777777">
      <w:pPr>
        <w:pStyle w:val="Heading3"/>
        <w:numPr>
          <w:ilvl w:val="0"/>
          <w:numId w:val="70"/>
        </w:numPr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Inputs from Customer (Cyrix)</w:t>
      </w:r>
    </w:p>
    <w:p w:rsidR="005979B0" w:rsidRDefault="00116867" w14:paraId="45D6F867" w14:textId="77777777">
      <w:pPr>
        <w:numPr>
          <w:ilvl w:val="0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Confirmation on </w:t>
      </w: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order cancellation handling</w:t>
      </w:r>
      <w:r>
        <w:rPr>
          <w:rFonts w:ascii="Times New Roman" w:hAnsi="Times New Roman" w:eastAsia="Times New Roman" w:cs="Times New Roman"/>
        </w:rPr>
        <w:t xml:space="preserve"> (should cancelled orders reduce Actuals?).</w:t>
      </w:r>
    </w:p>
    <w:p w:rsidR="005979B0" w:rsidRDefault="00116867" w14:paraId="5F2F97E8" w14:textId="77777777">
      <w:pPr>
        <w:numPr>
          <w:ilvl w:val="0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Confirmation on </w:t>
      </w: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currency handling</w:t>
      </w:r>
      <w:r>
        <w:rPr>
          <w:rFonts w:ascii="Times New Roman" w:hAnsi="Times New Roman" w:eastAsia="Times New Roman" w:cs="Times New Roman"/>
        </w:rPr>
        <w:t xml:space="preserve"> (if international customers).</w:t>
      </w:r>
    </w:p>
    <w:p w:rsidR="005979B0" w:rsidRDefault="00116867" w14:paraId="04A0427A" w14:textId="77777777">
      <w:pPr>
        <w:numPr>
          <w:ilvl w:val="0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List of roles eligible for target assignment.</w:t>
      </w:r>
    </w:p>
    <w:p w:rsidR="005979B0" w:rsidRDefault="00116867" w14:paraId="34E11471" w14:textId="77777777">
      <w:pPr>
        <w:numPr>
          <w:ilvl w:val="0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Reporting formats required by management.</w:t>
      </w:r>
    </w:p>
    <w:p w:rsidRPr="00E047B9" w:rsidR="005979B0" w:rsidRDefault="00116867" w14:paraId="788DD4EC" w14:textId="77777777">
      <w:pPr>
        <w:numPr>
          <w:ilvl w:val="0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  <w:color w:val="FF0000"/>
          <w:lang w:val="en-US"/>
        </w:rPr>
      </w:pPr>
      <w:r w:rsidRPr="00E047B9">
        <w:rPr>
          <w:rFonts w:ascii="Times New Roman" w:hAnsi="Times New Roman" w:eastAsia="Times New Roman" w:cs="Times New Roman"/>
          <w:color w:val="FF0000"/>
          <w:lang w:val="en-US"/>
        </w:rPr>
        <w:t>Do we need to give provision to update past months actuals?</w:t>
      </w:r>
    </w:p>
    <w:p w:rsidRPr="00E047B9" w:rsidR="005979B0" w:rsidRDefault="00116867" w14:paraId="0EA8A21B" w14:textId="77777777">
      <w:pPr>
        <w:numPr>
          <w:ilvl w:val="1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  <w:color w:val="FF0000"/>
          <w:lang w:val="en-US"/>
        </w:rPr>
      </w:pPr>
      <w:r w:rsidRPr="00E047B9">
        <w:rPr>
          <w:rFonts w:ascii="Times New Roman" w:hAnsi="Times New Roman" w:eastAsia="Times New Roman" w:cs="Times New Roman"/>
          <w:color w:val="FF0000"/>
          <w:lang w:val="en-US"/>
        </w:rPr>
        <w:t xml:space="preserve">For e.g., If order date is last month’s date but it is approved for current month, should we consider approved date or order date? </w:t>
      </w:r>
    </w:p>
    <w:p w:rsidRPr="00E047B9" w:rsidR="005979B0" w:rsidRDefault="00116867" w14:paraId="23895ABE" w14:textId="44FC9693">
      <w:pPr>
        <w:numPr>
          <w:ilvl w:val="1"/>
          <w:numId w:val="91"/>
        </w:numPr>
        <w:spacing w:beforeAutospacing="1" w:afterAutospacing="1"/>
        <w:jc w:val="both"/>
        <w:rPr>
          <w:rFonts w:ascii="Times New Roman" w:hAnsi="Times New Roman" w:eastAsia="Times New Roman" w:cs="Times New Roman"/>
          <w:color w:val="FF0000"/>
          <w:lang w:val="en-US"/>
        </w:rPr>
      </w:pPr>
      <w:r w:rsidRPr="00E047B9">
        <w:rPr>
          <w:rFonts w:ascii="Times New Roman" w:hAnsi="Times New Roman" w:eastAsia="Times New Roman" w:cs="Times New Roman"/>
          <w:color w:val="FF0000"/>
          <w:lang w:val="en-US"/>
        </w:rPr>
        <w:t>If order date is past month’s date, but it is getting cancelled in current month, how it should be adjusted?</w:t>
      </w:r>
      <w:r w:rsidRPr="00E047B9" w:rsidR="00E047B9">
        <w:rPr>
          <w:rFonts w:ascii="Times New Roman" w:hAnsi="Times New Roman" w:eastAsia="Times New Roman" w:cs="Times New Roman"/>
          <w:color w:val="FF0000"/>
          <w:lang w:val="en-US"/>
        </w:rPr>
        <w:t xml:space="preserve"> </w:t>
      </w:r>
    </w:p>
    <w:p w:rsidR="005979B0" w:rsidRDefault="005979B0" w14:paraId="43339EEF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2E6517DC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77510F03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7BB9D9DA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23E77277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5979B0" w14:paraId="172D0D0C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D15857" w:rsidP="00D15857" w:rsidRDefault="00D15857" w14:paraId="4722C04E" w14:textId="77777777"/>
    <w:p w:rsidR="00D15857" w:rsidP="00D15857" w:rsidRDefault="00D15857" w14:paraId="1B3857E4" w14:textId="77777777"/>
    <w:p w:rsidR="00D15857" w:rsidP="00D15857" w:rsidRDefault="00D15857" w14:paraId="5B907A5A" w14:textId="77777777"/>
    <w:p w:rsidR="00D15857" w:rsidP="00D15857" w:rsidRDefault="00D15857" w14:paraId="50B2B532" w14:textId="77777777"/>
    <w:p w:rsidR="00D15857" w:rsidP="00D15857" w:rsidRDefault="00D15857" w14:paraId="72DE2B95" w14:textId="77777777"/>
    <w:p w:rsidR="00D15857" w:rsidP="00D15857" w:rsidRDefault="00D15857" w14:paraId="503AECF6" w14:textId="77777777"/>
    <w:p w:rsidR="00D15857" w:rsidP="00D15857" w:rsidRDefault="00D15857" w14:paraId="7FA180B1" w14:textId="77777777"/>
    <w:p w:rsidRPr="00D15857" w:rsidR="00D15857" w:rsidP="00D15857" w:rsidRDefault="00D15857" w14:paraId="71D2F2A5" w14:textId="77777777">
      <w:bookmarkStart w:name="_GoBack" w:id="591"/>
      <w:bookmarkEnd w:id="591"/>
    </w:p>
    <w:p w:rsidR="005979B0" w:rsidRDefault="00116867" w14:paraId="0331DFDB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12</w:t>
      </w:r>
    </w:p>
    <w:p w:rsidR="005979B0" w:rsidRDefault="00116867" w14:paraId="1D97D533" w14:textId="77777777">
      <w:pPr>
        <w:pStyle w:val="Heading1"/>
        <w:spacing w:line="240" w:lineRule="auto"/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2"/>
          <w:szCs w:val="22"/>
          <w:lang w:val="en-US"/>
        </w:rPr>
        <w:t>Module NAME: TELEPHONY INTEGRATION</w:t>
      </w:r>
      <w:ins w:author="Manoj V Menon" w:date="2025-09-25T10:01:00Z" w:id="592">
        <w:r>
          <w:rPr>
            <w:rFonts w:ascii="Times New Roman" w:hAnsi="Times New Roman" w:eastAsia="Cambria" w:cs="Times New Roman"/>
            <w:b w:val="0"/>
            <w:caps/>
            <w:color w:val="4F81BD" w:themeColor="accent1"/>
            <w:sz w:val="22"/>
            <w:szCs w:val="22"/>
            <w:lang w:val="en-US"/>
          </w:rPr>
          <w:t xml:space="preserve"> </w:t>
        </w:r>
      </w:ins>
    </w:p>
    <w:p w:rsidR="005979B0" w:rsidRDefault="00116867" w14:paraId="3D4A969A" w14:textId="77777777">
      <w:pPr>
        <w:pStyle w:val="Heading3"/>
        <w:jc w:val="both"/>
        <w:rPr>
          <w:rFonts w:ascii="Times New Roman" w:hAnsi="Times New Roman" w:eastAsia="Times New Roman" w:cs="Times New Roman"/>
          <w:color w:val="auto"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 xml:space="preserve">Vendor: </w:t>
      </w:r>
      <w:r>
        <w:rPr>
          <w:rFonts w:ascii="Times New Roman" w:hAnsi="Times New Roman" w:eastAsia="Times New Roman" w:cs="Times New Roman"/>
          <w:color w:val="auto"/>
          <w:sz w:val="27"/>
          <w:szCs w:val="27"/>
          <w:lang w:val="en-US"/>
        </w:rPr>
        <w:t>Finalization is pending from client side</w:t>
      </w:r>
    </w:p>
    <w:p w:rsidR="005979B0" w:rsidRDefault="00116867" w14:paraId="700AE31A" w14:textId="77777777">
      <w:pPr>
        <w:pStyle w:val="Heading3"/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Scope</w:t>
      </w:r>
    </w:p>
    <w:p w:rsidR="005979B0" w:rsidRDefault="00116867" w14:paraId="23BEDE87" w14:textId="77777777">
      <w:pPr>
        <w:pStyle w:val="NormalWeb"/>
        <w:jc w:val="both"/>
        <w:rPr>
          <w:rFonts w:eastAsia="Times New Roman"/>
        </w:rPr>
      </w:pPr>
      <w:r>
        <w:rPr>
          <w:rFonts w:eastAsia="Times New Roman"/>
        </w:rPr>
        <w:t>Integrate Salesforce CRM with the customer’s telephony platform to manage incoming/outgoing calls, lead creation, and call routing.</w:t>
      </w:r>
    </w:p>
    <w:p w:rsidR="005979B0" w:rsidRDefault="00116867" w14:paraId="6F1506FE" w14:textId="77777777">
      <w:pPr>
        <w:pStyle w:val="Heading3"/>
        <w:numPr>
          <w:ilvl w:val="0"/>
          <w:numId w:val="92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Fields (Fields may change based on telephony vendor)</w:t>
      </w:r>
    </w:p>
    <w:tbl>
      <w:tblPr>
        <w:tblW w:w="0" w:type="auto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471"/>
        <w:gridCol w:w="1129"/>
        <w:gridCol w:w="1499"/>
        <w:gridCol w:w="1308"/>
        <w:gridCol w:w="2894"/>
      </w:tblGrid>
      <w:tr w:rsidR="005979B0" w14:paraId="2DB6C406" w14:textId="77777777">
        <w:trPr>
          <w:tblHeader/>
        </w:trPr>
        <w:tc>
          <w:tcPr>
            <w:tcW w:w="0" w:type="auto"/>
            <w:vAlign w:val="center"/>
          </w:tcPr>
          <w:p w:rsidR="005979B0" w:rsidRDefault="00116867" w14:paraId="1CC86B68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Field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C997117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9C2D97B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Optional/ 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4B1B26A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Picklist Values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48412C0C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Comments</w:t>
            </w:r>
          </w:p>
        </w:tc>
      </w:tr>
      <w:tr w:rsidR="005979B0" w14:paraId="283E137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32C0CF7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3F74C13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Auto-generated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DD6D79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722DB96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3353C5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Unique system-generated identifier for each call.</w:t>
            </w:r>
          </w:p>
        </w:tc>
      </w:tr>
      <w:tr w:rsidR="005979B0" w14:paraId="16DF086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1AD8E8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Phone 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AA8FDD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4DF142D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6104CDB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8C82F1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Caller or dialed number.</w:t>
            </w:r>
          </w:p>
        </w:tc>
      </w:tr>
      <w:tr w:rsidR="005979B0" w14:paraId="70904628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313056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Customer / Lead Linked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2F05AC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5107168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5713415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786BD7E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Links the call to an existing Customer or Lead in CRM.</w:t>
            </w:r>
          </w:p>
        </w:tc>
      </w:tr>
      <w:tr w:rsidR="005979B0" w14:paraId="2671238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8ACB6B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E22CC7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AC71396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7870CFE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Incoming, Outgoing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FEF5E4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Indicates whether the call was incoming or outgoing.</w:t>
            </w:r>
          </w:p>
        </w:tc>
      </w:tr>
      <w:tr w:rsidR="005979B0" w14:paraId="6CF1A0D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4B23CE4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Duration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4C6325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Number (Time)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496886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10D6668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B3E6F0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Captures total duration of the call.</w:t>
            </w:r>
          </w:p>
        </w:tc>
      </w:tr>
      <w:tr w:rsidR="005979B0" w14:paraId="650C45D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E50D648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Recording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8D6DFD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File/URL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AC2AE8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73F1D38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7F32D3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 xml:space="preserve">Recording file or link </w:t>
            </w:r>
          </w:p>
        </w:tc>
      </w:tr>
      <w:tr w:rsidR="005979B0" w14:paraId="6B4C295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D9D5B7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Notes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1A678FF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Text Area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42FFCD7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7E7203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55B472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Notes entered by the executive after the call.</w:t>
            </w:r>
          </w:p>
        </w:tc>
      </w:tr>
      <w:tr w:rsidR="005979B0" w14:paraId="7131D63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3206E6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Executive Assigned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6A61BA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60B2F1E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6D87C10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83AC78F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CRM User/Executive handling the call.</w:t>
            </w:r>
          </w:p>
        </w:tc>
      </w:tr>
      <w:tr w:rsidR="005979B0" w14:paraId="4E8374E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5AE705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Landing 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798D88F1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81175D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2D2E94C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47942EE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Used for campaign tracking/virtual numbers.</w:t>
            </w:r>
          </w:p>
        </w:tc>
      </w:tr>
      <w:tr w:rsidR="005979B0" w14:paraId="61CCE58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7F9B722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Start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BAEFB6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21DF945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14A34EA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07B11654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Timestamp of when the call started.</w:t>
            </w:r>
          </w:p>
        </w:tc>
      </w:tr>
      <w:tr w:rsidR="005979B0" w14:paraId="3F65B7A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7855A54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Call End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1788069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5E4A8DA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5979B0" w14:paraId="6CECDB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979B0" w:rsidRDefault="00116867" w14:paraId="304FDFAE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Timestamp of when the call ended.</w:t>
            </w:r>
          </w:p>
        </w:tc>
      </w:tr>
    </w:tbl>
    <w:p w:rsidR="005979B0" w:rsidRDefault="00116867" w14:paraId="6E44219F" w14:textId="77777777">
      <w:pPr>
        <w:pStyle w:val="Heading3"/>
        <w:numPr>
          <w:ilvl w:val="0"/>
          <w:numId w:val="92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Functional Flow</w:t>
      </w:r>
    </w:p>
    <w:p w:rsidR="005979B0" w:rsidRDefault="00116867" w14:paraId="227BF67A" w14:textId="77777777">
      <w:pPr>
        <w:numPr>
          <w:ilvl w:val="0"/>
          <w:numId w:val="93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Incoming Calls</w:t>
      </w:r>
    </w:p>
    <w:p w:rsidR="005979B0" w:rsidRDefault="00116867" w14:paraId="342FB508" w14:textId="77777777">
      <w:pPr>
        <w:numPr>
          <w:ilvl w:val="1"/>
          <w:numId w:val="93"/>
        </w:numPr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Scenario:1- If Lead calls (Lead does not exists in the system):</w:t>
      </w:r>
    </w:p>
    <w:p w:rsidR="005979B0" w:rsidP="1E39DF4E" w:rsidRDefault="00116867" w14:paraId="2552339B" w14:textId="77777777">
      <w:pPr>
        <w:numPr>
          <w:ilvl w:val="2"/>
          <w:numId w:val="93"/>
        </w:numPr>
        <w:tabs>
          <w:tab w:val="left" w:pos="1440"/>
        </w:tabs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If Lead calls on Common </w:t>
      </w:r>
      <w:r w:rsidRPr="1E39DF4E" w:rsidR="00116867">
        <w:rPr>
          <w:rFonts w:ascii="Times New Roman" w:hAnsi="Times New Roman" w:eastAsia="Times New Roman" w:cs="Times New Roman"/>
          <w:lang w:val="en-US"/>
        </w:rPr>
        <w:t>number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 call will be routed to tele caller</w:t>
      </w:r>
    </w:p>
    <w:p w:rsidR="005979B0" w:rsidRDefault="00116867" w14:paraId="5D92753C" w14:textId="77777777">
      <w:pPr>
        <w:numPr>
          <w:ilvl w:val="2"/>
          <w:numId w:val="93"/>
        </w:numPr>
        <w:tabs>
          <w:tab w:val="left" w:pos="1440"/>
        </w:tabs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If Lead calls on DID number </w:t>
      </w:r>
      <w:r>
        <w:rPr>
          <w:rFonts w:ascii="Wingdings" w:hAnsi="Wingdings" w:eastAsia="Wingdings" w:cs="Wingdings"/>
        </w:rPr>
        <w:t>à</w:t>
      </w:r>
      <w:r>
        <w:rPr>
          <w:rFonts w:ascii="Times New Roman" w:hAnsi="Times New Roman" w:eastAsia="Times New Roman" w:cs="Times New Roman"/>
        </w:rPr>
        <w:t xml:space="preserve"> System will assign the lead based on the executive DID number and call will be routed to that executive  </w:t>
      </w:r>
    </w:p>
    <w:p w:rsidR="005979B0" w:rsidRDefault="00116867" w14:paraId="53CECC95" w14:textId="77777777">
      <w:pPr>
        <w:numPr>
          <w:ilvl w:val="2"/>
          <w:numId w:val="93"/>
        </w:numPr>
        <w:tabs>
          <w:tab w:val="left" w:pos="1440"/>
        </w:tabs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Executive needs to click on “Save” then only new lead will be created on the system</w:t>
      </w:r>
    </w:p>
    <w:p w:rsidR="005979B0" w:rsidRDefault="00116867" w14:paraId="016FF7E8" w14:textId="77777777">
      <w:pPr>
        <w:numPr>
          <w:ilvl w:val="1"/>
          <w:numId w:val="93"/>
        </w:numPr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Scenario:2- If Lead calls (lead already exists in the system):</w:t>
      </w:r>
    </w:p>
    <w:p w:rsidR="005979B0" w:rsidP="1E39DF4E" w:rsidRDefault="00116867" w14:paraId="02CD8C35" w14:textId="77777777">
      <w:pPr>
        <w:numPr>
          <w:ilvl w:val="2"/>
          <w:numId w:val="93"/>
        </w:numPr>
        <w:tabs>
          <w:tab w:val="left" w:pos="1440"/>
        </w:tabs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If Lead calls on Common </w:t>
      </w:r>
      <w:r w:rsidRPr="1E39DF4E" w:rsidR="00116867">
        <w:rPr>
          <w:rFonts w:ascii="Times New Roman" w:hAnsi="Times New Roman" w:eastAsia="Times New Roman" w:cs="Times New Roman"/>
          <w:lang w:val="en-US"/>
        </w:rPr>
        <w:t>number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 call will be routed and assigned to Lead owner </w:t>
      </w:r>
    </w:p>
    <w:p w:rsidR="005979B0" w:rsidP="1E39DF4E" w:rsidRDefault="00116867" w14:paraId="0A874778" w14:textId="77777777">
      <w:pPr>
        <w:numPr>
          <w:ilvl w:val="2"/>
          <w:numId w:val="93"/>
        </w:numPr>
        <w:tabs>
          <w:tab w:val="left" w:pos="1440"/>
        </w:tabs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If Lead calls on DID number 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 call will be routed and assigned to that </w:t>
      </w:r>
      <w:r w:rsidRPr="1E39DF4E" w:rsidR="00116867">
        <w:rPr>
          <w:rFonts w:ascii="Times New Roman" w:hAnsi="Times New Roman" w:eastAsia="Times New Roman" w:cs="Times New Roman"/>
          <w:lang w:val="en-US"/>
        </w:rPr>
        <w:t>executive  (</w:t>
      </w:r>
      <w:r w:rsidRPr="1E39DF4E" w:rsidR="00116867">
        <w:rPr>
          <w:rFonts w:ascii="Times New Roman" w:hAnsi="Times New Roman" w:eastAsia="Times New Roman" w:cs="Times New Roman"/>
          <w:lang w:val="en-US"/>
        </w:rPr>
        <w:t>with that DID number) and Lead owner will not be changed</w:t>
      </w:r>
    </w:p>
    <w:p w:rsidR="005979B0" w:rsidRDefault="00116867" w14:paraId="6D200BC2" w14:textId="77777777">
      <w:pPr>
        <w:numPr>
          <w:ilvl w:val="1"/>
          <w:numId w:val="93"/>
        </w:numPr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Scenario:3- If the customer/account calls (Customer already exists in the system and Lead does not exist)</w:t>
      </w:r>
    </w:p>
    <w:p w:rsidR="005979B0" w:rsidP="1E39DF4E" w:rsidRDefault="00116867" w14:paraId="0AF66A08" w14:textId="77777777">
      <w:pPr>
        <w:numPr>
          <w:ilvl w:val="2"/>
          <w:numId w:val="93"/>
        </w:numPr>
        <w:tabs>
          <w:tab w:val="left" w:pos="1440"/>
        </w:tabs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If Lead calls on Common </w:t>
      </w:r>
      <w:r w:rsidRPr="1E39DF4E" w:rsidR="00116867">
        <w:rPr>
          <w:rFonts w:ascii="Times New Roman" w:hAnsi="Times New Roman" w:eastAsia="Times New Roman" w:cs="Times New Roman"/>
          <w:lang w:val="en-US"/>
        </w:rPr>
        <w:t>number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 call will be routed to sales user associated with the customer record</w:t>
      </w:r>
    </w:p>
    <w:p w:rsidR="005979B0" w:rsidRDefault="00116867" w14:paraId="2A4E60D1" w14:textId="77777777">
      <w:pPr>
        <w:numPr>
          <w:ilvl w:val="2"/>
          <w:numId w:val="93"/>
        </w:numPr>
        <w:tabs>
          <w:tab w:val="left" w:pos="1440"/>
        </w:tabs>
        <w:spacing w:beforeAutospacing="1" w:afterAutospacing="1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If Lead calls on DID number </w:t>
      </w:r>
      <w:r>
        <w:rPr>
          <w:rFonts w:ascii="Wingdings" w:hAnsi="Wingdings" w:eastAsia="Wingdings" w:cs="Wingdings"/>
        </w:rPr>
        <w:t>à</w:t>
      </w:r>
      <w:r>
        <w:rPr>
          <w:rFonts w:ascii="Times New Roman" w:hAnsi="Times New Roman" w:eastAsia="Times New Roman" w:cs="Times New Roman"/>
        </w:rPr>
        <w:t xml:space="preserve"> call will be routed to that executive associated with DID number  </w:t>
      </w:r>
    </w:p>
    <w:p w:rsidR="005979B0" w:rsidRDefault="00116867" w14:paraId="23941231" w14:textId="77777777">
      <w:pPr>
        <w:numPr>
          <w:ilvl w:val="2"/>
          <w:numId w:val="9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Executive can decide to create the new lead/ opportunity if the customer enquiries for new product based on the conversation</w:t>
      </w:r>
    </w:p>
    <w:p w:rsidR="005979B0" w:rsidRDefault="00116867" w14:paraId="7854B75A" w14:textId="77777777">
      <w:pPr>
        <w:numPr>
          <w:ilvl w:val="2"/>
          <w:numId w:val="9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If the lead is created, call log will be saved against the lead and existing customer </w:t>
      </w:r>
    </w:p>
    <w:p w:rsidR="005979B0" w:rsidRDefault="00116867" w14:paraId="0A8EA517" w14:textId="77777777">
      <w:pPr>
        <w:tabs>
          <w:tab w:val="left" w:pos="720"/>
          <w:tab w:val="left" w:pos="1440"/>
        </w:tabs>
        <w:spacing w:beforeAutospacing="1" w:afterAutospacing="1" w:line="360" w:lineRule="auto"/>
        <w:ind w:left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</w:rPr>
        <w:t>For all scenarios:</w:t>
      </w:r>
      <w:r>
        <w:rPr>
          <w:rFonts w:ascii="Times New Roman" w:hAnsi="Times New Roman" w:eastAsia="Times New Roman" w:cs="Times New Roman"/>
        </w:rPr>
        <w:t xml:space="preserve"> </w:t>
      </w:r>
    </w:p>
    <w:p w:rsidR="005979B0" w:rsidRDefault="00116867" w14:paraId="617793B4" w14:textId="77777777">
      <w:pPr>
        <w:pStyle w:val="ListParagraph"/>
        <w:numPr>
          <w:ilvl w:val="0"/>
          <w:numId w:val="94"/>
        </w:numPr>
        <w:tabs>
          <w:tab w:val="left" w:pos="720"/>
          <w:tab w:val="left" w:pos="1440"/>
        </w:tabs>
        <w:spacing w:beforeAutospacing="1" w:afterAutospacing="1" w:line="240" w:lineRule="auto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Lead records pops up in Salesforce for all inbound calls, </w:t>
      </w:r>
    </w:p>
    <w:p w:rsidR="005979B0" w:rsidRDefault="00116867" w14:paraId="26F0C00E" w14:textId="77777777">
      <w:pPr>
        <w:pStyle w:val="ListParagraph"/>
        <w:numPr>
          <w:ilvl w:val="0"/>
          <w:numId w:val="94"/>
        </w:numPr>
        <w:tabs>
          <w:tab w:val="left" w:pos="720"/>
          <w:tab w:val="left" w:pos="1440"/>
        </w:tabs>
        <w:spacing w:beforeAutospacing="1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Call log will be created with call details and Recording URL </w:t>
      </w:r>
    </w:p>
    <w:p w:rsidR="005979B0" w:rsidRDefault="00116867" w14:paraId="2FD57A3A" w14:textId="77777777">
      <w:pPr>
        <w:pStyle w:val="ListParagraph"/>
        <w:numPr>
          <w:ilvl w:val="0"/>
          <w:numId w:val="94"/>
        </w:numPr>
        <w:tabs>
          <w:tab w:val="left" w:pos="720"/>
          <w:tab w:val="left" w:pos="1440"/>
        </w:tabs>
        <w:spacing w:beforeAutospacing="1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If call relates to </w:t>
      </w:r>
      <w:r>
        <w:rPr>
          <w:rStyle w:val="Strong"/>
          <w:rFonts w:ascii="Times New Roman" w:hAnsi="Times New Roman" w:eastAsia="Times New Roman" w:cs="Times New Roman"/>
          <w:b w:val="0"/>
          <w:lang w:val="en-US"/>
        </w:rPr>
        <w:t>HR / Service / Sales</w:t>
      </w:r>
      <w:r>
        <w:rPr>
          <w:rFonts w:ascii="Times New Roman" w:hAnsi="Times New Roman" w:eastAsia="Times New Roman" w:cs="Times New Roman"/>
          <w:lang w:val="en-US"/>
        </w:rPr>
        <w:t xml:space="preserve"> → Cyrix and BIT voice team needs to confirm on IVR functionality.</w:t>
      </w:r>
    </w:p>
    <w:p w:rsidR="005979B0" w:rsidRDefault="00116867" w14:paraId="04B0818D" w14:textId="77777777">
      <w:pPr>
        <w:pStyle w:val="ListParagraph"/>
        <w:numPr>
          <w:ilvl w:val="0"/>
          <w:numId w:val="94"/>
        </w:numPr>
        <w:tabs>
          <w:tab w:val="left" w:pos="720"/>
          <w:tab w:val="left" w:pos="1440"/>
        </w:tabs>
        <w:spacing w:beforeAutospacing="1" w:afterAutospacing="1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>If the executive does not answer the call, call will be marked as “Missed Call”</w:t>
      </w:r>
    </w:p>
    <w:p w:rsidR="005979B0" w:rsidRDefault="00116867" w14:paraId="59C2CB62" w14:textId="77777777">
      <w:pPr>
        <w:numPr>
          <w:ilvl w:val="0"/>
          <w:numId w:val="93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Outgoing Calls</w:t>
      </w:r>
    </w:p>
    <w:p w:rsidR="005979B0" w:rsidRDefault="00116867" w14:paraId="38E75DA6" w14:textId="77777777">
      <w:pPr>
        <w:numPr>
          <w:ilvl w:val="1"/>
          <w:numId w:val="95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Executives can initiate outbound calls from Salesforce records (Lead/Customer).</w:t>
      </w:r>
    </w:p>
    <w:p w:rsidR="005979B0" w:rsidRDefault="00116867" w14:paraId="73B49F1E" w14:textId="77777777">
      <w:pPr>
        <w:numPr>
          <w:ilvl w:val="1"/>
          <w:numId w:val="95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Call logs saved in Salesforce with duration, status, notes and recording URL.</w:t>
      </w:r>
    </w:p>
    <w:p w:rsidR="005979B0" w:rsidRDefault="00116867" w14:paraId="38C83924" w14:textId="77777777">
      <w:pPr>
        <w:numPr>
          <w:ilvl w:val="0"/>
          <w:numId w:val="93"/>
        </w:numPr>
        <w:spacing w:beforeAutospacing="1" w:afterAutospacing="1" w:line="240" w:lineRule="auto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Call Routing</w:t>
      </w:r>
    </w:p>
    <w:p w:rsidR="005979B0" w:rsidRDefault="00116867" w14:paraId="72411DC6" w14:textId="77777777">
      <w:pPr>
        <w:numPr>
          <w:ilvl w:val="1"/>
          <w:numId w:val="96"/>
        </w:numPr>
        <w:spacing w:beforeAutospacing="1" w:afterAutospacing="1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Call routing is managed in CRM</w:t>
      </w:r>
    </w:p>
    <w:p w:rsidR="005979B0" w:rsidRDefault="00116867" w14:paraId="41B0D5B0" w14:textId="77777777">
      <w:pPr>
        <w:numPr>
          <w:ilvl w:val="1"/>
          <w:numId w:val="96"/>
        </w:numPr>
        <w:spacing w:beforeAutospacing="1" w:afterAutospacing="1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CRM will pass the executive ID to telephony team via API and telephony team need to route the call to the executive accordingly</w:t>
      </w:r>
    </w:p>
    <w:p w:rsidR="005979B0" w:rsidRDefault="00116867" w14:paraId="751BC58E" w14:textId="77777777">
      <w:pPr>
        <w:numPr>
          <w:ilvl w:val="0"/>
          <w:numId w:val="93"/>
        </w:numPr>
        <w:spacing w:beforeAutospacing="1" w:afterAutospacing="1" w:line="240" w:lineRule="auto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Lead Creation</w:t>
      </w:r>
    </w:p>
    <w:p w:rsidR="005979B0" w:rsidRDefault="00116867" w14:paraId="500EAC8C" w14:textId="77777777">
      <w:pPr>
        <w:numPr>
          <w:ilvl w:val="1"/>
          <w:numId w:val="97"/>
        </w:numPr>
        <w:spacing w:beforeAutospacing="1" w:afterAutospacing="1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Existing Customer → No duplicate lead creation. Just log call under customer. </w:t>
      </w:r>
    </w:p>
    <w:p w:rsidR="005979B0" w:rsidRDefault="00116867" w14:paraId="7FF6E3DC" w14:textId="77777777">
      <w:pPr>
        <w:numPr>
          <w:ilvl w:val="1"/>
          <w:numId w:val="97"/>
        </w:numPr>
        <w:spacing w:beforeAutospacing="1" w:afterAutospacing="1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Existing Lead → Call logged under that lead.</w:t>
      </w:r>
    </w:p>
    <w:p w:rsidR="005979B0" w:rsidRDefault="00116867" w14:paraId="69DFCD2C" w14:textId="77777777">
      <w:pPr>
        <w:numPr>
          <w:ilvl w:val="1"/>
          <w:numId w:val="97"/>
        </w:numPr>
        <w:spacing w:beforeAutospacing="1" w:afterAutospacing="1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New Number → New Lead created + assigned to central tele caller/ Executive (if DID number).</w:t>
      </w:r>
    </w:p>
    <w:p w:rsidR="005979B0" w:rsidRDefault="00116867" w14:paraId="7A33D572" w14:textId="77777777">
      <w:pPr>
        <w:numPr>
          <w:ilvl w:val="0"/>
          <w:numId w:val="97"/>
        </w:numPr>
        <w:spacing w:beforeAutospacing="1" w:afterAutospacing="1" w:line="240" w:lineRule="auto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Campaign</w:t>
      </w:r>
    </w:p>
    <w:p w:rsidR="005979B0" w:rsidRDefault="00116867" w14:paraId="0EF253D6" w14:textId="77777777">
      <w:pPr>
        <w:numPr>
          <w:ilvl w:val="1"/>
          <w:numId w:val="97"/>
        </w:numPr>
        <w:tabs>
          <w:tab w:val="left" w:pos="720"/>
        </w:tabs>
        <w:spacing w:beforeAutospacing="1" w:afterAutospacing="1" w:line="240" w:lineRule="auto"/>
        <w:jc w:val="both"/>
        <w:rPr>
          <w:rStyle w:val="Strong"/>
          <w:rFonts w:ascii="Times New Roman" w:hAnsi="Times New Roman" w:eastAsia="Times New Roman" w:cs="Times New Roman"/>
          <w:b w:val="0"/>
        </w:rPr>
      </w:pPr>
      <w:r>
        <w:rPr>
          <w:rStyle w:val="Strong"/>
          <w:rFonts w:ascii="Times New Roman" w:hAnsi="Times New Roman" w:eastAsia="Times New Roman" w:cs="Times New Roman"/>
          <w:b w:val="0"/>
        </w:rPr>
        <w:t>Once the 1</w:t>
      </w:r>
      <w:r>
        <w:rPr>
          <w:rStyle w:val="Strong"/>
          <w:rFonts w:ascii="Times New Roman" w:hAnsi="Times New Roman" w:eastAsia="Times New Roman" w:cs="Times New Roman"/>
          <w:b w:val="0"/>
          <w:vertAlign w:val="superscript"/>
        </w:rPr>
        <w:t>st</w:t>
      </w:r>
      <w:r>
        <w:rPr>
          <w:rStyle w:val="Strong"/>
          <w:rFonts w:ascii="Times New Roman" w:hAnsi="Times New Roman" w:eastAsia="Times New Roman" w:cs="Times New Roman"/>
          <w:b w:val="0"/>
        </w:rPr>
        <w:t xml:space="preserve"> campaign is completed then only next campaign will be started</w:t>
      </w:r>
    </w:p>
    <w:p w:rsidR="005979B0" w:rsidRDefault="00116867" w14:paraId="0A479A77" w14:textId="77777777">
      <w:pPr>
        <w:numPr>
          <w:ilvl w:val="1"/>
          <w:numId w:val="97"/>
        </w:numPr>
        <w:tabs>
          <w:tab w:val="left" w:pos="720"/>
        </w:tabs>
        <w:spacing w:beforeAutospacing="1" w:afterAutospacing="1" w:line="240" w:lineRule="auto"/>
        <w:jc w:val="both"/>
        <w:rPr>
          <w:rStyle w:val="Strong"/>
          <w:rFonts w:ascii="Times New Roman" w:hAnsi="Times New Roman" w:eastAsia="Times New Roman" w:cs="Times New Roman"/>
          <w:b w:val="0"/>
        </w:rPr>
      </w:pPr>
      <w:r>
        <w:rPr>
          <w:rStyle w:val="Strong"/>
          <w:rFonts w:ascii="Times New Roman" w:hAnsi="Times New Roman" w:eastAsia="Times New Roman" w:cs="Times New Roman"/>
          <w:b w:val="0"/>
        </w:rPr>
        <w:t xml:space="preserve">Source for the lead will be captured with latest campaign created </w:t>
      </w:r>
    </w:p>
    <w:p w:rsidR="005979B0" w:rsidP="1E39DF4E" w:rsidRDefault="00116867" w14:paraId="21509F1A" w14:textId="77777777">
      <w:pPr>
        <w:numPr>
          <w:ilvl w:val="1"/>
          <w:numId w:val="97"/>
        </w:numPr>
        <w:tabs>
          <w:tab w:val="left" w:pos="720"/>
        </w:tabs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 xml:space="preserve">If there is only 1 campaign with the landing number source is captured if there are multiple campaigns with same landing number </w:t>
      </w:r>
      <w:r w:rsidRPr="1E39DF4E" w:rsidR="00116867"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>executive</w:t>
      </w:r>
      <w:r w:rsidRPr="1E39DF4E" w:rsidR="00116867">
        <w:rPr>
          <w:rStyle w:val="Strong"/>
          <w:rFonts w:ascii="Times New Roman" w:hAnsi="Times New Roman" w:eastAsia="Times New Roman" w:cs="Times New Roman"/>
          <w:b w:val="0"/>
          <w:bCs w:val="0"/>
          <w:lang w:val="en-US"/>
        </w:rPr>
        <w:t xml:space="preserve"> need to update the source and sub source under the lead manually.</w:t>
      </w:r>
    </w:p>
    <w:p w:rsidR="005979B0" w:rsidRDefault="00116867" w14:paraId="426CA8CF" w14:textId="77777777">
      <w:p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  <w:sz w:val="27"/>
          <w:szCs w:val="27"/>
          <w:u w:val="single"/>
        </w:rPr>
      </w:pPr>
      <w:r>
        <w:rPr>
          <w:rStyle w:val="Strong"/>
          <w:rFonts w:ascii="Times New Roman" w:hAnsi="Times New Roman" w:eastAsia="Times New Roman" w:cs="Times New Roman"/>
          <w:sz w:val="27"/>
          <w:szCs w:val="27"/>
          <w:u w:val="single"/>
          <w:lang w:val="en-US"/>
        </w:rPr>
        <w:t xml:space="preserve">3. </w:t>
      </w:r>
      <w:r>
        <w:rPr>
          <w:rStyle w:val="Strong"/>
          <w:rFonts w:ascii="Times New Roman" w:hAnsi="Times New Roman" w:eastAsia="Times New Roman" w:cs="Times New Roman"/>
          <w:sz w:val="27"/>
          <w:szCs w:val="27"/>
          <w:u w:val="single"/>
        </w:rPr>
        <w:t>Inputs from Customer (Cyrix)</w:t>
      </w:r>
    </w:p>
    <w:p w:rsidR="005979B0" w:rsidRDefault="00116867" w14:paraId="1A0EC617" w14:textId="77777777">
      <w:pPr>
        <w:numPr>
          <w:ilvl w:val="0"/>
          <w:numId w:val="98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Telephony provider name</w:t>
      </w:r>
      <w:r>
        <w:rPr>
          <w:rFonts w:ascii="Wingdings" w:hAnsi="Wingdings" w:eastAsia="Wingdings" w:cs="Wingdings"/>
        </w:rPr>
        <w:t>à</w:t>
      </w:r>
      <w:r>
        <w:rPr>
          <w:rFonts w:ascii="Times New Roman" w:hAnsi="Times New Roman" w:eastAsia="Times New Roman" w:cs="Times New Roman"/>
          <w:lang w:val="en-US"/>
        </w:rPr>
        <w:t>Finalization is pending from client side.</w:t>
      </w:r>
      <w:r>
        <w:rPr>
          <w:rFonts w:ascii="Times New Roman" w:hAnsi="Times New Roman" w:eastAsia="Times New Roman" w:cs="Times New Roman"/>
        </w:rPr>
        <w:t xml:space="preserve"> </w:t>
      </w:r>
    </w:p>
    <w:p w:rsidR="005979B0" w:rsidP="1E39DF4E" w:rsidRDefault="00116867" w14:paraId="4BDF6B73" w14:textId="77777777">
      <w:pPr>
        <w:numPr>
          <w:ilvl w:val="0"/>
          <w:numId w:val="98"/>
        </w:numPr>
        <w:spacing w:beforeAutospacing="on" w:afterAutospacing="on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>Availability of Salesforce plugin/</w:t>
      </w:r>
      <w:r w:rsidRPr="1E39DF4E" w:rsidR="00116867">
        <w:rPr>
          <w:rFonts w:ascii="Times New Roman" w:hAnsi="Times New Roman" w:eastAsia="Times New Roman" w:cs="Times New Roman"/>
          <w:lang w:val="en-US"/>
        </w:rPr>
        <w:t>API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</w:p>
    <w:p w:rsidR="005979B0" w:rsidP="1E39DF4E" w:rsidRDefault="00116867" w14:paraId="2CA0A025" w14:textId="77777777">
      <w:pPr>
        <w:numPr>
          <w:ilvl w:val="0"/>
          <w:numId w:val="98"/>
        </w:numPr>
        <w:spacing w:beforeAutospacing="on" w:afterAutospacing="on"/>
        <w:jc w:val="both"/>
        <w:rPr>
          <w:rFonts w:ascii="Times New Roman" w:hAnsi="Times New Roman" w:eastAsia="Times New Roman" w:cs="Times New Roman"/>
          <w:lang w:val="en-US"/>
        </w:rPr>
      </w:pP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Call routing preference (CRM vs Telephony </w:t>
      </w:r>
      <w:r w:rsidRPr="1E39DF4E" w:rsidR="00116867">
        <w:rPr>
          <w:rFonts w:ascii="Times New Roman" w:hAnsi="Times New Roman" w:eastAsia="Times New Roman" w:cs="Times New Roman"/>
          <w:lang w:val="en-US"/>
        </w:rPr>
        <w:t>portal)</w:t>
      </w:r>
      <w:r w:rsidRPr="1E39DF4E" w:rsidR="00116867">
        <w:rPr>
          <w:rFonts w:ascii="Wingdings" w:hAnsi="Wingdings" w:eastAsia="Wingdings" w:cs="Wingdings"/>
          <w:lang w:val="en-US"/>
        </w:rPr>
        <w:t>à</w:t>
      </w:r>
      <w:r w:rsidRPr="1E39DF4E" w:rsidR="00116867">
        <w:rPr>
          <w:rFonts w:ascii="Times New Roman" w:hAnsi="Times New Roman" w:eastAsia="Times New Roman" w:cs="Times New Roman"/>
          <w:lang w:val="en-US"/>
        </w:rPr>
        <w:t xml:space="preserve"> CRM</w:t>
      </w:r>
    </w:p>
    <w:p w:rsidR="005979B0" w:rsidRDefault="00116867" w14:paraId="4938B3CF" w14:textId="77777777">
      <w:pPr>
        <w:numPr>
          <w:ilvl w:val="0"/>
          <w:numId w:val="98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Rules for multiple executives per customer.</w:t>
      </w:r>
    </w:p>
    <w:p w:rsidR="005979B0" w:rsidRDefault="00116867" w14:paraId="51244A93" w14:textId="77777777">
      <w:pPr>
        <w:numPr>
          <w:ilvl w:val="0"/>
          <w:numId w:val="98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Handling of HR/Service related calls</w:t>
      </w:r>
      <w:r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 w:eastAsia="Times New Roman" w:cs="Times New Roman"/>
          <w:lang w:val="en-US"/>
        </w:rPr>
        <w:t xml:space="preserve"> IVR functionality</w:t>
      </w:r>
    </w:p>
    <w:p w:rsidR="005979B0" w:rsidRDefault="00116867" w14:paraId="34B13471" w14:textId="77777777">
      <w:pPr>
        <w:numPr>
          <w:ilvl w:val="0"/>
          <w:numId w:val="98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FIT suggested to add DID numbers for each executive</w:t>
      </w:r>
      <w:r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 w:eastAsia="Times New Roman" w:cs="Times New Roman"/>
          <w:lang w:val="en-US"/>
        </w:rPr>
        <w:t xml:space="preserve"> Need confirmation from CYRIX team</w:t>
      </w:r>
    </w:p>
    <w:p w:rsidR="005979B0" w:rsidRDefault="00116867" w14:paraId="1038B1AB" w14:textId="7777777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34"/>
          <w:szCs w:val="34"/>
          <w:u w:val="single"/>
        </w:rPr>
      </w:pPr>
      <w:r>
        <w:rPr>
          <w:rFonts w:ascii="Times New Roman" w:hAnsi="Times New Roman" w:cs="Times New Roman"/>
          <w:b/>
          <w:color w:val="000000"/>
          <w:sz w:val="34"/>
          <w:szCs w:val="34"/>
          <w:u w:val="single"/>
        </w:rPr>
        <w:t>NOTE:</w:t>
      </w:r>
    </w:p>
    <w:p w:rsidR="005979B0" w:rsidRDefault="00116867" w14:paraId="727F4850" w14:textId="77777777">
      <w:pPr>
        <w:spacing w:beforeAutospacing="1" w:afterAutospacing="1"/>
        <w:jc w:val="both"/>
        <w:rPr>
          <w:rFonts w:ascii="Times New Roman" w:hAnsi="Times New Roman" w:eastAsia="Calibri" w:cs="Times New Roman"/>
          <w:b/>
          <w:color w:val="000000"/>
          <w:sz w:val="34"/>
          <w:szCs w:val="34"/>
        </w:rPr>
      </w:pPr>
      <w:r>
        <w:rPr>
          <w:rStyle w:val="Strong"/>
          <w:rFonts w:eastAsia="Times New Roman"/>
          <w:sz w:val="27"/>
          <w:szCs w:val="27"/>
          <w:lang w:val="en-US"/>
        </w:rPr>
        <w:t>All the above pointers mentioned are subject to telephony vendor and their API’s</w:t>
      </w:r>
      <w:r>
        <w:rPr>
          <w:rFonts w:ascii="Times New Roman" w:hAnsi="Times New Roman" w:cs="Times New Roman"/>
          <w:color w:val="000000"/>
          <w:sz w:val="34"/>
          <w:szCs w:val="34"/>
        </w:rPr>
        <w:br w:type="page"/>
      </w:r>
    </w:p>
    <w:p w:rsidR="005979B0" w:rsidRDefault="00116867" w14:paraId="11A33E7B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13</w:t>
      </w:r>
    </w:p>
    <w:p w:rsidR="005979B0" w:rsidRDefault="00116867" w14:paraId="2975A668" w14:textId="77777777">
      <w:pPr>
        <w:pStyle w:val="Heading1"/>
        <w:jc w:val="both"/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4"/>
          <w:szCs w:val="24"/>
        </w:rPr>
        <w:t>Module Name:</w:t>
      </w:r>
      <w:r>
        <w:rPr>
          <w:rFonts w:ascii="Times New Roman" w:hAnsi="Times New Roman" w:eastAsia="Cambria" w:cs="Times New Roman"/>
          <w:b w:val="0"/>
          <w:caps/>
          <w:color w:val="4F81BD" w:themeColor="accent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  <w:lang w:val="en-US"/>
        </w:rPr>
        <w:t>ERVICE APPLICATION INTEGRATION</w:t>
      </w:r>
      <w:r>
        <w:rPr>
          <w:rFonts w:ascii="Times New Roman" w:hAnsi="Times New Roman" w:eastAsia="Times New Roman" w:cs="Times New Roman"/>
          <w:b w:val="0"/>
          <w:color w:val="4F81BD" w:themeColor="accent1"/>
          <w:sz w:val="24"/>
          <w:szCs w:val="24"/>
        </w:rPr>
        <w:t xml:space="preserve"> </w:t>
      </w:r>
    </w:p>
    <w:p w:rsidR="005979B0" w:rsidRDefault="00116867" w14:paraId="318AFCD7" w14:textId="77777777">
      <w:pPr>
        <w:pStyle w:val="Heading3"/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Scope</w:t>
      </w:r>
    </w:p>
    <w:p w:rsidR="005979B0" w:rsidRDefault="00116867" w14:paraId="73CCEA4E" w14:textId="77777777">
      <w:pPr>
        <w:pStyle w:val="NormalWeb"/>
        <w:jc w:val="both"/>
        <w:rPr>
          <w:rFonts w:eastAsia="Times New Roman"/>
        </w:rPr>
      </w:pPr>
      <w:r>
        <w:rPr>
          <w:rFonts w:eastAsia="Times New Roman"/>
        </w:rPr>
        <w:t>Integrate Salesforce CRM with Service Application for handling installation and service tickets.</w:t>
      </w:r>
    </w:p>
    <w:p w:rsidR="005979B0" w:rsidRDefault="00116867" w14:paraId="739F89C4" w14:textId="77777777">
      <w:pPr>
        <w:pStyle w:val="Heading3"/>
        <w:numPr>
          <w:ilvl w:val="0"/>
          <w:numId w:val="99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Fields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396"/>
        <w:gridCol w:w="964"/>
        <w:gridCol w:w="1235"/>
        <w:gridCol w:w="1552"/>
        <w:gridCol w:w="2149"/>
      </w:tblGrid>
      <w:tr w:rsidR="005979B0" w14:paraId="5589F5D4" w14:textId="77777777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1AE8A45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Field 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7A5E8B7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4429B7EC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Optional/ 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685A1D5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Picklist Values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A90E0C3" w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Comments</w:t>
            </w:r>
          </w:p>
        </w:tc>
      </w:tr>
      <w:tr w:rsidR="005979B0" w14:paraId="3C6B52A3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0225E79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Ticket 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3B46188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Auto-generated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1F2E068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4FA2B01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468C326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Unique identifier for each service/installation ticket.</w:t>
            </w:r>
          </w:p>
        </w:tc>
      </w:tr>
      <w:tr w:rsidR="005979B0" w14:paraId="556F765E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31ADFB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Customer 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5C3ADBC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2D556A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0ED65605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7BA3916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Links ticket to the respective customer record.</w:t>
            </w:r>
          </w:p>
        </w:tc>
      </w:tr>
      <w:tr w:rsidR="005979B0" w14:paraId="25B3D5AB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016D8B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Order 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BC9FFB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F7C0C71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9E94AA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85C142C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Links ticket to a related sales order, if applicable.</w:t>
            </w:r>
          </w:p>
        </w:tc>
      </w:tr>
      <w:tr w:rsidR="005979B0" w14:paraId="7B643BDE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1F294E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Product 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966DD3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 / 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7884A82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72F69DEC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D1991C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Identifies the product associated with the ticket.</w:t>
            </w:r>
          </w:p>
        </w:tc>
      </w:tr>
      <w:tr w:rsidR="005979B0" w14:paraId="7F0D06E5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4CABE2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Ticket 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27AA6B1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48118E8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6B40F8C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Installation, Service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A6E351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Defines whether it is an installation or service request.</w:t>
            </w:r>
          </w:p>
        </w:tc>
      </w:tr>
      <w:tr w:rsidR="005979B0" w14:paraId="11F6DDD2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FB968E1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Ticket Source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D6DF1D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FA3346B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5776F32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Salesforce, Service App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519535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Captures where the ticket originated from.</w:t>
            </w:r>
          </w:p>
        </w:tc>
      </w:tr>
      <w:tr w:rsidR="005979B0" w14:paraId="4AC744AF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22F60E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44A97ED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70BC105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BB2D8A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New, In Progress, Completed, Closed, Cancelled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891EFA6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Current stage of the ticket lifecycle.</w:t>
            </w:r>
          </w:p>
        </w:tc>
      </w:tr>
      <w:tr w:rsidR="005979B0" w14:paraId="131F5A5F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A58C10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Assigned 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5BDBC5D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Lookup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7B3006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627C1070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3B45BB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Service engineer assigned to resolve the ticket.</w:t>
            </w:r>
          </w:p>
        </w:tc>
      </w:tr>
      <w:tr w:rsidR="005979B0" w14:paraId="0E61D423" w14:textId="77777777">
        <w:trPr>
          <w:ins w:author="Jeevan Joy Pious" w:date="2025-09-27T12:25:00Z" w:id="59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D1E4B54" w14:textId="77777777">
            <w:pPr>
              <w:jc w:val="center"/>
              <w:rPr>
                <w:ins w:author="Jeevan Joy Pious" w:date="2025-09-27T12:25:00Z" w:id="594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25:00Z" w:id="595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Installation Date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E3CADC7" w14:textId="77777777">
            <w:pPr>
              <w:jc w:val="center"/>
              <w:rPr>
                <w:ins w:author="Jeevan Joy Pious" w:date="2025-09-27T12:25:00Z" w:id="596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597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lookup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8E3AA73" w14:textId="77777777">
            <w:pPr>
              <w:jc w:val="center"/>
              <w:rPr>
                <w:ins w:author="Jeevan Joy Pious" w:date="2025-09-27T12:25:00Z" w:id="598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25:00Z" w:id="59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Mandatory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410EBAB2" w14:textId="77777777">
            <w:pPr>
              <w:jc w:val="center"/>
              <w:rPr>
                <w:ins w:author="Jeevan Joy Pious" w:date="2025-09-27T12:25:00Z" w:id="600"/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D1D0BFD" w14:textId="77777777">
            <w:pPr>
              <w:jc w:val="center"/>
              <w:rPr>
                <w:ins w:author="Jeevan Joy Pious" w:date="2025-09-27T12:25:00Z" w:id="601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02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Available in Service software</w:t>
              </w:r>
            </w:ins>
          </w:p>
        </w:tc>
      </w:tr>
      <w:tr w:rsidR="005979B0" w14:paraId="2185D149" w14:textId="77777777">
        <w:trPr>
          <w:ins w:author="Jeevan Joy Pious" w:date="2025-09-27T12:32:00Z" w:id="603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495CA85" w14:textId="77777777">
            <w:pPr>
              <w:jc w:val="center"/>
              <w:rPr>
                <w:ins w:author="Jeevan Joy Pious" w:date="2025-09-27T12:32:00Z" w:id="604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2:00Z" w:id="605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Warranty Status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1873D30" w14:textId="77777777">
            <w:pPr>
              <w:jc w:val="center"/>
              <w:rPr>
                <w:ins w:author="Jeevan Joy Pious" w:date="2025-09-27T12:32:00Z" w:id="606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07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lookup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C43316E" w14:textId="77777777">
            <w:pPr>
              <w:jc w:val="center"/>
              <w:rPr>
                <w:ins w:author="Jeevan Joy Pious" w:date="2025-09-27T12:32:00Z" w:id="608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2:00Z" w:id="60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Mandatory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8B91D38" w14:textId="77777777">
            <w:pPr>
              <w:jc w:val="center"/>
              <w:rPr>
                <w:ins w:author="Jeevan Joy Pious" w:date="2025-09-27T12:32:00Z" w:id="610"/>
                <w:rFonts w:ascii="Times New Roman" w:hAnsi="Times New Roman" w:cs="Times New Roman"/>
              </w:rPr>
            </w:pPr>
            <w:ins w:author="Jeevan Joy Pious" w:date="2025-09-27T12:32:00Z" w:id="611">
              <w:r>
                <w:rPr>
                  <w:rFonts w:ascii="Times New Roman" w:hAnsi="Times New Roman" w:cs="Times New Roman"/>
                </w:rPr>
                <w:t>Warranty</w:t>
              </w:r>
            </w:ins>
            <w:ins w:author="Jeevan Joy Pious" w:date="2025-09-27T12:34:00Z" w:id="612">
              <w:r>
                <w:rPr>
                  <w:rFonts w:ascii="Times New Roman" w:hAnsi="Times New Roman" w:cs="Times New Roman"/>
                </w:rPr>
                <w:t>,</w:t>
              </w:r>
            </w:ins>
          </w:p>
          <w:p w:rsidR="005979B0" w:rsidRDefault="00116867" w14:paraId="28CC1E62" w14:textId="77777777">
            <w:pPr>
              <w:jc w:val="center"/>
              <w:rPr>
                <w:ins w:author="Jeevan Joy Pious" w:date="2025-09-27T12:32:00Z" w:id="613"/>
                <w:rFonts w:ascii="Times New Roman" w:hAnsi="Times New Roman" w:cs="Times New Roman"/>
              </w:rPr>
            </w:pPr>
            <w:ins w:author="Jeevan Joy Pious" w:date="2025-09-27T12:32:00Z" w:id="614">
              <w:r>
                <w:rPr>
                  <w:rFonts w:ascii="Times New Roman" w:hAnsi="Times New Roman" w:cs="Times New Roman"/>
                </w:rPr>
                <w:t>Non-Warranty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9B64BC7" w14:textId="77777777">
            <w:pPr>
              <w:jc w:val="center"/>
              <w:rPr>
                <w:ins w:author="Jeevan Joy Pious" w:date="2025-09-27T12:32:00Z" w:id="615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16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Available in Service software</w:t>
              </w:r>
            </w:ins>
          </w:p>
        </w:tc>
      </w:tr>
      <w:tr w:rsidR="005979B0" w14:paraId="71D41B22" w14:textId="77777777">
        <w:trPr>
          <w:ins w:author="Jeevan Joy Pious" w:date="2025-09-27T12:34:00Z" w:id="617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3E16613" w14:textId="77777777">
            <w:pPr>
              <w:jc w:val="center"/>
              <w:rPr>
                <w:ins w:author="Jeevan Joy Pious" w:date="2025-09-27T12:34:00Z" w:id="618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4:00Z" w:id="61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Warranty Start Date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915A53E" w14:textId="77777777">
            <w:pPr>
              <w:jc w:val="center"/>
              <w:rPr>
                <w:ins w:author="Jeevan Joy Pious" w:date="2025-09-27T12:34:00Z" w:id="620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21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lookup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E711A28" w14:textId="77777777">
            <w:pPr>
              <w:jc w:val="center"/>
              <w:rPr>
                <w:ins w:author="Jeevan Joy Pious" w:date="2025-09-27T12:34:00Z" w:id="622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23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Mandatory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54055A2E" w14:textId="77777777">
            <w:pPr>
              <w:jc w:val="center"/>
              <w:rPr>
                <w:ins w:author="Jeevan Joy Pious" w:date="2025-09-27T12:34:00Z" w:id="624"/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C61750B" w14:textId="77777777">
            <w:pPr>
              <w:jc w:val="center"/>
              <w:rPr>
                <w:ins w:author="Jeevan Joy Pious" w:date="2025-09-27T12:34:00Z" w:id="625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5:00Z" w:id="626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Available in Service software</w:t>
              </w:r>
            </w:ins>
          </w:p>
        </w:tc>
      </w:tr>
      <w:tr w:rsidR="005979B0" w14:paraId="18D3ED4D" w14:textId="77777777">
        <w:trPr>
          <w:ins w:author="Jeevan Joy Pious" w:date="2025-09-27T12:37:00Z" w:id="627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4EE2CE7" w14:textId="77777777">
            <w:pPr>
              <w:jc w:val="center"/>
              <w:rPr>
                <w:ins w:author="Jeevan Joy Pious" w:date="2025-09-27T12:37:00Z" w:id="628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7:00Z" w:id="62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Warranty E</w:t>
              </w:r>
            </w:ins>
            <w:ins w:author="Jeevan Joy Pious" w:date="2025-09-27T12:38:00Z" w:id="630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nd Dat</w:t>
              </w:r>
            </w:ins>
            <w:ins w:author="Jeevan Joy Pious" w:date="2025-10-08T10:15:00Z" w:id="631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e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03D5FE6" w14:textId="77777777">
            <w:pPr>
              <w:jc w:val="center"/>
              <w:rPr>
                <w:ins w:author="Jeevan Joy Pious" w:date="2025-09-27T12:37:00Z" w:id="632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8:00Z" w:id="633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lookup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D94ED6C" w14:textId="77777777">
            <w:pPr>
              <w:jc w:val="center"/>
              <w:rPr>
                <w:ins w:author="Jeevan Joy Pious" w:date="2025-09-27T12:37:00Z" w:id="634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8:00Z" w:id="635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Mandatory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45650D2B" w14:textId="77777777">
            <w:pPr>
              <w:jc w:val="center"/>
              <w:rPr>
                <w:ins w:author="Jeevan Joy Pious" w:date="2025-09-27T12:37:00Z" w:id="636"/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50B708A8" w14:textId="77777777">
            <w:pPr>
              <w:jc w:val="center"/>
              <w:rPr>
                <w:ins w:author="Jeevan Joy Pious" w:date="2025-09-27T12:37:00Z" w:id="637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8:00Z" w:id="638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Available in Service software</w:t>
              </w:r>
            </w:ins>
          </w:p>
        </w:tc>
      </w:tr>
      <w:tr w:rsidR="005979B0" w14:paraId="0B68E436" w14:textId="77777777">
        <w:trPr>
          <w:ins w:author="Jeevan Joy Pious" w:date="2025-09-27T12:38:00Z" w:id="639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567B1D0" w14:textId="77777777">
            <w:pPr>
              <w:jc w:val="center"/>
              <w:rPr>
                <w:ins w:author="Jeevan Joy Pious" w:date="2025-09-27T12:38:00Z" w:id="640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38:00Z" w:id="641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Product Serial No.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161D2F6A" w14:textId="77777777">
            <w:pPr>
              <w:jc w:val="center"/>
              <w:rPr>
                <w:ins w:author="Jeevan Joy Pious" w:date="2025-09-27T12:38:00Z" w:id="642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48:00Z" w:id="643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lookup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8B0A77B" w14:textId="77777777">
            <w:pPr>
              <w:jc w:val="center"/>
              <w:rPr>
                <w:ins w:author="Jeevan Joy Pious" w:date="2025-09-27T12:38:00Z" w:id="644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48:00Z" w:id="645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Mandatory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2C161FCF" w14:textId="77777777">
            <w:pPr>
              <w:jc w:val="center"/>
              <w:rPr>
                <w:ins w:author="Jeevan Joy Pious" w:date="2025-09-27T12:38:00Z" w:id="646"/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67CF0111" w14:textId="77777777">
            <w:pPr>
              <w:jc w:val="center"/>
              <w:rPr>
                <w:ins w:author="Jeevan Joy Pious" w:date="2025-09-27T12:38:00Z" w:id="647"/>
                <w:rFonts w:ascii="Times New Roman" w:hAnsi="Times New Roman" w:eastAsia="SimSun" w:cs="Times New Roman"/>
                <w:lang w:val="en-US" w:eastAsia="zh-CN" w:bidi="ar"/>
              </w:rPr>
            </w:pPr>
            <w:ins w:author="Jeevan Joy Pious" w:date="2025-09-27T12:48:00Z" w:id="648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>Available in Service software</w:t>
              </w:r>
            </w:ins>
          </w:p>
        </w:tc>
      </w:tr>
      <w:tr w:rsidR="005979B0" w14:paraId="55987CD4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6C20A56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Created Date / Modified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3271EE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fields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49B0905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2B7660F3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3028F87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Captures creation date and last modified date.</w:t>
            </w:r>
          </w:p>
        </w:tc>
      </w:tr>
      <w:tr w:rsidR="005979B0" w14:paraId="46CBD931" w14:textId="77777777"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2ED4CA83" w14:textId="77777777">
            <w:pPr>
              <w:jc w:val="center"/>
              <w:rPr>
                <w:rFonts w:ascii="Times New Roman" w:hAnsi="Times New Roman" w:eastAsia="SimSun" w:cs="Times New Roman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Notes</w:t>
            </w:r>
            <w:ins w:author="Manoj V Menon" w:date="2025-09-25T10:02:00Z" w:id="649">
              <w:r>
                <w:rPr>
                  <w:rFonts w:ascii="Times New Roman" w:hAnsi="Times New Roman" w:eastAsia="SimSun" w:cs="Times New Roman"/>
                  <w:lang w:val="en-US" w:eastAsia="zh-CN" w:bidi="ar"/>
                </w:rPr>
                <w:t xml:space="preserve"> FIELDS – PRODUCT, TIME, LOCATION, APPROVALS, LICENCES, DEADLINES, </w:t>
              </w:r>
            </w:ins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00052BB5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Text Area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E44C61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5979B0" w14:paraId="6AE5815B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5979B0" w:rsidRDefault="00116867" w14:paraId="7BFE9D96" w14:textId="777777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SimSun" w:cs="Times New Roman"/>
                <w:lang w:val="en-US" w:eastAsia="zh-CN" w:bidi="ar"/>
              </w:rPr>
              <w:t>Additional comments.</w:t>
            </w:r>
          </w:p>
        </w:tc>
      </w:tr>
    </w:tbl>
    <w:p w:rsidR="005979B0" w:rsidRDefault="00116867" w14:paraId="49D710DD" w14:textId="77777777">
      <w:pPr>
        <w:pStyle w:val="Heading3"/>
        <w:numPr>
          <w:ilvl w:val="0"/>
          <w:numId w:val="99"/>
        </w:numPr>
        <w:jc w:val="both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>Functional Flow</w:t>
      </w:r>
    </w:p>
    <w:p w:rsidR="005979B0" w:rsidRDefault="00116867" w14:paraId="0BF8EFBD" w14:textId="77777777">
      <w:pPr>
        <w:numPr>
          <w:ilvl w:val="0"/>
          <w:numId w:val="100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Installation Ticket Creation</w:t>
      </w:r>
    </w:p>
    <w:p w:rsidR="005979B0" w:rsidRDefault="00116867" w14:paraId="3C4081F2" w14:textId="77777777">
      <w:pPr>
        <w:numPr>
          <w:ilvl w:val="1"/>
          <w:numId w:val="10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When an </w:t>
      </w: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Order Invoice</w:t>
      </w:r>
      <w:r>
        <w:rPr>
          <w:rFonts w:ascii="Times New Roman" w:hAnsi="Times New Roman" w:eastAsia="Times New Roman" w:cs="Times New Roman"/>
        </w:rPr>
        <w:t xml:space="preserve"> is created in Salesforce with products that require installation → system auto-creates an </w:t>
      </w:r>
      <w:r>
        <w:rPr>
          <w:rStyle w:val="Strong"/>
          <w:rFonts w:ascii="Times New Roman" w:hAnsi="Times New Roman" w:eastAsia="Times New Roman" w:cs="Times New Roman"/>
          <w:b w:val="0"/>
          <w:bCs w:val="0"/>
        </w:rPr>
        <w:t>Installation Ticket</w:t>
      </w:r>
      <w:r>
        <w:rPr>
          <w:rFonts w:ascii="Times New Roman" w:hAnsi="Times New Roman" w:eastAsia="Times New Roman" w:cs="Times New Roman"/>
        </w:rPr>
        <w:t>.</w:t>
      </w:r>
    </w:p>
    <w:p w:rsidR="005979B0" w:rsidRDefault="00116867" w14:paraId="64551525" w14:textId="77777777">
      <w:pPr>
        <w:numPr>
          <w:ilvl w:val="1"/>
          <w:numId w:val="100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Ticket pushed to Service Application via API.</w:t>
      </w:r>
    </w:p>
    <w:p w:rsidR="005979B0" w:rsidRDefault="00116867" w14:paraId="643147DC" w14:textId="77777777">
      <w:pPr>
        <w:numPr>
          <w:ilvl w:val="0"/>
          <w:numId w:val="100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Service Application Integration</w:t>
      </w:r>
    </w:p>
    <w:p w:rsidR="005979B0" w:rsidRDefault="00116867" w14:paraId="38D502D5" w14:textId="77777777">
      <w:pPr>
        <w:numPr>
          <w:ilvl w:val="1"/>
          <w:numId w:val="101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Customer Master, Orders, Invoices, Payments</w:t>
      </w:r>
      <w:ins w:author="Manoj V Menon" w:date="2025-09-25T10:03:00Z" w:id="650">
        <w:r>
          <w:rPr>
            <w:rFonts w:ascii="Times New Roman" w:hAnsi="Times New Roman" w:eastAsia="Times New Roman" w:cs="Times New Roman"/>
            <w:lang w:val="en-US"/>
          </w:rPr>
          <w:t xml:space="preserve">, </w:t>
        </w:r>
      </w:ins>
      <w:ins w:author="Manoj V Menon" w:date="2025-09-25T10:04:00Z" w:id="651">
        <w:r>
          <w:rPr>
            <w:rFonts w:ascii="Times New Roman" w:hAnsi="Times New Roman" w:eastAsia="Times New Roman" w:cs="Times New Roman"/>
            <w:lang w:val="en-US"/>
          </w:rPr>
          <w:t xml:space="preserve">Site </w:t>
        </w:r>
      </w:ins>
      <w:ins w:author="Manoj V Menon" w:date="2025-09-27T05:48:00Z" w:id="652">
        <w:r>
          <w:rPr>
            <w:rFonts w:ascii="Times New Roman" w:hAnsi="Times New Roman" w:eastAsia="Times New Roman" w:cs="Times New Roman"/>
            <w:lang w:val="en-US"/>
          </w:rPr>
          <w:t>Readiness →</w:t>
        </w:r>
      </w:ins>
      <w:r>
        <w:rPr>
          <w:rFonts w:ascii="Times New Roman" w:hAnsi="Times New Roman" w:eastAsia="Times New Roman" w:cs="Times New Roman"/>
          <w:lang w:val="en-US"/>
        </w:rPr>
        <w:t xml:space="preserve"> already synced from ERP to Service Application (</w:t>
      </w:r>
      <w:r>
        <w:rPr>
          <w:rFonts w:ascii="Times New Roman" w:hAnsi="Times New Roman" w:eastAsia="Times New Roman" w:cs="Times New Roman"/>
          <w:b/>
          <w:lang w:val="en-US"/>
        </w:rPr>
        <w:t>out of this scope</w:t>
      </w:r>
      <w:r>
        <w:rPr>
          <w:rFonts w:ascii="Times New Roman" w:hAnsi="Times New Roman" w:eastAsia="Times New Roman" w:cs="Times New Roman"/>
          <w:lang w:val="en-US"/>
        </w:rPr>
        <w:t>).</w:t>
      </w:r>
    </w:p>
    <w:p w:rsidR="005979B0" w:rsidRDefault="00116867" w14:paraId="4FD5036D" w14:textId="77777777">
      <w:pPr>
        <w:numPr>
          <w:ilvl w:val="1"/>
          <w:numId w:val="10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Only </w:t>
      </w:r>
      <w:r>
        <w:rPr>
          <w:rStyle w:val="Strong"/>
          <w:rFonts w:ascii="Times New Roman" w:hAnsi="Times New Roman" w:eastAsia="Times New Roman" w:cs="Times New Roman"/>
        </w:rPr>
        <w:t>Installation Tickets</w:t>
      </w:r>
      <w:r>
        <w:rPr>
          <w:rFonts w:ascii="Times New Roman" w:hAnsi="Times New Roman" w:eastAsia="Times New Roman" w:cs="Times New Roman"/>
        </w:rPr>
        <w:t xml:space="preserve"> flow from Salesforce → Service App.</w:t>
      </w:r>
    </w:p>
    <w:p w:rsidR="005979B0" w:rsidRDefault="00116867" w14:paraId="0B3C92AD" w14:textId="77777777">
      <w:pPr>
        <w:numPr>
          <w:ilvl w:val="1"/>
          <w:numId w:val="10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All other Service Tickets → created directly in Service App.</w:t>
      </w:r>
    </w:p>
    <w:p w:rsidR="005979B0" w:rsidRDefault="00116867" w14:paraId="15A77850" w14:textId="77777777">
      <w:pPr>
        <w:numPr>
          <w:ilvl w:val="0"/>
          <w:numId w:val="100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Ticket Sync</w:t>
      </w:r>
    </w:p>
    <w:p w:rsidR="005979B0" w:rsidRDefault="00116867" w14:paraId="5D2A8E86" w14:textId="77777777">
      <w:pPr>
        <w:numPr>
          <w:ilvl w:val="1"/>
          <w:numId w:val="10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Any ticket created in Service App (non-installation) → pushed back to Salesforce.</w:t>
      </w:r>
    </w:p>
    <w:p w:rsidR="005979B0" w:rsidRDefault="00116867" w14:paraId="16AF1585" w14:textId="77777777">
      <w:pPr>
        <w:numPr>
          <w:ilvl w:val="1"/>
          <w:numId w:val="10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Ticket status updates in Service App → auto-updated in Salesforce.</w:t>
      </w:r>
    </w:p>
    <w:p w:rsidR="005979B0" w:rsidRDefault="00116867" w14:paraId="0D59C190" w14:textId="77777777">
      <w:pPr>
        <w:numPr>
          <w:ilvl w:val="1"/>
          <w:numId w:val="102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All tickets shown under </w:t>
      </w:r>
      <w:r>
        <w:rPr>
          <w:rStyle w:val="Strong"/>
          <w:rFonts w:ascii="Times New Roman" w:hAnsi="Times New Roman" w:eastAsia="Times New Roman" w:cs="Times New Roman"/>
          <w:lang w:val="en-US"/>
        </w:rPr>
        <w:t>Customer Master</w:t>
      </w:r>
      <w:r>
        <w:rPr>
          <w:rFonts w:ascii="Times New Roman" w:hAnsi="Times New Roman" w:eastAsia="Times New Roman" w:cs="Times New Roman"/>
          <w:lang w:val="en-US"/>
        </w:rPr>
        <w:t xml:space="preserve"> in Salesforce.</w:t>
      </w:r>
    </w:p>
    <w:p w:rsidR="005979B0" w:rsidRDefault="005979B0" w14:paraId="59AB7D46" w14:textId="77777777">
      <w:pPr>
        <w:spacing w:beforeAutospacing="1" w:afterAutospacing="1"/>
        <w:ind w:left="360"/>
        <w:jc w:val="both"/>
        <w:rPr>
          <w:rStyle w:val="Strong"/>
          <w:rFonts w:ascii="Times New Roman" w:hAnsi="Times New Roman" w:eastAsia="Times New Roman" w:cs="Times New Roman"/>
          <w:sz w:val="27"/>
          <w:szCs w:val="27"/>
        </w:rPr>
      </w:pPr>
    </w:p>
    <w:p w:rsidR="005979B0" w:rsidRDefault="00116867" w14:paraId="46E4B0C8" w14:textId="77777777">
      <w:p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  <w:sz w:val="27"/>
          <w:szCs w:val="27"/>
        </w:rPr>
      </w:pPr>
      <w:r>
        <w:rPr>
          <w:rStyle w:val="Strong"/>
          <w:rFonts w:ascii="Times New Roman" w:hAnsi="Times New Roman" w:eastAsia="Times New Roman" w:cs="Times New Roman"/>
          <w:sz w:val="27"/>
          <w:szCs w:val="27"/>
          <w:lang w:val="en-US"/>
        </w:rPr>
        <w:t>3.</w:t>
      </w:r>
      <w:r>
        <w:rPr>
          <w:rStyle w:val="Strong"/>
          <w:rFonts w:ascii="Times New Roman" w:hAnsi="Times New Roman" w:eastAsia="Times New Roman" w:cs="Times New Roman"/>
          <w:sz w:val="27"/>
          <w:szCs w:val="27"/>
        </w:rPr>
        <w:t>Reports</w:t>
      </w:r>
    </w:p>
    <w:p w:rsidR="005979B0" w:rsidRDefault="00116867" w14:paraId="175161C4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Installation Tickets created by month/region.</w:t>
      </w:r>
    </w:p>
    <w:p w:rsidR="005979B0" w:rsidRDefault="00116867" w14:paraId="512992AF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Open vs Closed Tickets per Customer.</w:t>
      </w:r>
      <w:ins w:author="Manoj V Menon" w:date="2025-09-25T10:06:00Z" w:id="653">
        <w:r>
          <w:rPr>
            <w:rFonts w:ascii="Times New Roman" w:hAnsi="Times New Roman" w:eastAsia="Times New Roman" w:cs="Times New Roman"/>
            <w:lang w:val="en-US"/>
          </w:rPr>
          <w:t>/region</w:t>
        </w:r>
      </w:ins>
    </w:p>
    <w:p w:rsidR="005979B0" w:rsidRDefault="00116867" w14:paraId="3C8BBCA4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Ticket aging report.</w:t>
      </w:r>
    </w:p>
    <w:p w:rsidR="005979B0" w:rsidRDefault="00116867" w14:paraId="50F96B25" w14:textId="77777777">
      <w:pPr>
        <w:numPr>
          <w:ilvl w:val="0"/>
          <w:numId w:val="103"/>
        </w:numPr>
        <w:spacing w:beforeAutospacing="1" w:afterAutospacing="1"/>
        <w:jc w:val="both"/>
        <w:rPr>
          <w:ins w:author="Manoj V Menon" w:date="2025-09-25T10:06:00Z" w:id="654"/>
          <w:rStyle w:val="Strong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Ticket source (Salesforce vs Service App).</w:t>
      </w:r>
    </w:p>
    <w:p w:rsidR="005979B0" w:rsidRDefault="00116867" w14:paraId="524BB113" w14:textId="77777777">
      <w:pPr>
        <w:numPr>
          <w:ilvl w:val="0"/>
          <w:numId w:val="103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ins w:author="Manoj V Menon" w:date="2025-09-25T10:06:00Z" w:id="655">
        <w:r>
          <w:rPr>
            <w:rStyle w:val="Strong"/>
            <w:rFonts w:ascii="Times New Roman" w:hAnsi="Times New Roman" w:eastAsia="Times New Roman" w:cs="Times New Roman"/>
          </w:rPr>
          <w:t>Outstanding -???</w:t>
        </w:r>
      </w:ins>
    </w:p>
    <w:p w:rsidR="005979B0" w:rsidRDefault="00116867" w14:paraId="3268D779" w14:textId="77777777">
      <w:p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  <w:sz w:val="27"/>
          <w:szCs w:val="27"/>
        </w:rPr>
      </w:pPr>
      <w:r>
        <w:rPr>
          <w:rStyle w:val="Strong"/>
          <w:rFonts w:ascii="Times New Roman" w:hAnsi="Times New Roman" w:eastAsia="Times New Roman" w:cs="Times New Roman"/>
          <w:sz w:val="27"/>
          <w:szCs w:val="27"/>
          <w:lang w:val="en-US"/>
        </w:rPr>
        <w:t>4.</w:t>
      </w:r>
      <w:r>
        <w:rPr>
          <w:rStyle w:val="Strong"/>
          <w:rFonts w:ascii="Times New Roman" w:hAnsi="Times New Roman" w:eastAsia="Times New Roman" w:cs="Times New Roman"/>
          <w:sz w:val="27"/>
          <w:szCs w:val="27"/>
        </w:rPr>
        <w:t>Inputs from Customer (Cyrix)</w:t>
      </w:r>
    </w:p>
    <w:p w:rsidR="005979B0" w:rsidRDefault="00116867" w14:paraId="58786193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Service App API specifications.</w:t>
      </w:r>
    </w:p>
    <w:p w:rsidR="005979B0" w:rsidRDefault="00116867" w14:paraId="0ABD454B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Fields required in Installation Ticket payload.</w:t>
      </w:r>
    </w:p>
    <w:p w:rsidR="005979B0" w:rsidRDefault="00116867" w14:paraId="52A4A2AB" w14:textId="77777777">
      <w:pPr>
        <w:numPr>
          <w:ilvl w:val="0"/>
          <w:numId w:val="10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Frequency/format of ticket status updates.</w:t>
      </w:r>
    </w:p>
    <w:p w:rsidR="005979B0" w:rsidRDefault="005979B0" w14:paraId="764A62C5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</w:p>
    <w:p w:rsidR="005979B0" w:rsidRDefault="00116867" w14:paraId="692F80D2" w14:textId="77777777">
      <w:pPr>
        <w:pStyle w:val="Heading3"/>
        <w:keepNext w:val="0"/>
        <w:keepLines w:val="0"/>
        <w:spacing w:before="280" w:after="80" w:line="240" w:lineRule="auto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14</w:t>
      </w:r>
    </w:p>
    <w:p w:rsidR="005979B0" w:rsidRDefault="00116867" w14:paraId="50ED63AC" w14:textId="77777777">
      <w:pPr>
        <w:pStyle w:val="Heading1"/>
        <w:jc w:val="both"/>
        <w:rPr>
          <w:rFonts w:ascii="Times New Roman" w:hAnsi="Times New Roman" w:eastAsia="Cambria" w:cs="Times New Roman"/>
          <w:b w:val="0"/>
          <w:caps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eastAsia="Cambria" w:cs="Times New Roman"/>
          <w:b w:val="0"/>
          <w:caps/>
          <w:color w:val="4F81BD" w:themeColor="accent1"/>
          <w:sz w:val="24"/>
          <w:szCs w:val="24"/>
          <w:lang w:val="en-US"/>
        </w:rPr>
        <w:t>Module Name: ERP-MANAGED MODULES</w:t>
      </w:r>
      <w:ins w:author="Manoj V Menon" w:date="2025-09-25T10:07:00Z" w:id="656">
        <w:r>
          <w:rPr>
            <w:rFonts w:ascii="Times New Roman" w:hAnsi="Times New Roman" w:eastAsia="Cambria" w:cs="Times New Roman"/>
            <w:b w:val="0"/>
            <w:caps/>
            <w:color w:val="4F81BD" w:themeColor="accent1"/>
            <w:sz w:val="24"/>
            <w:szCs w:val="24"/>
            <w:lang w:val="en-US"/>
          </w:rPr>
          <w:t xml:space="preserve"> (changes as per all earlier modules)</w:t>
        </w:r>
      </w:ins>
    </w:p>
    <w:p w:rsidR="005979B0" w:rsidRDefault="00116867" w14:paraId="53A6BED8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Scope</w:t>
      </w:r>
    </w:p>
    <w:p w:rsidR="005979B0" w:rsidRDefault="00116867" w14:paraId="108AD2F5" w14:textId="77777777">
      <w:pPr>
        <w:pStyle w:val="NormalWeb"/>
        <w:jc w:val="both"/>
        <w:rPr>
          <w:rFonts w:eastAsia="Times New Roman"/>
        </w:rPr>
      </w:pPr>
      <w:r>
        <w:rPr>
          <w:rFonts w:eastAsia="Times New Roman"/>
        </w:rPr>
        <w:t xml:space="preserve">The following business processes are managed </w:t>
      </w:r>
      <w:r>
        <w:rPr>
          <w:rStyle w:val="Strong"/>
          <w:rFonts w:eastAsia="Times New Roman"/>
          <w:b w:val="0"/>
          <w:bCs w:val="0"/>
        </w:rPr>
        <w:t>completely in ERP</w:t>
      </w:r>
      <w:r>
        <w:rPr>
          <w:rFonts w:eastAsia="Times New Roman"/>
        </w:rPr>
        <w:t xml:space="preserve">. Salesforce CRM will only </w:t>
      </w:r>
      <w:r>
        <w:rPr>
          <w:rStyle w:val="Strong"/>
          <w:rFonts w:eastAsia="Times New Roman"/>
          <w:b w:val="0"/>
          <w:bCs w:val="0"/>
        </w:rPr>
        <w:t>sync data</w:t>
      </w:r>
      <w:r>
        <w:rPr>
          <w:rFonts w:eastAsia="Times New Roman"/>
        </w:rPr>
        <w:t xml:space="preserve"> from ERP for reporting and visibility under Customer Master and related objects. No create/update actions will happen in Salesforce.</w:t>
      </w:r>
    </w:p>
    <w:p w:rsidR="005979B0" w:rsidRDefault="00116867" w14:paraId="4F5416F4" w14:textId="77777777">
      <w:pPr>
        <w:numPr>
          <w:ilvl w:val="0"/>
          <w:numId w:val="10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Invoices</w:t>
      </w:r>
    </w:p>
    <w:p w:rsidR="005979B0" w:rsidRDefault="00116867" w14:paraId="3E617370" w14:textId="77777777">
      <w:pPr>
        <w:numPr>
          <w:ilvl w:val="0"/>
          <w:numId w:val="10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commentRangeStart w:id="657"/>
      <w:r>
        <w:rPr>
          <w:rFonts w:ascii="Times New Roman" w:hAnsi="Times New Roman" w:eastAsia="Times New Roman" w:cs="Times New Roman"/>
        </w:rPr>
        <w:t>Receipts</w:t>
      </w:r>
      <w:commentRangeEnd w:id="657"/>
      <w:r>
        <w:rPr>
          <w:rStyle w:val="CommentReference"/>
          <w:rFonts w:ascii="Times New Roman" w:hAnsi="Times New Roman" w:eastAsia="Times New Roman" w:cs="Times New Roman"/>
          <w:sz w:val="22"/>
          <w:szCs w:val="22"/>
        </w:rPr>
        <w:commentReference w:id="657"/>
      </w:r>
    </w:p>
    <w:p w:rsidR="005979B0" w:rsidRDefault="00116867" w14:paraId="349C20B5" w14:textId="77777777">
      <w:pPr>
        <w:numPr>
          <w:ilvl w:val="0"/>
          <w:numId w:val="10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Outstanding</w:t>
      </w:r>
    </w:p>
    <w:p w:rsidR="005979B0" w:rsidRDefault="00116867" w14:paraId="28C3CC73" w14:textId="77777777">
      <w:pPr>
        <w:numPr>
          <w:ilvl w:val="0"/>
          <w:numId w:val="104"/>
        </w:numPr>
        <w:spacing w:beforeAutospacing="1" w:afterAutospacing="1"/>
        <w:jc w:val="both"/>
        <w:rPr>
          <w:ins w:author="Manoj V Menon" w:date="2025-09-25T10:07:00Z" w:id="658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Order Cancellations</w:t>
      </w:r>
    </w:p>
    <w:p w:rsidR="005979B0" w:rsidRDefault="00116867" w14:paraId="1365B088" w14:textId="77777777">
      <w:pPr>
        <w:numPr>
          <w:ilvl w:val="0"/>
          <w:numId w:val="10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ins w:author="Manoj V Menon" w:date="2025-09-25T10:08:00Z" w:id="659">
        <w:r>
          <w:rPr>
            <w:rFonts w:ascii="Times New Roman" w:hAnsi="Times New Roman" w:eastAsia="Times New Roman" w:cs="Times New Roman"/>
            <w:lang w:val="en-US"/>
          </w:rPr>
          <w:t>Incentives</w:t>
        </w:r>
        <w:r>
          <w:rPr>
            <w:rFonts w:ascii="Times New Roman" w:hAnsi="Times New Roman" w:eastAsia="Times New Roman" w:cs="Times New Roman"/>
          </w:rPr>
          <w:t xml:space="preserve"> &amp; Payments</w:t>
        </w:r>
      </w:ins>
    </w:p>
    <w:p w:rsidR="005979B0" w:rsidRDefault="00116867" w14:paraId="7A3A6D0B" w14:textId="77777777">
      <w:pPr>
        <w:numPr>
          <w:ilvl w:val="0"/>
          <w:numId w:val="105"/>
        </w:numPr>
        <w:spacing w:beforeAutospacing="1" w:afterAutospacing="1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</w:rPr>
        <w:t>Functional Flow</w:t>
      </w:r>
    </w:p>
    <w:p w:rsidR="005979B0" w:rsidRDefault="00116867" w14:paraId="72D6371B" w14:textId="77777777">
      <w:pPr>
        <w:numPr>
          <w:ilvl w:val="0"/>
          <w:numId w:val="106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ERP as Source of Truth</w:t>
      </w:r>
    </w:p>
    <w:p w:rsidR="005979B0" w:rsidRDefault="00116867" w14:paraId="47D74C59" w14:textId="77777777">
      <w:pPr>
        <w:numPr>
          <w:ilvl w:val="1"/>
          <w:numId w:val="10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All transactions (Invoice, Receipts, Cancellations) are generated and updated in ERP.</w:t>
      </w:r>
    </w:p>
    <w:p w:rsidR="005979B0" w:rsidRDefault="00116867" w14:paraId="182334DD" w14:textId="77777777">
      <w:pPr>
        <w:numPr>
          <w:ilvl w:val="1"/>
          <w:numId w:val="104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Salesforce receives a </w:t>
      </w:r>
      <w:commentRangeStart w:id="660"/>
      <w:r>
        <w:rPr>
          <w:rFonts w:ascii="Times New Roman" w:hAnsi="Times New Roman" w:eastAsia="Times New Roman" w:cs="Times New Roman"/>
        </w:rPr>
        <w:t xml:space="preserve">daily sync </w:t>
      </w:r>
      <w:commentRangeEnd w:id="660"/>
      <w:r>
        <w:rPr>
          <w:rStyle w:val="CommentReference"/>
          <w:rFonts w:ascii="Times New Roman" w:hAnsi="Times New Roman" w:eastAsia="Times New Roman" w:cs="Times New Roman"/>
          <w:sz w:val="22"/>
          <w:szCs w:val="22"/>
        </w:rPr>
        <w:commentReference w:id="660"/>
      </w:r>
      <w:r>
        <w:rPr>
          <w:rFonts w:ascii="Times New Roman" w:hAnsi="Times New Roman" w:eastAsia="Times New Roman" w:cs="Times New Roman"/>
        </w:rPr>
        <w:t>(or near real-time, depending on integration) of these records.</w:t>
      </w:r>
    </w:p>
    <w:p w:rsidR="005979B0" w:rsidRDefault="005979B0" w14:paraId="7715C6B3" w14:textId="77777777">
      <w:p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</w:p>
    <w:p w:rsidR="005979B0" w:rsidRDefault="00116867" w14:paraId="254237F1" w14:textId="77777777">
      <w:pPr>
        <w:numPr>
          <w:ilvl w:val="0"/>
          <w:numId w:val="106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  <w:lang w:val="en-US"/>
        </w:rPr>
        <w:t>Sales force</w:t>
      </w:r>
      <w:r>
        <w:rPr>
          <w:rStyle w:val="Strong"/>
          <w:rFonts w:ascii="Times New Roman" w:hAnsi="Times New Roman" w:eastAsia="Times New Roman" w:cs="Times New Roman"/>
        </w:rPr>
        <w:t xml:space="preserve"> Display</w:t>
      </w:r>
    </w:p>
    <w:p w:rsidR="005979B0" w:rsidRDefault="00116867" w14:paraId="0EDAE341" w14:textId="77777777">
      <w:pPr>
        <w:numPr>
          <w:ilvl w:val="1"/>
          <w:numId w:val="107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Synced records displayed under </w:t>
      </w:r>
      <w:r>
        <w:rPr>
          <w:rStyle w:val="Strong"/>
          <w:rFonts w:ascii="Times New Roman" w:hAnsi="Times New Roman" w:eastAsia="Times New Roman" w:cs="Times New Roman"/>
          <w:lang w:val="en-US"/>
        </w:rPr>
        <w:t>Customer Master</w:t>
      </w:r>
      <w:r>
        <w:rPr>
          <w:rFonts w:ascii="Times New Roman" w:hAnsi="Times New Roman" w:eastAsia="Times New Roman" w:cs="Times New Roman"/>
          <w:lang w:val="en-US"/>
        </w:rPr>
        <w:t xml:space="preserve"> in Salesforce.</w:t>
      </w:r>
    </w:p>
    <w:p w:rsidR="005979B0" w:rsidRDefault="00116867" w14:paraId="1ED6F61E" w14:textId="77777777">
      <w:pPr>
        <w:numPr>
          <w:ilvl w:val="1"/>
          <w:numId w:val="107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Related lists: Invoices, Receipts, Outstanding.</w:t>
      </w:r>
    </w:p>
    <w:p w:rsidR="005979B0" w:rsidRDefault="00116867" w14:paraId="1E01A602" w14:textId="77777777">
      <w:pPr>
        <w:numPr>
          <w:ilvl w:val="1"/>
          <w:numId w:val="107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Order Cancellation also visible against the respective Order record in Salesforce.</w:t>
      </w:r>
    </w:p>
    <w:p w:rsidR="005979B0" w:rsidRDefault="00116867" w14:paraId="7E801D4F" w14:textId="77777777">
      <w:pPr>
        <w:numPr>
          <w:ilvl w:val="0"/>
          <w:numId w:val="106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Outstanding Calculation</w:t>
      </w:r>
    </w:p>
    <w:p w:rsidR="005979B0" w:rsidRDefault="00116867" w14:paraId="134F9DC0" w14:textId="77777777">
      <w:pPr>
        <w:numPr>
          <w:ilvl w:val="1"/>
          <w:numId w:val="108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ERP will calculate Outstanding</w:t>
      </w:r>
      <w:r>
        <w:rPr>
          <w:rFonts w:ascii="Times New Roman" w:hAnsi="Times New Roman" w:eastAsia="Times New Roman" w:cs="Times New Roman"/>
        </w:rPr>
        <w:t xml:space="preserve"> and send it to Salesforce. No calculations in Salesforce.</w:t>
      </w:r>
    </w:p>
    <w:p w:rsidR="005979B0" w:rsidRDefault="00116867" w14:paraId="0319B4B5" w14:textId="77777777">
      <w:pPr>
        <w:numPr>
          <w:ilvl w:val="0"/>
          <w:numId w:val="106"/>
        </w:numPr>
        <w:spacing w:beforeAutospacing="1" w:afterAutospacing="1"/>
        <w:jc w:val="both"/>
        <w:rPr>
          <w:rStyle w:val="Strong"/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Order Cancellation</w:t>
      </w:r>
    </w:p>
    <w:p w:rsidR="005979B0" w:rsidRDefault="00116867" w14:paraId="4A8DB239" w14:textId="77777777">
      <w:pPr>
        <w:numPr>
          <w:ilvl w:val="1"/>
          <w:numId w:val="109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Orders created in Salesforce → pushed to ERP.</w:t>
      </w:r>
    </w:p>
    <w:p w:rsidR="005979B0" w:rsidRDefault="00116867" w14:paraId="0C8BD2BC" w14:textId="77777777">
      <w:pPr>
        <w:numPr>
          <w:ilvl w:val="1"/>
          <w:numId w:val="109"/>
        </w:numPr>
        <w:spacing w:beforeAutospacing="1" w:afterAutospacing="1"/>
        <w:jc w:val="both"/>
        <w:rPr>
          <w:rFonts w:ascii="Times New Roman" w:hAnsi="Times New Roman" w:cs="Times New Roman"/>
          <w:caps/>
          <w:color w:val="4F81BD" w:themeColor="accent1"/>
          <w:lang w:val="en-US"/>
        </w:rPr>
      </w:pPr>
      <w:r>
        <w:rPr>
          <w:rFonts w:ascii="Times New Roman" w:hAnsi="Times New Roman" w:eastAsia="Times New Roman" w:cs="Times New Roman"/>
        </w:rPr>
        <w:t>If cancelled in ERP → updated status pushed back to Salesforce.</w:t>
      </w:r>
    </w:p>
    <w:p w:rsidR="005979B0" w:rsidRDefault="00116867" w14:paraId="5D3B0A92" w14:textId="77777777">
      <w:pPr>
        <w:pStyle w:val="Heading1"/>
        <w:jc w:val="both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Next Steps – Integration Workshops</w:t>
      </w:r>
    </w:p>
    <w:p w:rsidR="005979B0" w:rsidRDefault="00116867" w14:paraId="2DF347BA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1. ERP Integration</w:t>
      </w:r>
    </w:p>
    <w:p w:rsidR="005979B0" w:rsidRDefault="00116867" w14:paraId="6DC4A3E9" w14:textId="77777777">
      <w:pPr>
        <w:numPr>
          <w:ilvl w:val="0"/>
          <w:numId w:val="110"/>
        </w:num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Purpose</w:t>
      </w:r>
      <w:r>
        <w:rPr>
          <w:rFonts w:ascii="Times New Roman" w:hAnsi="Times New Roman" w:eastAsia="Times New Roman" w:cs="Times New Roman"/>
        </w:rPr>
        <w:t>: Understand data exchange for Invoices, Receipts, Outstanding, Order Cancellation.</w:t>
      </w:r>
    </w:p>
    <w:p w:rsidR="005979B0" w:rsidRDefault="00116867" w14:paraId="3F7AD796" w14:textId="77777777">
      <w:pPr>
        <w:numPr>
          <w:ilvl w:val="0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Discussion Points</w:t>
      </w:r>
      <w:r>
        <w:rPr>
          <w:rFonts w:ascii="Times New Roman" w:hAnsi="Times New Roman" w:eastAsia="Times New Roman" w:cs="Times New Roman"/>
        </w:rPr>
        <w:t>:</w:t>
      </w:r>
    </w:p>
    <w:p w:rsidR="005979B0" w:rsidRDefault="00116867" w14:paraId="4B6E5901" w14:textId="77777777">
      <w:pPr>
        <w:numPr>
          <w:ilvl w:val="1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Data points/fields required in Salesforce (per object).</w:t>
      </w:r>
    </w:p>
    <w:p w:rsidR="005979B0" w:rsidRDefault="00116867" w14:paraId="505E0E9B" w14:textId="77777777">
      <w:pPr>
        <w:numPr>
          <w:ilvl w:val="1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Sync frequency (Daily, Hourly, Real-time).</w:t>
      </w:r>
    </w:p>
    <w:p w:rsidR="005979B0" w:rsidRDefault="00116867" w14:paraId="25AEE8A9" w14:textId="77777777">
      <w:pPr>
        <w:numPr>
          <w:ilvl w:val="1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 type (REST / SOAP, Middleware if any).</w:t>
      </w:r>
    </w:p>
    <w:p w:rsidR="005979B0" w:rsidRDefault="00116867" w14:paraId="2844543B" w14:textId="77777777">
      <w:pPr>
        <w:numPr>
          <w:ilvl w:val="1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Volume of records &amp; data retention in Salesforce.</w:t>
      </w:r>
    </w:p>
    <w:p w:rsidR="005979B0" w:rsidRDefault="00116867" w14:paraId="7D587553" w14:textId="77777777">
      <w:pPr>
        <w:numPr>
          <w:ilvl w:val="0"/>
          <w:numId w:val="110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commentRangeStart w:id="661"/>
      <w:r>
        <w:rPr>
          <w:rStyle w:val="Strong"/>
          <w:rFonts w:ascii="Times New Roman" w:hAnsi="Times New Roman" w:eastAsia="Times New Roman" w:cs="Times New Roman"/>
        </w:rPr>
        <w:t>Stakeholders</w:t>
      </w:r>
      <w:commentRangeEnd w:id="661"/>
      <w:r>
        <w:rPr>
          <w:rStyle w:val="CommentReference"/>
          <w:rFonts w:ascii="Times New Roman" w:hAnsi="Times New Roman" w:eastAsia="Times New Roman" w:cs="Times New Roman"/>
          <w:sz w:val="22"/>
          <w:szCs w:val="22"/>
        </w:rPr>
        <w:commentReference w:id="661"/>
      </w:r>
      <w:r>
        <w:rPr>
          <w:rFonts w:ascii="Times New Roman" w:hAnsi="Times New Roman" w:eastAsia="Times New Roman" w:cs="Times New Roman"/>
        </w:rPr>
        <w:t>: ERP Technical Team, Salesforce Integration Consultant, Cyrix IT.</w:t>
      </w:r>
    </w:p>
    <w:p w:rsidR="005979B0" w:rsidRDefault="00116867" w14:paraId="5EB0D7D9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2. Telephony Integration</w:t>
      </w:r>
    </w:p>
    <w:p w:rsidR="005979B0" w:rsidRDefault="00116867" w14:paraId="69224DF2" w14:textId="77777777">
      <w:pPr>
        <w:numPr>
          <w:ilvl w:val="0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Purpose</w:t>
      </w:r>
      <w:r>
        <w:rPr>
          <w:rFonts w:ascii="Times New Roman" w:hAnsi="Times New Roman" w:eastAsia="Times New Roman" w:cs="Times New Roman"/>
        </w:rPr>
        <w:t>: Define call routing and lead creation logic.</w:t>
      </w:r>
    </w:p>
    <w:p w:rsidR="005979B0" w:rsidRDefault="00116867" w14:paraId="5756915A" w14:textId="77777777">
      <w:pPr>
        <w:numPr>
          <w:ilvl w:val="0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Discussion Points</w:t>
      </w:r>
      <w:r>
        <w:rPr>
          <w:rFonts w:ascii="Times New Roman" w:hAnsi="Times New Roman" w:eastAsia="Times New Roman" w:cs="Times New Roman"/>
        </w:rPr>
        <w:t>:</w:t>
      </w:r>
    </w:p>
    <w:p w:rsidR="005979B0" w:rsidRDefault="00116867" w14:paraId="73812AB9" w14:textId="77777777">
      <w:pPr>
        <w:numPr>
          <w:ilvl w:val="1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Does vendor have Salesforce plugin or open API?</w:t>
      </w:r>
    </w:p>
    <w:p w:rsidR="005979B0" w:rsidRDefault="00116867" w14:paraId="039E3F05" w14:textId="77777777">
      <w:pPr>
        <w:numPr>
          <w:ilvl w:val="1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Which call routing rules apply (Telephony portal vs CRM)?</w:t>
      </w:r>
    </w:p>
    <w:p w:rsidR="005979B0" w:rsidRDefault="00116867" w14:paraId="0319C378" w14:textId="77777777">
      <w:pPr>
        <w:numPr>
          <w:ilvl w:val="1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Handling multiple executives per customer.</w:t>
      </w:r>
    </w:p>
    <w:p w:rsidR="005979B0" w:rsidRDefault="00116867" w14:paraId="0C31241A" w14:textId="77777777">
      <w:pPr>
        <w:numPr>
          <w:ilvl w:val="1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Rules for new leads, existing leads, and HR/Service-related calls.</w:t>
      </w:r>
    </w:p>
    <w:p w:rsidR="005979B0" w:rsidRDefault="00116867" w14:paraId="2A30F22B" w14:textId="77777777">
      <w:pPr>
        <w:numPr>
          <w:ilvl w:val="1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Call logs &amp; recording availability.</w:t>
      </w:r>
    </w:p>
    <w:p w:rsidR="005979B0" w:rsidRDefault="00116867" w14:paraId="5CB91164" w14:textId="77777777">
      <w:pPr>
        <w:numPr>
          <w:ilvl w:val="0"/>
          <w:numId w:val="111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Stakeholders</w:t>
      </w:r>
      <w:r>
        <w:rPr>
          <w:rFonts w:ascii="Times New Roman" w:hAnsi="Times New Roman" w:eastAsia="Times New Roman" w:cs="Times New Roman"/>
        </w:rPr>
        <w:t>: Telephony Vendor, Salesforce Integration Consultant, Sales Ops.</w:t>
      </w:r>
    </w:p>
    <w:p w:rsidR="005979B0" w:rsidRDefault="00116867" w14:paraId="6379154A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3. WhatsApp Integration</w:t>
      </w:r>
    </w:p>
    <w:p w:rsidR="005979B0" w:rsidRDefault="00116867" w14:paraId="40DB49CC" w14:textId="77777777">
      <w:pPr>
        <w:numPr>
          <w:ilvl w:val="0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Purpose</w:t>
      </w:r>
      <w:r>
        <w:rPr>
          <w:rFonts w:ascii="Times New Roman" w:hAnsi="Times New Roman" w:eastAsia="Times New Roman" w:cs="Times New Roman"/>
        </w:rPr>
        <w:t>: Capture leads, send quotes/orders details.</w:t>
      </w:r>
    </w:p>
    <w:p w:rsidR="005979B0" w:rsidRDefault="00116867" w14:paraId="72CF2F3D" w14:textId="77777777">
      <w:pPr>
        <w:numPr>
          <w:ilvl w:val="0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Discussion Points</w:t>
      </w:r>
      <w:r>
        <w:rPr>
          <w:rFonts w:ascii="Times New Roman" w:hAnsi="Times New Roman" w:eastAsia="Times New Roman" w:cs="Times New Roman"/>
        </w:rPr>
        <w:t>:</w:t>
      </w:r>
    </w:p>
    <w:p w:rsidR="005979B0" w:rsidRDefault="00116867" w14:paraId="6A04A3CF" w14:textId="77777777">
      <w:pPr>
        <w:numPr>
          <w:ilvl w:val="1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Vendor selection (Twilio, Gupshup, WATI, etc.).</w:t>
      </w:r>
    </w:p>
    <w:p w:rsidR="005979B0" w:rsidRDefault="00116867" w14:paraId="469B7292" w14:textId="77777777">
      <w:pPr>
        <w:numPr>
          <w:ilvl w:val="1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 type (REST / Webhooks).</w:t>
      </w:r>
    </w:p>
    <w:p w:rsidR="005979B0" w:rsidRDefault="00116867" w14:paraId="55FDE72F" w14:textId="77777777">
      <w:pPr>
        <w:numPr>
          <w:ilvl w:val="1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Approved WhatsApp templates for outbound messaging.</w:t>
      </w:r>
    </w:p>
    <w:p w:rsidR="005979B0" w:rsidRDefault="00116867" w14:paraId="276AB179" w14:textId="77777777">
      <w:pPr>
        <w:numPr>
          <w:ilvl w:val="1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Campaign response(leads) logging in Salesforce.</w:t>
      </w:r>
    </w:p>
    <w:p w:rsidR="005979B0" w:rsidRDefault="00116867" w14:paraId="0F0BB362" w14:textId="77777777">
      <w:pPr>
        <w:numPr>
          <w:ilvl w:val="1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File/PDF support for Quotes.</w:t>
      </w:r>
    </w:p>
    <w:p w:rsidR="005979B0" w:rsidRDefault="00116867" w14:paraId="645C7E65" w14:textId="77777777">
      <w:pPr>
        <w:numPr>
          <w:ilvl w:val="0"/>
          <w:numId w:val="112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Stakeholders</w:t>
      </w:r>
      <w:r>
        <w:rPr>
          <w:rFonts w:ascii="Times New Roman" w:hAnsi="Times New Roman" w:eastAsia="Times New Roman" w:cs="Times New Roman"/>
        </w:rPr>
        <w:t>: WhatsApp Vendor, Salesforce Integration Consultant, Marketing Team.</w:t>
      </w:r>
    </w:p>
    <w:p w:rsidR="005979B0" w:rsidRDefault="00116867" w14:paraId="6890658A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4. Service Application Integration</w:t>
      </w:r>
    </w:p>
    <w:p w:rsidR="005979B0" w:rsidRDefault="00116867" w14:paraId="1473C0AF" w14:textId="77777777">
      <w:pPr>
        <w:numPr>
          <w:ilvl w:val="0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Style w:val="Strong"/>
          <w:rFonts w:ascii="Times New Roman" w:hAnsi="Times New Roman" w:eastAsia="Times New Roman" w:cs="Times New Roman"/>
          <w:lang w:val="en-US"/>
        </w:rPr>
        <w:t>Purpose</w:t>
      </w:r>
      <w:r>
        <w:rPr>
          <w:rFonts w:ascii="Times New Roman" w:hAnsi="Times New Roman" w:eastAsia="Times New Roman" w:cs="Times New Roman"/>
          <w:lang w:val="en-US"/>
        </w:rPr>
        <w:t>: Sync installation tickets and service tickets.</w:t>
      </w:r>
    </w:p>
    <w:p w:rsidR="005979B0" w:rsidRDefault="00116867" w14:paraId="6FE77596" w14:textId="77777777">
      <w:pPr>
        <w:numPr>
          <w:ilvl w:val="0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Discussion Points</w:t>
      </w:r>
      <w:r>
        <w:rPr>
          <w:rFonts w:ascii="Times New Roman" w:hAnsi="Times New Roman" w:eastAsia="Times New Roman" w:cs="Times New Roman"/>
        </w:rPr>
        <w:t>:</w:t>
      </w:r>
    </w:p>
    <w:p w:rsidR="005979B0" w:rsidRDefault="00116867" w14:paraId="76FB76D4" w14:textId="77777777">
      <w:pPr>
        <w:numPr>
          <w:ilvl w:val="1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API specifications from Service App.</w:t>
      </w:r>
    </w:p>
    <w:p w:rsidR="005979B0" w:rsidRDefault="00116867" w14:paraId="13814175" w14:textId="77777777">
      <w:pPr>
        <w:numPr>
          <w:ilvl w:val="1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Ticket payload fields (Installation Ticket).</w:t>
      </w:r>
    </w:p>
    <w:p w:rsidR="005979B0" w:rsidRDefault="00116867" w14:paraId="6A617747" w14:textId="77777777">
      <w:pPr>
        <w:numPr>
          <w:ilvl w:val="1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Status update push-back frequency.</w:t>
      </w:r>
    </w:p>
    <w:p w:rsidR="005979B0" w:rsidRDefault="00116867" w14:paraId="44DDAE8B" w14:textId="77777777">
      <w:pPr>
        <w:numPr>
          <w:ilvl w:val="1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Linking tickets under Customer Master in Salesforce.</w:t>
      </w:r>
    </w:p>
    <w:p w:rsidR="005979B0" w:rsidRDefault="00116867" w14:paraId="7199FCA4" w14:textId="77777777">
      <w:pPr>
        <w:numPr>
          <w:ilvl w:val="0"/>
          <w:numId w:val="113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Style w:val="Strong"/>
          <w:rFonts w:ascii="Times New Roman" w:hAnsi="Times New Roman" w:eastAsia="Times New Roman" w:cs="Times New Roman"/>
        </w:rPr>
        <w:t>Stakeholders</w:t>
      </w:r>
      <w:r>
        <w:rPr>
          <w:rFonts w:ascii="Times New Roman" w:hAnsi="Times New Roman" w:eastAsia="Times New Roman" w:cs="Times New Roman"/>
        </w:rPr>
        <w:t>: Service App Vendor, Salesforce Integration Consultant, Cyrix Service Team.</w:t>
      </w:r>
    </w:p>
    <w:p w:rsidR="005979B0" w:rsidRDefault="00116867" w14:paraId="3EBB3FE4" w14:textId="77777777">
      <w:pPr>
        <w:pStyle w:val="Heading3"/>
        <w:jc w:val="both"/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eastAsia="Times New Roman" w:cs="Times New Roman"/>
          <w:color w:val="000000" w:themeColor="text1"/>
          <w:sz w:val="27"/>
          <w:szCs w:val="27"/>
        </w:rPr>
        <w:t>Common Integration Considerations</w:t>
      </w:r>
    </w:p>
    <w:p w:rsidR="005979B0" w:rsidRDefault="00116867" w14:paraId="6D495AA0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 authentication (OAuth, Basic Auth, Key-based).</w:t>
      </w:r>
    </w:p>
    <w:p w:rsidR="005979B0" w:rsidRDefault="00116867" w14:paraId="4EDEA402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Error handling &amp; retry logic.</w:t>
      </w:r>
    </w:p>
    <w:p w:rsidR="005979B0" w:rsidRDefault="00116867" w14:paraId="517602F6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Data ownership (which system is source of truth).</w:t>
      </w:r>
    </w:p>
    <w:p w:rsidR="005979B0" w:rsidRDefault="00116867" w14:paraId="28A006DC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Logging &amp; monitoring of integrations.</w:t>
      </w:r>
    </w:p>
    <w:p w:rsidR="005979B0" w:rsidRDefault="00116867" w14:paraId="2FCBEBFE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Sync frequency (Daily, Hourly, Real-time).</w:t>
      </w:r>
    </w:p>
    <w:p w:rsidR="005979B0" w:rsidRDefault="00116867" w14:paraId="24472B30" w14:textId="77777777">
      <w:pPr>
        <w:numPr>
          <w:ilvl w:val="0"/>
          <w:numId w:val="114"/>
        </w:numPr>
        <w:spacing w:beforeAutospacing="1" w:afterAutospacing="1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Data Format (JSON, XML, etc.)</w:t>
      </w:r>
    </w:p>
    <w:p w:rsidR="005979B0" w:rsidRDefault="005979B0" w14:paraId="2FA2804C" w14:textId="77777777">
      <w:pPr>
        <w:rPr>
          <w:rFonts w:ascii="Times New Roman" w:hAnsi="Times New Roman" w:cs="Times New Roman"/>
          <w:b/>
          <w:u w:val="single"/>
        </w:rPr>
      </w:pPr>
    </w:p>
    <w:p w:rsidR="005979B0" w:rsidRDefault="00116867" w14:paraId="3A5C2434" w14:textId="77777777">
      <w:pPr>
        <w:rPr>
          <w:rFonts w:ascii="Times New Roman" w:hAnsi="Times New Roman" w:cs="Times New Roman"/>
          <w:b/>
          <w:u w:val="single"/>
          <w:lang w:val="en-US"/>
        </w:rPr>
      </w:pPr>
      <w:r>
        <w:rPr>
          <w:rFonts w:ascii="Times New Roman" w:hAnsi="Times New Roman" w:cs="Times New Roman"/>
          <w:b/>
          <w:u w:val="single"/>
        </w:rPr>
        <w:t>Note:</w:t>
      </w:r>
    </w:p>
    <w:p w:rsidR="005979B0" w:rsidRDefault="00116867" w14:paraId="5067A5CD" w14:textId="77777777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Cyrix team to specify if any other fields are missed out mention or if any fields needs to be made as mandatory/ optional before starting with the implementations.</w:t>
      </w:r>
    </w:p>
    <w:p w:rsidR="005979B0" w:rsidRDefault="005979B0" w14:paraId="5922D95C" w14:textId="77777777">
      <w:pPr>
        <w:pStyle w:val="ListParagraph"/>
        <w:ind w:left="0"/>
        <w:rPr>
          <w:rFonts w:ascii="Times New Roman" w:hAnsi="Times New Roman" w:cs="Times New Roman"/>
        </w:rPr>
      </w:pPr>
    </w:p>
    <w:p w:rsidR="005979B0" w:rsidRDefault="005979B0" w14:paraId="280065B6" w14:textId="77777777">
      <w:pPr>
        <w:pStyle w:val="ListParagraph"/>
        <w:ind w:left="0"/>
        <w:rPr>
          <w:rFonts w:ascii="Times New Roman" w:hAnsi="Times New Roman" w:cs="Times New Roman"/>
        </w:rPr>
      </w:pPr>
    </w:p>
    <w:p w:rsidR="005979B0" w:rsidRDefault="00116867" w14:paraId="1F6E5095" w14:textId="77777777">
      <w:pPr>
        <w:pStyle w:val="ListParagraph"/>
        <w:ind w:left="0"/>
        <w:rPr>
          <w:rFonts w:ascii="Times New Roman" w:hAnsi="Times New Roman" w:cs="Times New Roman"/>
        </w:rPr>
      </w:pPr>
      <w:ins w:author="Manoj V Menon" w:date="2025-09-25T10:10:00Z" w:id="662">
        <w:r>
          <w:rPr>
            <w:rFonts w:ascii="Times New Roman" w:hAnsi="Times New Roman" w:cs="Times New Roman"/>
          </w:rPr>
          <w:t xml:space="preserve">KPI &amp; INCENTIVE MODULES TO BE </w:t>
        </w:r>
        <w:commentRangeStart w:id="663"/>
        <w:r>
          <w:rPr>
            <w:rFonts w:ascii="Times New Roman" w:hAnsi="Times New Roman" w:cs="Times New Roman"/>
          </w:rPr>
          <w:t>CREATED</w:t>
        </w:r>
      </w:ins>
      <w:commentRangeEnd w:id="663"/>
      <w:r w:rsidR="009D1C79">
        <w:rPr>
          <w:rStyle w:val="CommentReference"/>
        </w:rPr>
        <w:commentReference w:id="663"/>
      </w:r>
      <w:ins w:author="Manoj V Menon" w:date="2025-09-25T10:10:00Z" w:id="664">
        <w:r>
          <w:rPr>
            <w:rFonts w:ascii="Times New Roman" w:hAnsi="Times New Roman" w:cs="Times New Roman"/>
          </w:rPr>
          <w:t>.</w:t>
        </w:r>
      </w:ins>
    </w:p>
    <w:p w:rsidR="005979B0" w:rsidRDefault="00116867" w14:paraId="3F9FAE31" w14:textId="77777777">
      <w:pPr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**End of the document**</w:t>
      </w:r>
    </w:p>
    <w:sectPr w:rsidR="005979B0">
      <w:headerReference w:type="default" r:id="rId15"/>
      <w:pgSz w:w="11906" w:h="16838" w:orient="portrait"/>
      <w:pgMar w:top="1440" w:right="1800" w:bottom="1440" w:left="1800" w:header="720" w:footer="720" w:gutter="0"/>
      <w:pgNumType w:start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nitials="U" w:author="User" w:date="2025-11-27T18:12:00Z" w:id="102">
    <w:p w:rsidR="00F10029" w:rsidRDefault="00F10029" w14:paraId="3BFD2C10" w14:textId="77777777">
      <w:pPr>
        <w:pStyle w:val="CommentText"/>
      </w:pPr>
      <w:r>
        <w:t xml:space="preserve">Opportunity </w:t>
      </w:r>
      <w:r>
        <w:rPr>
          <w:rFonts w:ascii="Wingdings" w:hAnsi="Wingdings" w:eastAsia="Wingdings" w:cs="Wingdings"/>
        </w:rPr>
        <w:t>à</w:t>
      </w:r>
      <w:r>
        <w:t xml:space="preserve">Quote </w:t>
      </w:r>
      <w:r>
        <w:rPr>
          <w:rFonts w:ascii="Wingdings" w:hAnsi="Wingdings" w:eastAsia="Wingdings" w:cs="Wingdings"/>
        </w:rPr>
        <w:t>à</w:t>
      </w:r>
      <w:r>
        <w:t xml:space="preserve"> Oder</w:t>
      </w:r>
    </w:p>
  </w:comment>
  <w:comment w:initials="U" w:author="User" w:date="2025-11-27T18:17:00Z" w:id="107">
    <w:p w:rsidR="00F10029" w:rsidRDefault="00F10029" w14:paraId="7E3CD4AF" w14:textId="437B80AE">
      <w:pPr>
        <w:pStyle w:val="CommentText"/>
      </w:pPr>
      <w:r>
        <w:t>Can be added but need to discuss, need more details. ON scenario it should be sent to CFO?</w:t>
      </w:r>
    </w:p>
  </w:comment>
  <w:comment w:initials="U" w:author="User" w:date="2025-11-27T18:20:00Z" w:id="115">
    <w:p w:rsidR="00F10029" w:rsidRDefault="00F10029" w14:paraId="55888CB4" w14:textId="77777777">
      <w:pPr>
        <w:pStyle w:val="CommentText"/>
      </w:pPr>
      <w:r>
        <w:t>Need clarification and need to discuss</w:t>
      </w:r>
    </w:p>
  </w:comment>
  <w:comment w:initials="U" w:author="User" w:date="2026-01-08T11:15:00Z" w:id="159">
    <w:p w:rsidR="00F10029" w:rsidRDefault="00F10029" w14:paraId="70C910F4" w14:textId="31AA9F58">
      <w:pPr>
        <w:pStyle w:val="CommentText"/>
      </w:pPr>
      <w:r>
        <w:rPr>
          <w:rStyle w:val="CommentReference"/>
        </w:rPr>
        <w:annotationRef/>
      </w:r>
      <w:r>
        <w:t>Credit note is not part of scope of work</w:t>
      </w:r>
    </w:p>
  </w:comment>
  <w:comment w:initials="U" w:author="User" w:date="2025-11-27T18:29:00Z" w:id="207">
    <w:p w:rsidR="00F10029" w:rsidRDefault="00F10029" w14:paraId="445EEA82" w14:textId="77777777">
      <w:pPr>
        <w:pStyle w:val="CommentText"/>
      </w:pPr>
      <w:r>
        <w:t>If SAP can pass these values we can create these fields and store on Salesforce</w:t>
      </w:r>
    </w:p>
  </w:comment>
  <w:comment w:initials="U" w:author="User" w:date="2025-11-27T18:34:00Z" w:id="233">
    <w:p w:rsidR="00F10029" w:rsidRDefault="00F10029" w14:paraId="457969C1" w14:textId="77777777">
      <w:pPr>
        <w:pStyle w:val="CommentText"/>
      </w:pPr>
      <w:r>
        <w:t>We can provide the API  SAP can pass batch wise or Live</w:t>
      </w:r>
    </w:p>
  </w:comment>
  <w:comment w:initials="U" w:author="User" w:date="2026-02-03T19:38:00Z" w:id="263">
    <w:p w:rsidR="00F10029" w:rsidRDefault="00F10029" w14:paraId="31FCC8C4" w14:textId="72926304">
      <w:pPr>
        <w:pStyle w:val="CommentText"/>
      </w:pPr>
      <w:r>
        <w:rPr>
          <w:rStyle w:val="CommentReference"/>
        </w:rPr>
        <w:annotationRef/>
      </w:r>
      <w:r>
        <w:t>Need explanation</w:t>
      </w:r>
    </w:p>
  </w:comment>
  <w:comment w:initials="" w:author="Jeevan Joy Pious" w:date="2025-09-18T14:33:00Z" w:id="354">
    <w:p w:rsidR="00F10029" w:rsidRDefault="00F10029" w14:paraId="71363643" w14:textId="77777777">
      <w:pPr>
        <w:pStyle w:val="CommentText"/>
      </w:pPr>
      <w:r>
        <w:rPr>
          <w:lang w:val="en-IN"/>
        </w:rPr>
        <w:t>Drop Down required with days count</w:t>
      </w:r>
    </w:p>
    <w:p w:rsidRPr="00E94847" w:rsidR="00F10029" w:rsidRDefault="00F10029" w14:paraId="2AE0AB72" w14:textId="2186CC3C">
      <w:pPr>
        <w:pStyle w:val="CommentText"/>
        <w:numPr>
          <w:ilvl w:val="0"/>
          <w:numId w:val="7"/>
        </w:numPr>
      </w:pPr>
      <w:r>
        <w:t>15 days</w:t>
      </w:r>
    </w:p>
    <w:p w:rsidR="00F10029" w:rsidRDefault="00F10029" w14:paraId="47CC9B48" w14:textId="77777777">
      <w:pPr>
        <w:pStyle w:val="CommentText"/>
        <w:numPr>
          <w:ilvl w:val="0"/>
          <w:numId w:val="7"/>
        </w:numPr>
      </w:pPr>
      <w:r>
        <w:rPr>
          <w:lang w:val="en-IN"/>
        </w:rPr>
        <w:t>30 Days</w:t>
      </w:r>
    </w:p>
    <w:p w:rsidR="00F10029" w:rsidRDefault="00F10029" w14:paraId="0F6DE536" w14:textId="77777777">
      <w:pPr>
        <w:pStyle w:val="CommentText"/>
        <w:numPr>
          <w:ilvl w:val="0"/>
          <w:numId w:val="7"/>
        </w:numPr>
      </w:pPr>
      <w:r>
        <w:rPr>
          <w:lang w:val="en-IN"/>
        </w:rPr>
        <w:t>45 Days</w:t>
      </w:r>
    </w:p>
    <w:p w:rsidR="00F10029" w:rsidRDefault="00F10029" w14:paraId="05FF0A1C" w14:textId="77777777">
      <w:pPr>
        <w:pStyle w:val="CommentText"/>
        <w:numPr>
          <w:ilvl w:val="0"/>
          <w:numId w:val="7"/>
        </w:numPr>
      </w:pPr>
      <w:r>
        <w:rPr>
          <w:lang w:val="en-IN"/>
        </w:rPr>
        <w:t>60 Days</w:t>
      </w:r>
    </w:p>
    <w:p w:rsidR="00F10029" w:rsidRDefault="00F10029" w14:paraId="24337E35" w14:textId="77777777">
      <w:pPr>
        <w:pStyle w:val="CommentText"/>
        <w:numPr>
          <w:ilvl w:val="0"/>
          <w:numId w:val="7"/>
        </w:numPr>
      </w:pPr>
      <w:r>
        <w:rPr>
          <w:lang w:val="en-IN"/>
        </w:rPr>
        <w:t>90 Days</w:t>
      </w:r>
    </w:p>
    <w:p w:rsidR="00F10029" w:rsidRDefault="00F10029" w14:paraId="5117254E" w14:textId="77777777">
      <w:pPr>
        <w:pStyle w:val="CommentText"/>
      </w:pPr>
      <w:r>
        <w:rPr>
          <w:lang w:val="en-IN"/>
        </w:rPr>
        <w:t>Date need to be auto capture based on selection</w:t>
      </w:r>
    </w:p>
  </w:comment>
  <w:comment w:initials="U" w:author="User" w:date="2026-02-03T19:42:00Z" w:id="356">
    <w:p w:rsidR="00F10029" w:rsidRDefault="00F10029" w14:paraId="1202E6E8" w14:textId="3941EEE8">
      <w:pPr>
        <w:pStyle w:val="CommentText"/>
      </w:pPr>
      <w:r>
        <w:rPr>
          <w:rStyle w:val="CommentReference"/>
        </w:rPr>
        <w:annotationRef/>
      </w:r>
      <w:r>
        <w:t>Do you have branch wise bank details?</w:t>
      </w:r>
    </w:p>
    <w:p w:rsidR="00F10029" w:rsidRDefault="00F10029" w14:paraId="6747B52A" w14:textId="38D5AEC1">
      <w:pPr>
        <w:pStyle w:val="CommentText"/>
      </w:pPr>
      <w:r>
        <w:t>Need confirmation from client</w:t>
      </w:r>
    </w:p>
  </w:comment>
  <w:comment w:initials="U" w:author="User" w:date="2026-02-27T11:48:00Z" w:id="357">
    <w:p w:rsidR="007440C2" w:rsidRDefault="007440C2" w14:paraId="6E0A1D48" w14:textId="58FB1AB9">
      <w:pPr>
        <w:pStyle w:val="CommentText"/>
      </w:pPr>
      <w:r>
        <w:rPr>
          <w:rStyle w:val="CommentReference"/>
        </w:rPr>
        <w:annotationRef/>
      </w:r>
      <w:r w:rsidR="00E01AAE">
        <w:rPr>
          <w:noProof/>
        </w:rPr>
        <w:t>Nee</w:t>
      </w:r>
      <w:r w:rsidR="00E01AAE">
        <w:rPr>
          <w:noProof/>
        </w:rPr>
        <w:t>d</w:t>
      </w:r>
      <w:r w:rsidR="00E01AAE">
        <w:rPr>
          <w:noProof/>
        </w:rPr>
        <w:t xml:space="preserve"> </w:t>
      </w:r>
      <w:r w:rsidR="00E01AAE">
        <w:rPr>
          <w:noProof/>
        </w:rPr>
        <w:t>c</w:t>
      </w:r>
      <w:r w:rsidR="00E01AAE">
        <w:rPr>
          <w:noProof/>
        </w:rPr>
        <w:t>o</w:t>
      </w:r>
      <w:r w:rsidR="00E01AAE">
        <w:rPr>
          <w:noProof/>
        </w:rPr>
        <w:t>nfi</w:t>
      </w:r>
      <w:r w:rsidR="00E01AAE">
        <w:rPr>
          <w:noProof/>
        </w:rPr>
        <w:t>rm</w:t>
      </w:r>
      <w:r w:rsidR="00E01AAE">
        <w:rPr>
          <w:noProof/>
        </w:rPr>
        <w:t>at</w:t>
      </w:r>
      <w:r w:rsidR="00E01AAE">
        <w:rPr>
          <w:noProof/>
        </w:rPr>
        <w:t>o</w:t>
      </w:r>
      <w:r w:rsidR="00E01AAE">
        <w:rPr>
          <w:noProof/>
        </w:rPr>
        <w:t xml:space="preserve"> </w:t>
      </w:r>
      <w:r w:rsidR="00E01AAE">
        <w:rPr>
          <w:noProof/>
        </w:rPr>
        <w:t>fro</w:t>
      </w:r>
      <w:r w:rsidR="00E01AAE">
        <w:rPr>
          <w:noProof/>
        </w:rPr>
        <w:t xml:space="preserve">m </w:t>
      </w:r>
      <w:r w:rsidR="00E01AAE">
        <w:rPr>
          <w:noProof/>
        </w:rPr>
        <w:t>cli</w:t>
      </w:r>
      <w:r w:rsidR="00E01AAE">
        <w:rPr>
          <w:noProof/>
        </w:rPr>
        <w:t>en</w:t>
      </w:r>
      <w:r w:rsidR="00E01AAE">
        <w:rPr>
          <w:noProof/>
        </w:rPr>
        <w:t>t</w:t>
      </w:r>
    </w:p>
  </w:comment>
  <w:comment w:initials="U" w:author="User" w:date="2026-02-07T09:39:00Z" w:id="359">
    <w:p w:rsidR="00F10029" w:rsidRDefault="00F10029" w14:paraId="231255AA" w14:textId="332BFABB">
      <w:pPr>
        <w:pStyle w:val="CommentText"/>
      </w:pPr>
      <w:r>
        <w:rPr>
          <w:rStyle w:val="CommentReference"/>
        </w:rPr>
        <w:annotationRef/>
      </w:r>
      <w:r>
        <w:t>Client need to provide</w:t>
      </w:r>
    </w:p>
  </w:comment>
  <w:comment w:initials="U" w:author="User" w:date="2026-02-26T12:58:00Z" w:id="361">
    <w:p w:rsidR="005E7D58" w:rsidRDefault="005E7D58" w14:paraId="704CA53A" w14:textId="476B9815">
      <w:pPr>
        <w:pStyle w:val="CommentText"/>
      </w:pPr>
      <w:r>
        <w:rPr>
          <w:rStyle w:val="CommentReference"/>
        </w:rPr>
        <w:annotationRef/>
      </w:r>
    </w:p>
  </w:comment>
  <w:comment w:initials="U" w:author="User" w:date="2026-02-07T09:43:00Z" w:id="362">
    <w:p w:rsidR="00F10029" w:rsidRDefault="00F10029" w14:paraId="32C426CC" w14:textId="434B270F">
      <w:pPr>
        <w:pStyle w:val="CommentText"/>
      </w:pPr>
      <w:r>
        <w:rPr>
          <w:rStyle w:val="CommentReference"/>
        </w:rPr>
        <w:annotationRef/>
      </w:r>
      <w:r>
        <w:t>Need confirmation from client for all the fileds highlighted in red</w:t>
      </w:r>
    </w:p>
  </w:comment>
  <w:comment w:initials="U" w:author="User" w:date="2026-02-07T10:01:00Z" w:id="374">
    <w:p w:rsidR="00F10029" w:rsidRDefault="00F10029" w14:paraId="5B173A8B" w14:textId="4CD938C8">
      <w:pPr>
        <w:pStyle w:val="CommentText"/>
      </w:pPr>
      <w:r>
        <w:rPr>
          <w:rStyle w:val="CommentReference"/>
        </w:rPr>
        <w:annotationRef/>
      </w:r>
      <w:r>
        <w:t>FIT need to discuss internally and confirm the pointer, item wise also needs to be checked and approval needs to be triggered</w:t>
      </w:r>
    </w:p>
  </w:comment>
  <w:comment w:initials="U" w:author="User" w:date="2026-02-03T18:37:00Z" w:id="410">
    <w:p w:rsidR="00F10029" w:rsidRDefault="00F10029" w14:paraId="3979C1BF" w14:textId="33023C86">
      <w:pPr>
        <w:pStyle w:val="CommentText"/>
      </w:pPr>
      <w:r>
        <w:rPr>
          <w:rStyle w:val="CommentReference"/>
        </w:rPr>
        <w:annotationRef/>
      </w:r>
      <w:r>
        <w:t>Need clarification are these fields?</w:t>
      </w:r>
    </w:p>
  </w:comment>
  <w:comment w:initials="SG" w:author="Sandhya Govind" w:date="2025-09-18T15:06:00Z" w:id="414">
    <w:p w:rsidR="00F10029" w:rsidRDefault="00F10029" w14:paraId="28B27C00" w14:textId="77777777">
      <w:pPr>
        <w:pStyle w:val="CommentText"/>
      </w:pPr>
      <w:r>
        <w:t>Quotes by region and sales engineer</w:t>
      </w:r>
    </w:p>
  </w:comment>
  <w:comment w:initials="U" w:author="User" w:date="2026-02-03T18:41:00Z" w:id="472">
    <w:p w:rsidR="00F10029" w:rsidRDefault="00F10029" w14:paraId="4F673E46" w14:textId="24FD0F07">
      <w:pPr>
        <w:pStyle w:val="CommentText"/>
      </w:pPr>
      <w:r>
        <w:rPr>
          <w:rStyle w:val="CommentReference"/>
        </w:rPr>
        <w:annotationRef/>
      </w:r>
      <w:r>
        <w:t>Above 3 pointers needs to be discussed will there be any fields to trigger notifications?</w:t>
      </w:r>
    </w:p>
  </w:comment>
  <w:comment w:initials="U" w:author="User" w:date="2026-02-27T13:27:00Z" w:id="476">
    <w:p w:rsidR="00FD089F" w:rsidRDefault="00FD089F" w14:paraId="52B88DA8" w14:textId="3DDD29FC">
      <w:pPr>
        <w:pStyle w:val="CommentText"/>
      </w:pPr>
      <w:r>
        <w:rPr>
          <w:rStyle w:val="CommentReference"/>
        </w:rPr>
        <w:annotationRef/>
      </w:r>
      <w:r>
        <w:t>Need to confirm with rakesh before this point is concluded</w:t>
      </w:r>
    </w:p>
  </w:comment>
  <w:comment w:initials="SG" w:author="Sandhya Govind" w:date="2025-09-18T12:01:00Z" w:id="479">
    <w:p w:rsidR="00F10029" w:rsidRDefault="00F10029" w14:paraId="7A2CC088" w14:textId="77777777">
      <w:pPr>
        <w:pStyle w:val="CommentText"/>
      </w:pPr>
      <w:r>
        <w:t>placing purchase request in case product not available</w:t>
      </w:r>
    </w:p>
  </w:comment>
  <w:comment w:initials="" w:author="Microsoft account" w:date="2025-10-16T17:35:00Z" w:id="478">
    <w:p w:rsidR="00F10029" w:rsidRDefault="00F10029" w14:paraId="21E31878" w14:textId="77777777">
      <w:pPr>
        <w:pStyle w:val="CommentText"/>
      </w:pPr>
      <w:r>
        <w:t>Purchase Request is not part of scope of work</w:t>
      </w:r>
    </w:p>
  </w:comment>
  <w:comment w:initials="" w:author="Microsoft account" w:date="2025-10-16T17:35:00Z" w:id="482">
    <w:p w:rsidR="00F10029" w:rsidRDefault="00F10029" w14:paraId="033D9737" w14:textId="77777777">
      <w:pPr>
        <w:pStyle w:val="CommentText"/>
      </w:pPr>
      <w:r>
        <w:t>This integration is explaining about only Account/ Customer integration. Remaining objects integration is mentioned in the respective modules</w:t>
      </w:r>
    </w:p>
  </w:comment>
  <w:comment w:initials="U" w:author="User" w:date="2026-02-03T18:42:00Z" w:id="513">
    <w:p w:rsidR="00F10029" w:rsidRDefault="00F10029" w14:paraId="1B364A79" w14:textId="3846AF0D">
      <w:pPr>
        <w:pStyle w:val="CommentText"/>
      </w:pPr>
      <w:r>
        <w:rPr>
          <w:rStyle w:val="CommentReference"/>
        </w:rPr>
        <w:annotationRef/>
      </w:r>
      <w:r>
        <w:t>Tour plan is not part of the scope of work</w:t>
      </w:r>
    </w:p>
  </w:comment>
  <w:comment w:initials="U" w:author="User" w:date="2026-02-03T18:43:00Z" w:id="516">
    <w:p w:rsidR="00F10029" w:rsidRDefault="00F10029" w14:paraId="0AB65B85" w14:textId="351CA88B">
      <w:pPr>
        <w:pStyle w:val="CommentText"/>
      </w:pPr>
      <w:r>
        <w:rPr>
          <w:rStyle w:val="CommentReference"/>
        </w:rPr>
        <w:annotationRef/>
      </w:r>
      <w:r>
        <w:t>Need clarification</w:t>
      </w:r>
    </w:p>
  </w:comment>
  <w:comment w:initials="AS" w:author="Adrian Sebastian" w:date="2025-09-18T17:00:00Z" w:id="657">
    <w:p w:rsidR="00F10029" w:rsidRDefault="00F10029" w14:paraId="13EDDD16" w14:textId="77777777">
      <w:pPr>
        <w:pStyle w:val="CommentText"/>
      </w:pPr>
      <w:r>
        <w:t>What receipts does it mean here ?</w:t>
      </w:r>
    </w:p>
  </w:comment>
  <w:comment w:initials="AS" w:author="Adrian Sebastian" w:date="2025-09-18T17:03:00Z" w:id="660">
    <w:p w:rsidR="00F10029" w:rsidRDefault="00F10029" w14:paraId="4E98B17D" w14:textId="77777777">
      <w:pPr>
        <w:pStyle w:val="CommentText"/>
      </w:pPr>
      <w:r>
        <w:t xml:space="preserve">Need to set a frequency of these Sync </w:t>
      </w:r>
    </w:p>
  </w:comment>
  <w:comment w:initials="AS" w:author="Adrian Sebastian" w:date="2025-09-18T17:06:00Z" w:id="661">
    <w:p w:rsidR="00F10029" w:rsidRDefault="00F10029" w14:paraId="48BD3391" w14:textId="77777777">
      <w:pPr>
        <w:pStyle w:val="CommentText"/>
      </w:pPr>
      <w:r>
        <w:t>Should we add Accounts Team as well ?</w:t>
      </w:r>
    </w:p>
  </w:comment>
  <w:comment w:initials="U" w:author="User" w:date="2026-01-07T18:59:00Z" w:id="663">
    <w:p w:rsidR="00F10029" w:rsidRDefault="00F10029" w14:paraId="1252AC12" w14:textId="7B76A7AB">
      <w:pPr>
        <w:pStyle w:val="CommentText"/>
      </w:pPr>
      <w:r>
        <w:rPr>
          <w:rStyle w:val="CommentReference"/>
        </w:rPr>
        <w:annotationRef/>
      </w:r>
      <w:r>
        <w:t>Not part of scope of work, only simple incentive calculation is scope of work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BFD2C10" w15:done="0"/>
  <w15:commentEx w15:paraId="7E3CD4AF" w15:done="0"/>
  <w15:commentEx w15:paraId="55888CB4" w15:done="0"/>
  <w15:commentEx w15:paraId="70C910F4" w15:done="0"/>
  <w15:commentEx w15:paraId="445EEA82" w15:done="0"/>
  <w15:commentEx w15:paraId="457969C1" w15:done="0"/>
  <w15:commentEx w15:paraId="31FCC8C4" w15:done="0"/>
  <w15:commentEx w15:paraId="5117254E" w15:done="0"/>
  <w15:commentEx w15:paraId="6747B52A" w15:done="0"/>
  <w15:commentEx w15:paraId="6E0A1D48" w15:done="0"/>
  <w15:commentEx w15:paraId="231255AA" w15:done="0"/>
  <w15:commentEx w15:paraId="704CA53A" w15:done="0"/>
  <w15:commentEx w15:paraId="32C426CC" w15:done="0"/>
  <w15:commentEx w15:paraId="5B173A8B" w15:done="0"/>
  <w15:commentEx w15:paraId="3979C1BF" w15:done="0"/>
  <w15:commentEx w15:paraId="28B27C00" w15:done="0"/>
  <w15:commentEx w15:paraId="4F673E46" w15:done="0"/>
  <w15:commentEx w15:paraId="52B88DA8" w15:done="0"/>
  <w15:commentEx w15:paraId="7A2CC088" w15:done="0"/>
  <w15:commentEx w15:paraId="21E31878" w15:done="0"/>
  <w15:commentEx w15:paraId="033D9737" w15:done="0"/>
  <w15:commentEx w15:paraId="1B364A79" w15:done="0"/>
  <w15:commentEx w15:paraId="0AB65B85" w15:done="0"/>
  <w15:commentEx w15:paraId="13EDDD16" w15:done="0"/>
  <w15:commentEx w15:paraId="4E98B17D" w15:done="0"/>
  <w15:commentEx w15:paraId="48BD3391" w15:done="0"/>
  <w15:commentEx w15:paraId="1252AC1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AAE" w:rsidRDefault="00E01AAE" w14:paraId="1D2B86A9" w14:textId="77777777">
      <w:pPr>
        <w:spacing w:line="240" w:lineRule="auto"/>
      </w:pPr>
      <w:r>
        <w:separator/>
      </w:r>
    </w:p>
  </w:endnote>
  <w:endnote w:type="continuationSeparator" w:id="0">
    <w:p w:rsidR="00E01AAE" w:rsidRDefault="00E01AAE" w14:paraId="1FBD638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AAE" w:rsidRDefault="00E01AAE" w14:paraId="44174795" w14:textId="77777777">
      <w:pPr>
        <w:spacing w:after="0"/>
      </w:pPr>
      <w:r>
        <w:separator/>
      </w:r>
    </w:p>
  </w:footnote>
  <w:footnote w:type="continuationSeparator" w:id="0">
    <w:p w:rsidR="00E01AAE" w:rsidRDefault="00E01AAE" w14:paraId="5005607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F10029" w:rsidRDefault="00F10029" w14:paraId="01FE3905" w14:textId="77777777">
    <w:pPr>
      <w:pStyle w:val="Header"/>
      <w:ind w:firstLine="703" w:firstLineChars="350"/>
      <w:jc w:val="both"/>
      <w:rPr>
        <w:rFonts w:ascii="Times New Roman" w:hAnsi="Times New Roman" w:cs="Times New Roman"/>
        <w:b/>
        <w:sz w:val="28"/>
        <w:szCs w:val="28"/>
      </w:rPr>
    </w:pPr>
    <w:r>
      <w:rPr>
        <w:b/>
        <w:noProof/>
        <w:sz w:val="20"/>
        <w:lang w:val="en-IN"/>
      </w:rPr>
      <w:drawing>
        <wp:anchor distT="0" distB="0" distL="0" distR="0" simplePos="0" relativeHeight="251659264" behindDoc="1" locked="0" layoutInCell="1" allowOverlap="1" wp14:anchorId="32141904" wp14:editId="7777777">
          <wp:simplePos x="0" y="0"/>
          <wp:positionH relativeFrom="rightMargin">
            <wp:posOffset>-762000</wp:posOffset>
          </wp:positionH>
          <wp:positionV relativeFrom="page">
            <wp:posOffset>397510</wp:posOffset>
          </wp:positionV>
          <wp:extent cx="882650" cy="237490"/>
          <wp:effectExtent l="0" t="0" r="0" b="0"/>
          <wp:wrapNone/>
          <wp:docPr id="1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839" cy="237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8"/>
        <w:szCs w:val="28"/>
      </w:rPr>
      <w:t xml:space="preserve">Cyrix Business Requirement Document                              </w:t>
    </w:r>
  </w:p>
  <w:p w:rsidR="00F10029" w:rsidRDefault="00F10029" w14:paraId="70EDB002" w14:textId="77777777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0A15C3E"/>
    <w:multiLevelType w:val="multilevel"/>
    <w:tmpl w:val="90A15C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0B3C074"/>
    <w:multiLevelType w:val="multilevel"/>
    <w:tmpl w:val="90B3C0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 w15:restartNumberingAfterBreak="0">
    <w:nsid w:val="AB5AAC10"/>
    <w:multiLevelType w:val="multilevel"/>
    <w:tmpl w:val="AB5AAC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 w15:restartNumberingAfterBreak="0">
    <w:nsid w:val="AF17C9C3"/>
    <w:multiLevelType w:val="singleLevel"/>
    <w:tmpl w:val="AF17C9C3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3C5382E"/>
    <w:multiLevelType w:val="multilevel"/>
    <w:tmpl w:val="B3C5382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BE887AB3"/>
    <w:multiLevelType w:val="multilevel"/>
    <w:tmpl w:val="BE887A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 w15:restartNumberingAfterBreak="0">
    <w:nsid w:val="C3B710D3"/>
    <w:multiLevelType w:val="multilevel"/>
    <w:tmpl w:val="C3B710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 w15:restartNumberingAfterBreak="0">
    <w:nsid w:val="CC92360E"/>
    <w:multiLevelType w:val="multilevel"/>
    <w:tmpl w:val="CC9236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 w15:restartNumberingAfterBreak="0">
    <w:nsid w:val="DACFB5A0"/>
    <w:multiLevelType w:val="multilevel"/>
    <w:tmpl w:val="DACFB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 w15:restartNumberingAfterBreak="0">
    <w:nsid w:val="DAEC541A"/>
    <w:multiLevelType w:val="multilevel"/>
    <w:tmpl w:val="DAEC54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 w15:restartNumberingAfterBreak="0">
    <w:nsid w:val="DC312AB3"/>
    <w:multiLevelType w:val="multilevel"/>
    <w:tmpl w:val="DC312A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 w15:restartNumberingAfterBreak="0">
    <w:nsid w:val="E8C81ABF"/>
    <w:multiLevelType w:val="multilevel"/>
    <w:tmpl w:val="E8C81A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 w15:restartNumberingAfterBreak="0">
    <w:nsid w:val="EEB8F479"/>
    <w:multiLevelType w:val="multilevel"/>
    <w:tmpl w:val="EEB8F4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 w15:restartNumberingAfterBreak="0">
    <w:nsid w:val="F4CB4D4F"/>
    <w:multiLevelType w:val="multilevel"/>
    <w:tmpl w:val="F4CB4D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 w15:restartNumberingAfterBreak="0">
    <w:nsid w:val="FB06B21C"/>
    <w:multiLevelType w:val="singleLevel"/>
    <w:tmpl w:val="FB06B21C"/>
    <w:lvl w:ilvl="0">
      <w:start w:val="1"/>
      <w:numFmt w:val="decimal"/>
      <w:suff w:val="space"/>
      <w:lvlText w:val="%1."/>
      <w:lvlJc w:val="left"/>
      <w:pPr>
        <w:ind w:left="525" w:firstLine="0"/>
      </w:pPr>
    </w:lvl>
  </w:abstractNum>
  <w:abstractNum w:abstractNumId="15" w15:restartNumberingAfterBreak="0">
    <w:nsid w:val="00E03529"/>
    <w:multiLevelType w:val="multilevel"/>
    <w:tmpl w:val="00E035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0E45998"/>
    <w:multiLevelType w:val="multilevel"/>
    <w:tmpl w:val="00E45998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2843EBD"/>
    <w:multiLevelType w:val="multilevel"/>
    <w:tmpl w:val="02843EB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5A123DD"/>
    <w:multiLevelType w:val="multilevel"/>
    <w:tmpl w:val="05A123DD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9" w15:restartNumberingAfterBreak="0">
    <w:nsid w:val="078A79BB"/>
    <w:multiLevelType w:val="multilevel"/>
    <w:tmpl w:val="078A79B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8EB0246"/>
    <w:multiLevelType w:val="singleLevel"/>
    <w:tmpl w:val="08EB0246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09D42FE6"/>
    <w:multiLevelType w:val="multilevel"/>
    <w:tmpl w:val="09D42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A7D7F87"/>
    <w:multiLevelType w:val="multilevel"/>
    <w:tmpl w:val="0A7D7F8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0BEDC325"/>
    <w:multiLevelType w:val="multilevel"/>
    <w:tmpl w:val="0BEDC3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 w15:restartNumberingAfterBreak="0">
    <w:nsid w:val="0D743F9F"/>
    <w:multiLevelType w:val="multilevel"/>
    <w:tmpl w:val="0D743F9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FE611FB"/>
    <w:multiLevelType w:val="multilevel"/>
    <w:tmpl w:val="0FE611F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04B5105"/>
    <w:multiLevelType w:val="multilevel"/>
    <w:tmpl w:val="104B51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 w15:restartNumberingAfterBreak="0">
    <w:nsid w:val="10566375"/>
    <w:multiLevelType w:val="multilevel"/>
    <w:tmpl w:val="1056637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44B4425"/>
    <w:multiLevelType w:val="multilevel"/>
    <w:tmpl w:val="144B44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4E42533"/>
    <w:multiLevelType w:val="multilevel"/>
    <w:tmpl w:val="14E4253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4FC4943"/>
    <w:multiLevelType w:val="multilevel"/>
    <w:tmpl w:val="14FC494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665A6B1"/>
    <w:multiLevelType w:val="multilevel"/>
    <w:tmpl w:val="1665A6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 w15:restartNumberingAfterBreak="0">
    <w:nsid w:val="18C609E6"/>
    <w:multiLevelType w:val="multilevel"/>
    <w:tmpl w:val="18C609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 w15:restartNumberingAfterBreak="0">
    <w:nsid w:val="19160976"/>
    <w:multiLevelType w:val="multilevel"/>
    <w:tmpl w:val="19160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B5248D7"/>
    <w:multiLevelType w:val="multilevel"/>
    <w:tmpl w:val="1B5248D7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2F017B1"/>
    <w:multiLevelType w:val="multilevel"/>
    <w:tmpl w:val="22F017B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6F413B5"/>
    <w:multiLevelType w:val="multilevel"/>
    <w:tmpl w:val="26F413B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7F3446B"/>
    <w:multiLevelType w:val="multilevel"/>
    <w:tmpl w:val="27F3446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9514208"/>
    <w:multiLevelType w:val="multilevel"/>
    <w:tmpl w:val="29514208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39" w15:restartNumberingAfterBreak="0">
    <w:nsid w:val="29822043"/>
    <w:multiLevelType w:val="multilevel"/>
    <w:tmpl w:val="2982204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A4C6457"/>
    <w:multiLevelType w:val="multilevel"/>
    <w:tmpl w:val="2A4C645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DCC2CEC"/>
    <w:multiLevelType w:val="multilevel"/>
    <w:tmpl w:val="2DCC2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300796"/>
    <w:multiLevelType w:val="multilevel"/>
    <w:tmpl w:val="2F300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0D9330B"/>
    <w:multiLevelType w:val="multilevel"/>
    <w:tmpl w:val="30D933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2B336C9"/>
    <w:multiLevelType w:val="multilevel"/>
    <w:tmpl w:val="32B336C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4B24503"/>
    <w:multiLevelType w:val="multilevel"/>
    <w:tmpl w:val="34B2450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4F85E19"/>
    <w:multiLevelType w:val="multilevel"/>
    <w:tmpl w:val="34F85E1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068AE9"/>
    <w:multiLevelType w:val="singleLevel"/>
    <w:tmpl w:val="37068AE9"/>
    <w:lvl w:ilvl="0">
      <w:start w:val="1"/>
      <w:numFmt w:val="decimal"/>
      <w:suff w:val="space"/>
      <w:lvlText w:val="%1."/>
      <w:lvlJc w:val="left"/>
    </w:lvl>
  </w:abstractNum>
  <w:abstractNum w:abstractNumId="48" w15:restartNumberingAfterBreak="0">
    <w:nsid w:val="37B42448"/>
    <w:multiLevelType w:val="multilevel"/>
    <w:tmpl w:val="37B42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 w15:restartNumberingAfterBreak="0">
    <w:nsid w:val="3A4A79A7"/>
    <w:multiLevelType w:val="multilevel"/>
    <w:tmpl w:val="3A4A79A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A7F5A70"/>
    <w:multiLevelType w:val="multilevel"/>
    <w:tmpl w:val="3A7F5A7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DE07523"/>
    <w:multiLevelType w:val="hybridMultilevel"/>
    <w:tmpl w:val="03067F3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2" w15:restartNumberingAfterBreak="0">
    <w:nsid w:val="3F445294"/>
    <w:multiLevelType w:val="multilevel"/>
    <w:tmpl w:val="3F445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23417DB"/>
    <w:multiLevelType w:val="multilevel"/>
    <w:tmpl w:val="423417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 w15:restartNumberingAfterBreak="0">
    <w:nsid w:val="42B5631C"/>
    <w:multiLevelType w:val="multilevel"/>
    <w:tmpl w:val="42B5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4985001"/>
    <w:multiLevelType w:val="multilevel"/>
    <w:tmpl w:val="4498500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67A6AAA"/>
    <w:multiLevelType w:val="multilevel"/>
    <w:tmpl w:val="467A6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79138DF"/>
    <w:multiLevelType w:val="multilevel"/>
    <w:tmpl w:val="479138D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8762AE1"/>
    <w:multiLevelType w:val="multilevel"/>
    <w:tmpl w:val="48762A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 w15:restartNumberingAfterBreak="0">
    <w:nsid w:val="4E18EA0A"/>
    <w:multiLevelType w:val="multilevel"/>
    <w:tmpl w:val="4E18EA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 w15:restartNumberingAfterBreak="0">
    <w:nsid w:val="4F2F7D7A"/>
    <w:multiLevelType w:val="multilevel"/>
    <w:tmpl w:val="4F2F7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0E65C73"/>
    <w:multiLevelType w:val="multilevel"/>
    <w:tmpl w:val="50E65C7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1004308"/>
    <w:multiLevelType w:val="multilevel"/>
    <w:tmpl w:val="51004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153222E"/>
    <w:multiLevelType w:val="multilevel"/>
    <w:tmpl w:val="51532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1777A2B"/>
    <w:multiLevelType w:val="multilevel"/>
    <w:tmpl w:val="51777A2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2C642BA"/>
    <w:multiLevelType w:val="multilevel"/>
    <w:tmpl w:val="52C64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746182"/>
    <w:multiLevelType w:val="multilevel"/>
    <w:tmpl w:val="53746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C01540F"/>
    <w:multiLevelType w:val="multilevel"/>
    <w:tmpl w:val="5C01540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C3F2F3D"/>
    <w:multiLevelType w:val="multilevel"/>
    <w:tmpl w:val="5C3F2F3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C950C07"/>
    <w:multiLevelType w:val="multilevel"/>
    <w:tmpl w:val="5C950C0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EB57E5D"/>
    <w:multiLevelType w:val="multilevel"/>
    <w:tmpl w:val="5EB57E5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0531ECD"/>
    <w:multiLevelType w:val="multilevel"/>
    <w:tmpl w:val="60531EC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18201B0"/>
    <w:multiLevelType w:val="multilevel"/>
    <w:tmpl w:val="618201B0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3F92456"/>
    <w:multiLevelType w:val="multilevel"/>
    <w:tmpl w:val="63F92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4B01385"/>
    <w:multiLevelType w:val="multilevel"/>
    <w:tmpl w:val="64B0138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4F426B7"/>
    <w:multiLevelType w:val="multilevel"/>
    <w:tmpl w:val="64F426B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87E65CD"/>
    <w:multiLevelType w:val="multilevel"/>
    <w:tmpl w:val="687E65C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8D5853B"/>
    <w:multiLevelType w:val="multilevel"/>
    <w:tmpl w:val="68D585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 w15:restartNumberingAfterBreak="0">
    <w:nsid w:val="68E56663"/>
    <w:multiLevelType w:val="multilevel"/>
    <w:tmpl w:val="68E5666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9092556"/>
    <w:multiLevelType w:val="multilevel"/>
    <w:tmpl w:val="690925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 w15:restartNumberingAfterBreak="0">
    <w:nsid w:val="6C460155"/>
    <w:multiLevelType w:val="multilevel"/>
    <w:tmpl w:val="6C46015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D51045B"/>
    <w:multiLevelType w:val="multilevel"/>
    <w:tmpl w:val="6D51045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07450D9"/>
    <w:multiLevelType w:val="multilevel"/>
    <w:tmpl w:val="707450D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0CE59C5"/>
    <w:multiLevelType w:val="multilevel"/>
    <w:tmpl w:val="70CE59C5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4" w15:restartNumberingAfterBreak="0">
    <w:nsid w:val="70F2DC8C"/>
    <w:multiLevelType w:val="multilevel"/>
    <w:tmpl w:val="70F2DC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eastAsia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 w15:restartNumberingAfterBreak="0">
    <w:nsid w:val="7387620B"/>
    <w:multiLevelType w:val="multilevel"/>
    <w:tmpl w:val="7387620B"/>
    <w:lvl w:ilvl="0">
      <w:start w:val="1"/>
      <w:numFmt w:val="decimal"/>
      <w:pStyle w:val="ListNumber2"/>
      <w:lvlText w:val="%1."/>
      <w:lvlJc w:val="left"/>
      <w:pPr>
        <w:ind w:left="720" w:hanging="360"/>
      </w:pPr>
      <w:rPr>
        <w:rFonts w:ascii="Times New Roman" w:hAnsi="Times New Roman" w:eastAsia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579775D"/>
    <w:multiLevelType w:val="multilevel"/>
    <w:tmpl w:val="7579775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6446924"/>
    <w:multiLevelType w:val="multilevel"/>
    <w:tmpl w:val="76446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AC7C92"/>
    <w:multiLevelType w:val="multilevel"/>
    <w:tmpl w:val="76AC7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415BE6"/>
    <w:multiLevelType w:val="multilevel"/>
    <w:tmpl w:val="77415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7FC49E8"/>
    <w:multiLevelType w:val="multilevel"/>
    <w:tmpl w:val="77FC4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8094D0E"/>
    <w:multiLevelType w:val="multilevel"/>
    <w:tmpl w:val="78094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A6963EC"/>
    <w:multiLevelType w:val="multilevel"/>
    <w:tmpl w:val="7A6963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A72329E"/>
    <w:multiLevelType w:val="singleLevel"/>
    <w:tmpl w:val="7A72329E"/>
    <w:lvl w:ilvl="0">
      <w:start w:val="1"/>
      <w:numFmt w:val="decimal"/>
      <w:suff w:val="space"/>
      <w:lvlText w:val="%1."/>
      <w:lvlJc w:val="left"/>
    </w:lvl>
  </w:abstractNum>
  <w:abstractNum w:abstractNumId="94" w15:restartNumberingAfterBreak="0">
    <w:nsid w:val="7B40065A"/>
    <w:multiLevelType w:val="multilevel"/>
    <w:tmpl w:val="7B40065A"/>
    <w:lvl w:ilvl="0">
      <w:start w:val="1"/>
      <w:numFmt w:val="decimal"/>
      <w:pStyle w:val="ListBullet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B6D4B24"/>
    <w:multiLevelType w:val="multilevel"/>
    <w:tmpl w:val="7B6D4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CA46F8C"/>
    <w:multiLevelType w:val="multilevel"/>
    <w:tmpl w:val="7CA46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D3F28A2"/>
    <w:multiLevelType w:val="multilevel"/>
    <w:tmpl w:val="7D3F2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EEF6E81"/>
    <w:multiLevelType w:val="multilevel"/>
    <w:tmpl w:val="7EEF6E8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F3E4C81"/>
    <w:multiLevelType w:val="multilevel"/>
    <w:tmpl w:val="7F3E4C8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FB47520"/>
    <w:multiLevelType w:val="multilevel"/>
    <w:tmpl w:val="7FB47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0"/>
  </w:num>
  <w:num w:numId="2">
    <w:abstractNumId w:val="16"/>
  </w:num>
  <w:num w:numId="3">
    <w:abstractNumId w:val="94"/>
  </w:num>
  <w:num w:numId="4">
    <w:abstractNumId w:val="72"/>
  </w:num>
  <w:num w:numId="5">
    <w:abstractNumId w:val="85"/>
  </w:num>
  <w:num w:numId="6">
    <w:abstractNumId w:val="34"/>
  </w:num>
  <w:num w:numId="7">
    <w:abstractNumId w:val="38"/>
  </w:num>
  <w:num w:numId="8">
    <w:abstractNumId w:val="18"/>
  </w:num>
  <w:num w:numId="9">
    <w:abstractNumId w:val="65"/>
  </w:num>
  <w:num w:numId="10">
    <w:abstractNumId w:val="92"/>
  </w:num>
  <w:num w:numId="11">
    <w:abstractNumId w:val="21"/>
  </w:num>
  <w:num w:numId="12">
    <w:abstractNumId w:val="55"/>
  </w:num>
  <w:num w:numId="13">
    <w:abstractNumId w:val="71"/>
  </w:num>
  <w:num w:numId="14">
    <w:abstractNumId w:val="56"/>
  </w:num>
  <w:num w:numId="15">
    <w:abstractNumId w:val="74"/>
  </w:num>
  <w:num w:numId="16">
    <w:abstractNumId w:val="80"/>
  </w:num>
  <w:num w:numId="17">
    <w:abstractNumId w:val="95"/>
  </w:num>
  <w:num w:numId="18">
    <w:abstractNumId w:val="52"/>
  </w:num>
  <w:num w:numId="19">
    <w:abstractNumId w:val="17"/>
  </w:num>
  <w:num w:numId="20">
    <w:abstractNumId w:val="99"/>
  </w:num>
  <w:num w:numId="21">
    <w:abstractNumId w:val="100"/>
  </w:num>
  <w:num w:numId="22">
    <w:abstractNumId w:val="37"/>
  </w:num>
  <w:num w:numId="23">
    <w:abstractNumId w:val="33"/>
  </w:num>
  <w:num w:numId="24">
    <w:abstractNumId w:val="42"/>
  </w:num>
  <w:num w:numId="25">
    <w:abstractNumId w:val="30"/>
  </w:num>
  <w:num w:numId="26">
    <w:abstractNumId w:val="24"/>
  </w:num>
  <w:num w:numId="27">
    <w:abstractNumId w:val="19"/>
  </w:num>
  <w:num w:numId="28">
    <w:abstractNumId w:val="22"/>
  </w:num>
  <w:num w:numId="29">
    <w:abstractNumId w:val="90"/>
  </w:num>
  <w:num w:numId="30">
    <w:abstractNumId w:val="45"/>
  </w:num>
  <w:num w:numId="31">
    <w:abstractNumId w:val="60"/>
  </w:num>
  <w:num w:numId="32">
    <w:abstractNumId w:val="88"/>
  </w:num>
  <w:num w:numId="33">
    <w:abstractNumId w:val="57"/>
  </w:num>
  <w:num w:numId="34">
    <w:abstractNumId w:val="46"/>
  </w:num>
  <w:num w:numId="35">
    <w:abstractNumId w:val="86"/>
  </w:num>
  <w:num w:numId="36">
    <w:abstractNumId w:val="41"/>
  </w:num>
  <w:num w:numId="37">
    <w:abstractNumId w:val="78"/>
  </w:num>
  <w:num w:numId="38">
    <w:abstractNumId w:val="62"/>
  </w:num>
  <w:num w:numId="39">
    <w:abstractNumId w:val="40"/>
  </w:num>
  <w:num w:numId="40">
    <w:abstractNumId w:val="28"/>
  </w:num>
  <w:num w:numId="41">
    <w:abstractNumId w:val="68"/>
  </w:num>
  <w:num w:numId="42">
    <w:abstractNumId w:val="49"/>
  </w:num>
  <w:num w:numId="43">
    <w:abstractNumId w:val="64"/>
  </w:num>
  <w:num w:numId="44">
    <w:abstractNumId w:val="97"/>
  </w:num>
  <w:num w:numId="45">
    <w:abstractNumId w:val="44"/>
  </w:num>
  <w:num w:numId="46">
    <w:abstractNumId w:val="27"/>
  </w:num>
  <w:num w:numId="47">
    <w:abstractNumId w:val="81"/>
  </w:num>
  <w:num w:numId="48">
    <w:abstractNumId w:val="70"/>
  </w:num>
  <w:num w:numId="49">
    <w:abstractNumId w:val="91"/>
  </w:num>
  <w:num w:numId="50">
    <w:abstractNumId w:val="29"/>
  </w:num>
  <w:num w:numId="51">
    <w:abstractNumId w:val="25"/>
  </w:num>
  <w:num w:numId="52">
    <w:abstractNumId w:val="76"/>
  </w:num>
  <w:num w:numId="53">
    <w:abstractNumId w:val="69"/>
  </w:num>
  <w:num w:numId="54">
    <w:abstractNumId w:val="54"/>
  </w:num>
  <w:num w:numId="55">
    <w:abstractNumId w:val="63"/>
  </w:num>
  <w:num w:numId="56">
    <w:abstractNumId w:val="43"/>
  </w:num>
  <w:num w:numId="57">
    <w:abstractNumId w:val="73"/>
  </w:num>
  <w:num w:numId="58">
    <w:abstractNumId w:val="75"/>
  </w:num>
  <w:num w:numId="59">
    <w:abstractNumId w:val="87"/>
  </w:num>
  <w:num w:numId="60">
    <w:abstractNumId w:val="96"/>
  </w:num>
  <w:num w:numId="61">
    <w:abstractNumId w:val="61"/>
  </w:num>
  <w:num w:numId="62">
    <w:abstractNumId w:val="82"/>
  </w:num>
  <w:num w:numId="63">
    <w:abstractNumId w:val="15"/>
  </w:num>
  <w:num w:numId="64">
    <w:abstractNumId w:val="67"/>
  </w:num>
  <w:num w:numId="65">
    <w:abstractNumId w:val="39"/>
  </w:num>
  <w:num w:numId="66">
    <w:abstractNumId w:val="98"/>
  </w:num>
  <w:num w:numId="67">
    <w:abstractNumId w:val="66"/>
  </w:num>
  <w:num w:numId="68">
    <w:abstractNumId w:val="36"/>
  </w:num>
  <w:num w:numId="69">
    <w:abstractNumId w:val="35"/>
  </w:num>
  <w:num w:numId="70">
    <w:abstractNumId w:val="47"/>
  </w:num>
  <w:num w:numId="71">
    <w:abstractNumId w:val="0"/>
  </w:num>
  <w:num w:numId="72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"/>
  </w:num>
  <w:num w:numId="79">
    <w:abstractNumId w:val="8"/>
  </w:num>
  <w:num w:numId="80">
    <w:abstractNumId w:val="59"/>
  </w:num>
  <w:num w:numId="81">
    <w:abstractNumId w:val="9"/>
  </w:num>
  <w:num w:numId="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26"/>
  </w:num>
  <w:num w:numId="84">
    <w:abstractNumId w:val="32"/>
  </w:num>
  <w:num w:numId="85">
    <w:abstractNumId w:val="58"/>
  </w:num>
  <w:num w:numId="86">
    <w:abstractNumId w:val="31"/>
  </w:num>
  <w:num w:numId="87">
    <w:abstractNumId w:val="13"/>
  </w:num>
  <w:num w:numId="88">
    <w:abstractNumId w:val="11"/>
  </w:num>
  <w:num w:numId="89">
    <w:abstractNumId w:val="48"/>
  </w:num>
  <w:num w:numId="9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2"/>
  </w:num>
  <w:num w:numId="92">
    <w:abstractNumId w:val="93"/>
  </w:num>
  <w:num w:numId="93">
    <w:abstractNumId w:val="84"/>
  </w:num>
  <w:num w:numId="94">
    <w:abstractNumId w:val="83"/>
  </w:num>
  <w:num w:numId="9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7"/>
  </w:num>
  <w:num w:numId="99">
    <w:abstractNumId w:val="3"/>
  </w:num>
  <w:num w:numId="100">
    <w:abstractNumId w:val="4"/>
  </w:num>
  <w:num w:numId="1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5"/>
  </w:num>
  <w:num w:numId="104">
    <w:abstractNumId w:val="23"/>
  </w:num>
  <w:num w:numId="105">
    <w:abstractNumId w:val="20"/>
  </w:num>
  <w:num w:numId="106">
    <w:abstractNumId w:val="14"/>
  </w:num>
  <w:num w:numId="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10"/>
  </w:num>
  <w:num w:numId="111">
    <w:abstractNumId w:val="12"/>
  </w:num>
  <w:num w:numId="112">
    <w:abstractNumId w:val="77"/>
  </w:num>
  <w:num w:numId="113">
    <w:abstractNumId w:val="6"/>
  </w:num>
  <w:num w:numId="114">
    <w:abstractNumId w:val="53"/>
  </w:num>
  <w:num w:numId="115">
    <w:abstractNumId w:val="89"/>
  </w:num>
  <w:num w:numId="116">
    <w:abstractNumId w:val="51"/>
  </w:num>
  <w:num w:numId="117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eevan Joy Pious">
    <w15:presenceInfo w15:providerId="None" w15:userId="Jeevan Joy Pious"/>
  </w15:person>
  <w15:person w15:author="Microsoft account">
    <w15:presenceInfo w15:providerId="None" w15:userId="Microsoft account"/>
  </w15:person>
  <w15:person w15:author="Manoj V Menon">
    <w15:presenceInfo w15:providerId="None" w15:userId="Manoj V Menon"/>
  </w15:person>
  <w15:person w15:author="User">
    <w15:presenceInfo w15:providerId="None" w15:userId="User"/>
  </w15:person>
  <w15:person w15:author="Sandhya Govind">
    <w15:presenceInfo w15:providerId="AD" w15:userId="S::ciyan@cyrix.in::f44138d3-78d2-4d2a-a6d3-ba7034bd4ed0"/>
  </w15:person>
  <w15:person w15:author="Adrian Sebastian">
    <w15:presenceInfo w15:providerId="None" w15:userId="Adrian Sebastia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F8C"/>
    <w:rsid w:val="000007C8"/>
    <w:rsid w:val="000009DE"/>
    <w:rsid w:val="00000E65"/>
    <w:rsid w:val="00001155"/>
    <w:rsid w:val="00001660"/>
    <w:rsid w:val="0000173F"/>
    <w:rsid w:val="00001BF8"/>
    <w:rsid w:val="000034C0"/>
    <w:rsid w:val="0000394E"/>
    <w:rsid w:val="00003A36"/>
    <w:rsid w:val="00003F8A"/>
    <w:rsid w:val="00004317"/>
    <w:rsid w:val="00004A28"/>
    <w:rsid w:val="00005082"/>
    <w:rsid w:val="00005D72"/>
    <w:rsid w:val="00005DAF"/>
    <w:rsid w:val="00005E31"/>
    <w:rsid w:val="00006101"/>
    <w:rsid w:val="00006837"/>
    <w:rsid w:val="00007A0A"/>
    <w:rsid w:val="00010092"/>
    <w:rsid w:val="000101CF"/>
    <w:rsid w:val="000106A7"/>
    <w:rsid w:val="00011607"/>
    <w:rsid w:val="00012235"/>
    <w:rsid w:val="00012A60"/>
    <w:rsid w:val="00013261"/>
    <w:rsid w:val="0001356A"/>
    <w:rsid w:val="00013887"/>
    <w:rsid w:val="000148D8"/>
    <w:rsid w:val="00014A92"/>
    <w:rsid w:val="000150C3"/>
    <w:rsid w:val="00015768"/>
    <w:rsid w:val="00015CA1"/>
    <w:rsid w:val="0001664A"/>
    <w:rsid w:val="00016E8F"/>
    <w:rsid w:val="00017DB1"/>
    <w:rsid w:val="00017E6E"/>
    <w:rsid w:val="000200F6"/>
    <w:rsid w:val="0002042E"/>
    <w:rsid w:val="00020E6F"/>
    <w:rsid w:val="0002122A"/>
    <w:rsid w:val="00021604"/>
    <w:rsid w:val="00021726"/>
    <w:rsid w:val="00021F03"/>
    <w:rsid w:val="000228D1"/>
    <w:rsid w:val="00022AEC"/>
    <w:rsid w:val="00022BB5"/>
    <w:rsid w:val="00022D7B"/>
    <w:rsid w:val="00022FC2"/>
    <w:rsid w:val="000239BE"/>
    <w:rsid w:val="00023E8F"/>
    <w:rsid w:val="00024974"/>
    <w:rsid w:val="00025D89"/>
    <w:rsid w:val="00026181"/>
    <w:rsid w:val="0002738D"/>
    <w:rsid w:val="00027466"/>
    <w:rsid w:val="00027CB9"/>
    <w:rsid w:val="00030929"/>
    <w:rsid w:val="00031A38"/>
    <w:rsid w:val="00031D5A"/>
    <w:rsid w:val="000329BE"/>
    <w:rsid w:val="00032F43"/>
    <w:rsid w:val="0003375F"/>
    <w:rsid w:val="00034E1D"/>
    <w:rsid w:val="00035825"/>
    <w:rsid w:val="0003685A"/>
    <w:rsid w:val="000375F1"/>
    <w:rsid w:val="00037A39"/>
    <w:rsid w:val="00040140"/>
    <w:rsid w:val="00040572"/>
    <w:rsid w:val="00040D3E"/>
    <w:rsid w:val="00040E42"/>
    <w:rsid w:val="000415C2"/>
    <w:rsid w:val="000415FD"/>
    <w:rsid w:val="00041692"/>
    <w:rsid w:val="000423B3"/>
    <w:rsid w:val="00042899"/>
    <w:rsid w:val="00042C3A"/>
    <w:rsid w:val="00042E40"/>
    <w:rsid w:val="00042F6F"/>
    <w:rsid w:val="00043CEA"/>
    <w:rsid w:val="00044407"/>
    <w:rsid w:val="00044F36"/>
    <w:rsid w:val="0004537D"/>
    <w:rsid w:val="00045D14"/>
    <w:rsid w:val="00045E4B"/>
    <w:rsid w:val="000464DB"/>
    <w:rsid w:val="00046B26"/>
    <w:rsid w:val="000473B5"/>
    <w:rsid w:val="00047564"/>
    <w:rsid w:val="00051371"/>
    <w:rsid w:val="000517CE"/>
    <w:rsid w:val="000521A7"/>
    <w:rsid w:val="00052400"/>
    <w:rsid w:val="00052CD6"/>
    <w:rsid w:val="0005371E"/>
    <w:rsid w:val="00054FC4"/>
    <w:rsid w:val="000556C2"/>
    <w:rsid w:val="000559A5"/>
    <w:rsid w:val="00056A0C"/>
    <w:rsid w:val="00057D17"/>
    <w:rsid w:val="00057DC2"/>
    <w:rsid w:val="00060299"/>
    <w:rsid w:val="00060702"/>
    <w:rsid w:val="00060F17"/>
    <w:rsid w:val="000610BD"/>
    <w:rsid w:val="0006147D"/>
    <w:rsid w:val="0006215B"/>
    <w:rsid w:val="00065205"/>
    <w:rsid w:val="00065811"/>
    <w:rsid w:val="00065C33"/>
    <w:rsid w:val="00065D2B"/>
    <w:rsid w:val="00065DFD"/>
    <w:rsid w:val="00066189"/>
    <w:rsid w:val="000665F9"/>
    <w:rsid w:val="00070413"/>
    <w:rsid w:val="000704F2"/>
    <w:rsid w:val="00070B16"/>
    <w:rsid w:val="000729F7"/>
    <w:rsid w:val="000734A1"/>
    <w:rsid w:val="000735D6"/>
    <w:rsid w:val="00073841"/>
    <w:rsid w:val="00073A42"/>
    <w:rsid w:val="00074253"/>
    <w:rsid w:val="00074A64"/>
    <w:rsid w:val="00075480"/>
    <w:rsid w:val="000768B5"/>
    <w:rsid w:val="000769B9"/>
    <w:rsid w:val="00076BCC"/>
    <w:rsid w:val="00077148"/>
    <w:rsid w:val="000779DA"/>
    <w:rsid w:val="0008169A"/>
    <w:rsid w:val="00081B2B"/>
    <w:rsid w:val="00083589"/>
    <w:rsid w:val="00083E3E"/>
    <w:rsid w:val="00084199"/>
    <w:rsid w:val="0008424A"/>
    <w:rsid w:val="0008466E"/>
    <w:rsid w:val="0008513F"/>
    <w:rsid w:val="00085842"/>
    <w:rsid w:val="00085DEC"/>
    <w:rsid w:val="0008633A"/>
    <w:rsid w:val="0008646F"/>
    <w:rsid w:val="00090C70"/>
    <w:rsid w:val="00091970"/>
    <w:rsid w:val="00091EA9"/>
    <w:rsid w:val="000926B1"/>
    <w:rsid w:val="00092813"/>
    <w:rsid w:val="00092925"/>
    <w:rsid w:val="000948BD"/>
    <w:rsid w:val="00094C6E"/>
    <w:rsid w:val="00095106"/>
    <w:rsid w:val="00095DBF"/>
    <w:rsid w:val="00095F84"/>
    <w:rsid w:val="000961D2"/>
    <w:rsid w:val="000969AD"/>
    <w:rsid w:val="00097F09"/>
    <w:rsid w:val="000A0171"/>
    <w:rsid w:val="000A1294"/>
    <w:rsid w:val="000A1470"/>
    <w:rsid w:val="000A28F3"/>
    <w:rsid w:val="000A2979"/>
    <w:rsid w:val="000A2D40"/>
    <w:rsid w:val="000A3794"/>
    <w:rsid w:val="000A3B45"/>
    <w:rsid w:val="000A43D2"/>
    <w:rsid w:val="000A4F31"/>
    <w:rsid w:val="000A615B"/>
    <w:rsid w:val="000A62AD"/>
    <w:rsid w:val="000A6E1C"/>
    <w:rsid w:val="000A7401"/>
    <w:rsid w:val="000A7415"/>
    <w:rsid w:val="000B0B2E"/>
    <w:rsid w:val="000B16E0"/>
    <w:rsid w:val="000B1E7E"/>
    <w:rsid w:val="000B250E"/>
    <w:rsid w:val="000B27A6"/>
    <w:rsid w:val="000B2D20"/>
    <w:rsid w:val="000B362A"/>
    <w:rsid w:val="000B3B1F"/>
    <w:rsid w:val="000B454E"/>
    <w:rsid w:val="000B46C8"/>
    <w:rsid w:val="000B6C14"/>
    <w:rsid w:val="000C0852"/>
    <w:rsid w:val="000C2392"/>
    <w:rsid w:val="000C2E22"/>
    <w:rsid w:val="000C3060"/>
    <w:rsid w:val="000C49D5"/>
    <w:rsid w:val="000C5B27"/>
    <w:rsid w:val="000C6024"/>
    <w:rsid w:val="000D29F2"/>
    <w:rsid w:val="000D2DD8"/>
    <w:rsid w:val="000D382A"/>
    <w:rsid w:val="000D3D8E"/>
    <w:rsid w:val="000D3DE3"/>
    <w:rsid w:val="000D3F1D"/>
    <w:rsid w:val="000D4F43"/>
    <w:rsid w:val="000D500E"/>
    <w:rsid w:val="000D53F0"/>
    <w:rsid w:val="000D603F"/>
    <w:rsid w:val="000D6074"/>
    <w:rsid w:val="000D63FE"/>
    <w:rsid w:val="000D6A8B"/>
    <w:rsid w:val="000D7A5F"/>
    <w:rsid w:val="000E05C8"/>
    <w:rsid w:val="000E0E6B"/>
    <w:rsid w:val="000E127A"/>
    <w:rsid w:val="000E2EC8"/>
    <w:rsid w:val="000E3274"/>
    <w:rsid w:val="000E32F8"/>
    <w:rsid w:val="000E350A"/>
    <w:rsid w:val="000E3FED"/>
    <w:rsid w:val="000E4FFA"/>
    <w:rsid w:val="000E54A9"/>
    <w:rsid w:val="000E55A9"/>
    <w:rsid w:val="000E5A7F"/>
    <w:rsid w:val="000E5EE5"/>
    <w:rsid w:val="000E6352"/>
    <w:rsid w:val="000E6E9B"/>
    <w:rsid w:val="000E7659"/>
    <w:rsid w:val="000E7664"/>
    <w:rsid w:val="000F0CD0"/>
    <w:rsid w:val="000F1044"/>
    <w:rsid w:val="000F4022"/>
    <w:rsid w:val="000F443C"/>
    <w:rsid w:val="000F467B"/>
    <w:rsid w:val="000F55B4"/>
    <w:rsid w:val="000F7144"/>
    <w:rsid w:val="000F7F98"/>
    <w:rsid w:val="001001B5"/>
    <w:rsid w:val="001016BA"/>
    <w:rsid w:val="001028B7"/>
    <w:rsid w:val="001031CD"/>
    <w:rsid w:val="00103894"/>
    <w:rsid w:val="00103B9F"/>
    <w:rsid w:val="0010460C"/>
    <w:rsid w:val="00104751"/>
    <w:rsid w:val="00104AC5"/>
    <w:rsid w:val="00104EE1"/>
    <w:rsid w:val="00106A05"/>
    <w:rsid w:val="001074D5"/>
    <w:rsid w:val="00107773"/>
    <w:rsid w:val="00110351"/>
    <w:rsid w:val="00112CCB"/>
    <w:rsid w:val="0011329E"/>
    <w:rsid w:val="001135E5"/>
    <w:rsid w:val="00113B81"/>
    <w:rsid w:val="00114E95"/>
    <w:rsid w:val="001158A3"/>
    <w:rsid w:val="00115E5E"/>
    <w:rsid w:val="00116587"/>
    <w:rsid w:val="00116867"/>
    <w:rsid w:val="001168E7"/>
    <w:rsid w:val="00117CFB"/>
    <w:rsid w:val="0012025D"/>
    <w:rsid w:val="00120404"/>
    <w:rsid w:val="001205EA"/>
    <w:rsid w:val="00120F5D"/>
    <w:rsid w:val="001217B5"/>
    <w:rsid w:val="001218E2"/>
    <w:rsid w:val="00121951"/>
    <w:rsid w:val="00121A7F"/>
    <w:rsid w:val="00121C01"/>
    <w:rsid w:val="001226A8"/>
    <w:rsid w:val="001228FB"/>
    <w:rsid w:val="0012374D"/>
    <w:rsid w:val="00126285"/>
    <w:rsid w:val="00126798"/>
    <w:rsid w:val="00126B03"/>
    <w:rsid w:val="00131380"/>
    <w:rsid w:val="001317DB"/>
    <w:rsid w:val="0013241E"/>
    <w:rsid w:val="00132508"/>
    <w:rsid w:val="001335A0"/>
    <w:rsid w:val="00133BE7"/>
    <w:rsid w:val="00134EDD"/>
    <w:rsid w:val="00134FEF"/>
    <w:rsid w:val="00135131"/>
    <w:rsid w:val="00135684"/>
    <w:rsid w:val="001358F8"/>
    <w:rsid w:val="0013620F"/>
    <w:rsid w:val="0013622E"/>
    <w:rsid w:val="001371E5"/>
    <w:rsid w:val="0013725C"/>
    <w:rsid w:val="00141933"/>
    <w:rsid w:val="00141B1E"/>
    <w:rsid w:val="00142431"/>
    <w:rsid w:val="001425EA"/>
    <w:rsid w:val="00142688"/>
    <w:rsid w:val="0014281C"/>
    <w:rsid w:val="0014284A"/>
    <w:rsid w:val="00143D00"/>
    <w:rsid w:val="00145AE8"/>
    <w:rsid w:val="001467A8"/>
    <w:rsid w:val="00146814"/>
    <w:rsid w:val="00146B87"/>
    <w:rsid w:val="00151980"/>
    <w:rsid w:val="001519A9"/>
    <w:rsid w:val="00152028"/>
    <w:rsid w:val="001529D3"/>
    <w:rsid w:val="001537A5"/>
    <w:rsid w:val="00154A42"/>
    <w:rsid w:val="00155254"/>
    <w:rsid w:val="00155524"/>
    <w:rsid w:val="00155D4B"/>
    <w:rsid w:val="00157C12"/>
    <w:rsid w:val="0016032C"/>
    <w:rsid w:val="00161D25"/>
    <w:rsid w:val="00162DA9"/>
    <w:rsid w:val="00163C82"/>
    <w:rsid w:val="00164513"/>
    <w:rsid w:val="00164D96"/>
    <w:rsid w:val="00165252"/>
    <w:rsid w:val="00167F05"/>
    <w:rsid w:val="001700FC"/>
    <w:rsid w:val="00170336"/>
    <w:rsid w:val="001708F0"/>
    <w:rsid w:val="00170FFF"/>
    <w:rsid w:val="00171360"/>
    <w:rsid w:val="00172A68"/>
    <w:rsid w:val="0017485C"/>
    <w:rsid w:val="00175720"/>
    <w:rsid w:val="001757EB"/>
    <w:rsid w:val="00176820"/>
    <w:rsid w:val="00176952"/>
    <w:rsid w:val="00176984"/>
    <w:rsid w:val="00177165"/>
    <w:rsid w:val="00177511"/>
    <w:rsid w:val="00177A9B"/>
    <w:rsid w:val="00177B46"/>
    <w:rsid w:val="00180283"/>
    <w:rsid w:val="001805DA"/>
    <w:rsid w:val="00180960"/>
    <w:rsid w:val="00181D06"/>
    <w:rsid w:val="00182C39"/>
    <w:rsid w:val="00183FFA"/>
    <w:rsid w:val="001855C9"/>
    <w:rsid w:val="00185AE7"/>
    <w:rsid w:val="001860B9"/>
    <w:rsid w:val="00186650"/>
    <w:rsid w:val="00186D3F"/>
    <w:rsid w:val="001902A9"/>
    <w:rsid w:val="00190407"/>
    <w:rsid w:val="00190DCD"/>
    <w:rsid w:val="0019118C"/>
    <w:rsid w:val="0019225D"/>
    <w:rsid w:val="00192725"/>
    <w:rsid w:val="00192E02"/>
    <w:rsid w:val="0019309A"/>
    <w:rsid w:val="00193814"/>
    <w:rsid w:val="00193F62"/>
    <w:rsid w:val="001946B0"/>
    <w:rsid w:val="00195C91"/>
    <w:rsid w:val="00195E51"/>
    <w:rsid w:val="001A13A6"/>
    <w:rsid w:val="001A1E1D"/>
    <w:rsid w:val="001A1E83"/>
    <w:rsid w:val="001A2BE3"/>
    <w:rsid w:val="001A3DBD"/>
    <w:rsid w:val="001A4D77"/>
    <w:rsid w:val="001A571A"/>
    <w:rsid w:val="001A6049"/>
    <w:rsid w:val="001A6124"/>
    <w:rsid w:val="001A6CD3"/>
    <w:rsid w:val="001A7450"/>
    <w:rsid w:val="001B0447"/>
    <w:rsid w:val="001B1944"/>
    <w:rsid w:val="001B1F94"/>
    <w:rsid w:val="001B27FF"/>
    <w:rsid w:val="001B2D0D"/>
    <w:rsid w:val="001B3EF0"/>
    <w:rsid w:val="001B42AC"/>
    <w:rsid w:val="001B59F4"/>
    <w:rsid w:val="001B5FD6"/>
    <w:rsid w:val="001B6124"/>
    <w:rsid w:val="001B6F44"/>
    <w:rsid w:val="001B7FE5"/>
    <w:rsid w:val="001C09F9"/>
    <w:rsid w:val="001C107A"/>
    <w:rsid w:val="001C1357"/>
    <w:rsid w:val="001C2A26"/>
    <w:rsid w:val="001C33C4"/>
    <w:rsid w:val="001C363C"/>
    <w:rsid w:val="001C38DC"/>
    <w:rsid w:val="001C4283"/>
    <w:rsid w:val="001C46DD"/>
    <w:rsid w:val="001C4E5C"/>
    <w:rsid w:val="001C50E3"/>
    <w:rsid w:val="001C78CB"/>
    <w:rsid w:val="001D0356"/>
    <w:rsid w:val="001D060B"/>
    <w:rsid w:val="001D217F"/>
    <w:rsid w:val="001D43A3"/>
    <w:rsid w:val="001D50A3"/>
    <w:rsid w:val="001D54D3"/>
    <w:rsid w:val="001D6122"/>
    <w:rsid w:val="001D6AB2"/>
    <w:rsid w:val="001E0198"/>
    <w:rsid w:val="001E03F1"/>
    <w:rsid w:val="001E178D"/>
    <w:rsid w:val="001E1C52"/>
    <w:rsid w:val="001E2391"/>
    <w:rsid w:val="001E2BAA"/>
    <w:rsid w:val="001E2C23"/>
    <w:rsid w:val="001E3881"/>
    <w:rsid w:val="001E3CC4"/>
    <w:rsid w:val="001E3CF7"/>
    <w:rsid w:val="001E55DD"/>
    <w:rsid w:val="001E597C"/>
    <w:rsid w:val="001E5D91"/>
    <w:rsid w:val="001E5F45"/>
    <w:rsid w:val="001E6446"/>
    <w:rsid w:val="001E6840"/>
    <w:rsid w:val="001E7E08"/>
    <w:rsid w:val="001F057F"/>
    <w:rsid w:val="001F05C9"/>
    <w:rsid w:val="001F10BF"/>
    <w:rsid w:val="001F1AC6"/>
    <w:rsid w:val="001F1EB0"/>
    <w:rsid w:val="001F4942"/>
    <w:rsid w:val="001F4B04"/>
    <w:rsid w:val="001F4BD3"/>
    <w:rsid w:val="001F4CCB"/>
    <w:rsid w:val="001F4DC9"/>
    <w:rsid w:val="001F500B"/>
    <w:rsid w:val="001F5172"/>
    <w:rsid w:val="001F532E"/>
    <w:rsid w:val="001F5787"/>
    <w:rsid w:val="001F672F"/>
    <w:rsid w:val="001F68F8"/>
    <w:rsid w:val="0020120F"/>
    <w:rsid w:val="0020129E"/>
    <w:rsid w:val="0020206D"/>
    <w:rsid w:val="002022EC"/>
    <w:rsid w:val="0020379D"/>
    <w:rsid w:val="00204B54"/>
    <w:rsid w:val="0020572D"/>
    <w:rsid w:val="00205DDF"/>
    <w:rsid w:val="0020692A"/>
    <w:rsid w:val="00207078"/>
    <w:rsid w:val="002102CF"/>
    <w:rsid w:val="00210CA9"/>
    <w:rsid w:val="0021339E"/>
    <w:rsid w:val="0021371F"/>
    <w:rsid w:val="00213956"/>
    <w:rsid w:val="00214365"/>
    <w:rsid w:val="00214687"/>
    <w:rsid w:val="00214CAD"/>
    <w:rsid w:val="002154A9"/>
    <w:rsid w:val="00216236"/>
    <w:rsid w:val="00216734"/>
    <w:rsid w:val="002179B9"/>
    <w:rsid w:val="0022052E"/>
    <w:rsid w:val="00220711"/>
    <w:rsid w:val="00220CA3"/>
    <w:rsid w:val="00221069"/>
    <w:rsid w:val="002210BA"/>
    <w:rsid w:val="00221990"/>
    <w:rsid w:val="00221AA3"/>
    <w:rsid w:val="00221CCE"/>
    <w:rsid w:val="002228BA"/>
    <w:rsid w:val="00223B57"/>
    <w:rsid w:val="00226125"/>
    <w:rsid w:val="00226962"/>
    <w:rsid w:val="00226B8C"/>
    <w:rsid w:val="002300C3"/>
    <w:rsid w:val="0023083B"/>
    <w:rsid w:val="00230E13"/>
    <w:rsid w:val="00230E8F"/>
    <w:rsid w:val="00231A4F"/>
    <w:rsid w:val="00232797"/>
    <w:rsid w:val="00232A7D"/>
    <w:rsid w:val="00232B55"/>
    <w:rsid w:val="00233744"/>
    <w:rsid w:val="002348F1"/>
    <w:rsid w:val="00234C0C"/>
    <w:rsid w:val="002355AD"/>
    <w:rsid w:val="0023640F"/>
    <w:rsid w:val="00236B8E"/>
    <w:rsid w:val="002374C4"/>
    <w:rsid w:val="002379CF"/>
    <w:rsid w:val="00237C87"/>
    <w:rsid w:val="00237CB7"/>
    <w:rsid w:val="00237F96"/>
    <w:rsid w:val="00240E93"/>
    <w:rsid w:val="0024111C"/>
    <w:rsid w:val="00241663"/>
    <w:rsid w:val="002417AC"/>
    <w:rsid w:val="00241A8A"/>
    <w:rsid w:val="00241FAE"/>
    <w:rsid w:val="00242BED"/>
    <w:rsid w:val="00242E68"/>
    <w:rsid w:val="00243562"/>
    <w:rsid w:val="002436B1"/>
    <w:rsid w:val="002445FC"/>
    <w:rsid w:val="0024490C"/>
    <w:rsid w:val="00244CB3"/>
    <w:rsid w:val="002453E8"/>
    <w:rsid w:val="00246B5E"/>
    <w:rsid w:val="00246D13"/>
    <w:rsid w:val="00247450"/>
    <w:rsid w:val="002477B2"/>
    <w:rsid w:val="00247856"/>
    <w:rsid w:val="00250C68"/>
    <w:rsid w:val="0025109D"/>
    <w:rsid w:val="002513B2"/>
    <w:rsid w:val="00251593"/>
    <w:rsid w:val="00251682"/>
    <w:rsid w:val="002519A3"/>
    <w:rsid w:val="0025211C"/>
    <w:rsid w:val="00252F79"/>
    <w:rsid w:val="00253201"/>
    <w:rsid w:val="002536E9"/>
    <w:rsid w:val="00253DA8"/>
    <w:rsid w:val="002541A8"/>
    <w:rsid w:val="00254615"/>
    <w:rsid w:val="00254C0C"/>
    <w:rsid w:val="0025589E"/>
    <w:rsid w:val="00255ED9"/>
    <w:rsid w:val="00256D40"/>
    <w:rsid w:val="00256FB3"/>
    <w:rsid w:val="002575E8"/>
    <w:rsid w:val="00257E46"/>
    <w:rsid w:val="002606EC"/>
    <w:rsid w:val="00260D68"/>
    <w:rsid w:val="00260F4E"/>
    <w:rsid w:val="002636CF"/>
    <w:rsid w:val="00264113"/>
    <w:rsid w:val="00264C47"/>
    <w:rsid w:val="00267BB1"/>
    <w:rsid w:val="00267CAA"/>
    <w:rsid w:val="00267D11"/>
    <w:rsid w:val="00267D48"/>
    <w:rsid w:val="00270578"/>
    <w:rsid w:val="00270FC1"/>
    <w:rsid w:val="00271585"/>
    <w:rsid w:val="00271869"/>
    <w:rsid w:val="002722D2"/>
    <w:rsid w:val="0027236A"/>
    <w:rsid w:val="002724F4"/>
    <w:rsid w:val="00272E75"/>
    <w:rsid w:val="00272E94"/>
    <w:rsid w:val="002734DD"/>
    <w:rsid w:val="00273ADD"/>
    <w:rsid w:val="00273B52"/>
    <w:rsid w:val="00275C15"/>
    <w:rsid w:val="0027655C"/>
    <w:rsid w:val="0027767A"/>
    <w:rsid w:val="00280CC2"/>
    <w:rsid w:val="00280F06"/>
    <w:rsid w:val="0028109D"/>
    <w:rsid w:val="00281383"/>
    <w:rsid w:val="0028154D"/>
    <w:rsid w:val="002829B9"/>
    <w:rsid w:val="00282A06"/>
    <w:rsid w:val="00282BB0"/>
    <w:rsid w:val="00283D3E"/>
    <w:rsid w:val="00283D5E"/>
    <w:rsid w:val="00284949"/>
    <w:rsid w:val="00286566"/>
    <w:rsid w:val="002866C4"/>
    <w:rsid w:val="0028689A"/>
    <w:rsid w:val="00286960"/>
    <w:rsid w:val="00286CCB"/>
    <w:rsid w:val="00287CC7"/>
    <w:rsid w:val="00290021"/>
    <w:rsid w:val="00290175"/>
    <w:rsid w:val="002908BB"/>
    <w:rsid w:val="00291E78"/>
    <w:rsid w:val="0029204A"/>
    <w:rsid w:val="002925E5"/>
    <w:rsid w:val="00292A81"/>
    <w:rsid w:val="00292AB8"/>
    <w:rsid w:val="002936F9"/>
    <w:rsid w:val="00293AE9"/>
    <w:rsid w:val="00293BE1"/>
    <w:rsid w:val="0029495D"/>
    <w:rsid w:val="00294D74"/>
    <w:rsid w:val="002953A7"/>
    <w:rsid w:val="00295451"/>
    <w:rsid w:val="002958AD"/>
    <w:rsid w:val="00295A30"/>
    <w:rsid w:val="00296E5E"/>
    <w:rsid w:val="002974F2"/>
    <w:rsid w:val="00297612"/>
    <w:rsid w:val="002976F7"/>
    <w:rsid w:val="00297848"/>
    <w:rsid w:val="002A0774"/>
    <w:rsid w:val="002A0D2A"/>
    <w:rsid w:val="002A1297"/>
    <w:rsid w:val="002A1509"/>
    <w:rsid w:val="002A1C84"/>
    <w:rsid w:val="002A3B30"/>
    <w:rsid w:val="002A3C33"/>
    <w:rsid w:val="002A4142"/>
    <w:rsid w:val="002A453B"/>
    <w:rsid w:val="002A4EDA"/>
    <w:rsid w:val="002A5639"/>
    <w:rsid w:val="002A5C68"/>
    <w:rsid w:val="002A5D4A"/>
    <w:rsid w:val="002A685B"/>
    <w:rsid w:val="002A6A80"/>
    <w:rsid w:val="002A6B5A"/>
    <w:rsid w:val="002A6D74"/>
    <w:rsid w:val="002A729B"/>
    <w:rsid w:val="002A75F9"/>
    <w:rsid w:val="002A78C6"/>
    <w:rsid w:val="002A7A8F"/>
    <w:rsid w:val="002A7BEF"/>
    <w:rsid w:val="002B0D6B"/>
    <w:rsid w:val="002B274A"/>
    <w:rsid w:val="002B2BD3"/>
    <w:rsid w:val="002B3163"/>
    <w:rsid w:val="002B3176"/>
    <w:rsid w:val="002B33CA"/>
    <w:rsid w:val="002B3473"/>
    <w:rsid w:val="002B40C3"/>
    <w:rsid w:val="002B43BB"/>
    <w:rsid w:val="002B4C4D"/>
    <w:rsid w:val="002B577A"/>
    <w:rsid w:val="002B590E"/>
    <w:rsid w:val="002B5E85"/>
    <w:rsid w:val="002B6989"/>
    <w:rsid w:val="002B6D93"/>
    <w:rsid w:val="002B7A9E"/>
    <w:rsid w:val="002C0A0F"/>
    <w:rsid w:val="002C0DBF"/>
    <w:rsid w:val="002C119A"/>
    <w:rsid w:val="002C1DCD"/>
    <w:rsid w:val="002C2910"/>
    <w:rsid w:val="002C3020"/>
    <w:rsid w:val="002C34C9"/>
    <w:rsid w:val="002C3B2F"/>
    <w:rsid w:val="002C456D"/>
    <w:rsid w:val="002C4D3D"/>
    <w:rsid w:val="002C5D13"/>
    <w:rsid w:val="002C5DAE"/>
    <w:rsid w:val="002C6E09"/>
    <w:rsid w:val="002D1F0B"/>
    <w:rsid w:val="002D2240"/>
    <w:rsid w:val="002D28CB"/>
    <w:rsid w:val="002D2D5E"/>
    <w:rsid w:val="002D3038"/>
    <w:rsid w:val="002D3F5E"/>
    <w:rsid w:val="002D4054"/>
    <w:rsid w:val="002D511A"/>
    <w:rsid w:val="002D5682"/>
    <w:rsid w:val="002D6071"/>
    <w:rsid w:val="002D6A5B"/>
    <w:rsid w:val="002D6B34"/>
    <w:rsid w:val="002D75CA"/>
    <w:rsid w:val="002D77F1"/>
    <w:rsid w:val="002E09CB"/>
    <w:rsid w:val="002E0A96"/>
    <w:rsid w:val="002E11A9"/>
    <w:rsid w:val="002E1916"/>
    <w:rsid w:val="002E2601"/>
    <w:rsid w:val="002E48D6"/>
    <w:rsid w:val="002E4F5C"/>
    <w:rsid w:val="002E55D0"/>
    <w:rsid w:val="002E5882"/>
    <w:rsid w:val="002E62CE"/>
    <w:rsid w:val="002E6A38"/>
    <w:rsid w:val="002E7A2B"/>
    <w:rsid w:val="002F0D84"/>
    <w:rsid w:val="002F0ED6"/>
    <w:rsid w:val="002F1945"/>
    <w:rsid w:val="002F2B3B"/>
    <w:rsid w:val="002F493C"/>
    <w:rsid w:val="002F4E24"/>
    <w:rsid w:val="002F514C"/>
    <w:rsid w:val="002F53BD"/>
    <w:rsid w:val="002F5DE2"/>
    <w:rsid w:val="002F6197"/>
    <w:rsid w:val="002F62E3"/>
    <w:rsid w:val="002F6805"/>
    <w:rsid w:val="00300757"/>
    <w:rsid w:val="0030093B"/>
    <w:rsid w:val="00301143"/>
    <w:rsid w:val="00302339"/>
    <w:rsid w:val="00302D1C"/>
    <w:rsid w:val="00302FED"/>
    <w:rsid w:val="00304A70"/>
    <w:rsid w:val="00304B0A"/>
    <w:rsid w:val="00305B7D"/>
    <w:rsid w:val="00305E6C"/>
    <w:rsid w:val="0030616E"/>
    <w:rsid w:val="00306305"/>
    <w:rsid w:val="00306E0E"/>
    <w:rsid w:val="003073F4"/>
    <w:rsid w:val="003074B9"/>
    <w:rsid w:val="00307B8F"/>
    <w:rsid w:val="00307BA8"/>
    <w:rsid w:val="00310878"/>
    <w:rsid w:val="003113FA"/>
    <w:rsid w:val="003118D7"/>
    <w:rsid w:val="00311A55"/>
    <w:rsid w:val="00312832"/>
    <w:rsid w:val="00312987"/>
    <w:rsid w:val="00313A6F"/>
    <w:rsid w:val="0031412C"/>
    <w:rsid w:val="0031523D"/>
    <w:rsid w:val="00320126"/>
    <w:rsid w:val="003226D5"/>
    <w:rsid w:val="00323F30"/>
    <w:rsid w:val="0032410B"/>
    <w:rsid w:val="00324A21"/>
    <w:rsid w:val="00324B16"/>
    <w:rsid w:val="0032525C"/>
    <w:rsid w:val="00325A25"/>
    <w:rsid w:val="00325B04"/>
    <w:rsid w:val="00325CC4"/>
    <w:rsid w:val="00326C5F"/>
    <w:rsid w:val="003274AE"/>
    <w:rsid w:val="00330060"/>
    <w:rsid w:val="00330538"/>
    <w:rsid w:val="00330658"/>
    <w:rsid w:val="00330CF1"/>
    <w:rsid w:val="00332A0C"/>
    <w:rsid w:val="00332EBF"/>
    <w:rsid w:val="00332F98"/>
    <w:rsid w:val="00333030"/>
    <w:rsid w:val="0033330A"/>
    <w:rsid w:val="00334C43"/>
    <w:rsid w:val="00335F16"/>
    <w:rsid w:val="003363C0"/>
    <w:rsid w:val="00336AF3"/>
    <w:rsid w:val="00337226"/>
    <w:rsid w:val="003377E1"/>
    <w:rsid w:val="00340F2E"/>
    <w:rsid w:val="00341D67"/>
    <w:rsid w:val="003421D7"/>
    <w:rsid w:val="003425DF"/>
    <w:rsid w:val="003429BC"/>
    <w:rsid w:val="0034354F"/>
    <w:rsid w:val="003447DF"/>
    <w:rsid w:val="00344B17"/>
    <w:rsid w:val="00344CD5"/>
    <w:rsid w:val="00345630"/>
    <w:rsid w:val="00345933"/>
    <w:rsid w:val="00345CB7"/>
    <w:rsid w:val="0034754E"/>
    <w:rsid w:val="00347A33"/>
    <w:rsid w:val="00350DB7"/>
    <w:rsid w:val="003513FF"/>
    <w:rsid w:val="00352D92"/>
    <w:rsid w:val="0035358E"/>
    <w:rsid w:val="003549D6"/>
    <w:rsid w:val="003558A8"/>
    <w:rsid w:val="00355ED4"/>
    <w:rsid w:val="00356AD3"/>
    <w:rsid w:val="0035738A"/>
    <w:rsid w:val="0035749B"/>
    <w:rsid w:val="003579C7"/>
    <w:rsid w:val="00357D14"/>
    <w:rsid w:val="003604F4"/>
    <w:rsid w:val="00360FB0"/>
    <w:rsid w:val="0036128C"/>
    <w:rsid w:val="003626B0"/>
    <w:rsid w:val="003635D7"/>
    <w:rsid w:val="00363A2F"/>
    <w:rsid w:val="0036568C"/>
    <w:rsid w:val="003676DA"/>
    <w:rsid w:val="00367813"/>
    <w:rsid w:val="0037020B"/>
    <w:rsid w:val="00370449"/>
    <w:rsid w:val="00371642"/>
    <w:rsid w:val="00373004"/>
    <w:rsid w:val="0037324F"/>
    <w:rsid w:val="003733FD"/>
    <w:rsid w:val="00375227"/>
    <w:rsid w:val="00375484"/>
    <w:rsid w:val="00375502"/>
    <w:rsid w:val="003756B5"/>
    <w:rsid w:val="0037573B"/>
    <w:rsid w:val="00375AFE"/>
    <w:rsid w:val="0037686A"/>
    <w:rsid w:val="00376A5D"/>
    <w:rsid w:val="00377B41"/>
    <w:rsid w:val="00380CC9"/>
    <w:rsid w:val="003811B1"/>
    <w:rsid w:val="00382A84"/>
    <w:rsid w:val="00382A9F"/>
    <w:rsid w:val="00382B20"/>
    <w:rsid w:val="00383953"/>
    <w:rsid w:val="00384148"/>
    <w:rsid w:val="003849BA"/>
    <w:rsid w:val="0038622C"/>
    <w:rsid w:val="00386686"/>
    <w:rsid w:val="003872DB"/>
    <w:rsid w:val="00387B26"/>
    <w:rsid w:val="003905AC"/>
    <w:rsid w:val="00390F05"/>
    <w:rsid w:val="003911B8"/>
    <w:rsid w:val="0039154F"/>
    <w:rsid w:val="00391945"/>
    <w:rsid w:val="003935A4"/>
    <w:rsid w:val="00393884"/>
    <w:rsid w:val="00393E30"/>
    <w:rsid w:val="00395610"/>
    <w:rsid w:val="003960FD"/>
    <w:rsid w:val="00396329"/>
    <w:rsid w:val="003966A0"/>
    <w:rsid w:val="00396C87"/>
    <w:rsid w:val="003977C3"/>
    <w:rsid w:val="003A0066"/>
    <w:rsid w:val="003A019C"/>
    <w:rsid w:val="003A062F"/>
    <w:rsid w:val="003A067E"/>
    <w:rsid w:val="003A06FD"/>
    <w:rsid w:val="003A0729"/>
    <w:rsid w:val="003A09B7"/>
    <w:rsid w:val="003A1017"/>
    <w:rsid w:val="003A1309"/>
    <w:rsid w:val="003A1C99"/>
    <w:rsid w:val="003A1F15"/>
    <w:rsid w:val="003A23ED"/>
    <w:rsid w:val="003A24AC"/>
    <w:rsid w:val="003A470E"/>
    <w:rsid w:val="003A50D9"/>
    <w:rsid w:val="003A5B5A"/>
    <w:rsid w:val="003A5CE8"/>
    <w:rsid w:val="003B0970"/>
    <w:rsid w:val="003B1939"/>
    <w:rsid w:val="003B1B9C"/>
    <w:rsid w:val="003B1C8E"/>
    <w:rsid w:val="003B23B7"/>
    <w:rsid w:val="003B23BD"/>
    <w:rsid w:val="003B2AB0"/>
    <w:rsid w:val="003B31CC"/>
    <w:rsid w:val="003B48BE"/>
    <w:rsid w:val="003B548F"/>
    <w:rsid w:val="003B7D51"/>
    <w:rsid w:val="003C091C"/>
    <w:rsid w:val="003C1014"/>
    <w:rsid w:val="003C149F"/>
    <w:rsid w:val="003C42BA"/>
    <w:rsid w:val="003C560E"/>
    <w:rsid w:val="003C5633"/>
    <w:rsid w:val="003C5F60"/>
    <w:rsid w:val="003C605B"/>
    <w:rsid w:val="003C6141"/>
    <w:rsid w:val="003C663A"/>
    <w:rsid w:val="003C6FBB"/>
    <w:rsid w:val="003C71B9"/>
    <w:rsid w:val="003C734C"/>
    <w:rsid w:val="003C7AF9"/>
    <w:rsid w:val="003C7FF5"/>
    <w:rsid w:val="003D0384"/>
    <w:rsid w:val="003D0A3A"/>
    <w:rsid w:val="003D1315"/>
    <w:rsid w:val="003D1511"/>
    <w:rsid w:val="003D1B37"/>
    <w:rsid w:val="003D219F"/>
    <w:rsid w:val="003D294F"/>
    <w:rsid w:val="003D2983"/>
    <w:rsid w:val="003D3504"/>
    <w:rsid w:val="003D3F9C"/>
    <w:rsid w:val="003D45D2"/>
    <w:rsid w:val="003D4FC5"/>
    <w:rsid w:val="003D50E3"/>
    <w:rsid w:val="003D5363"/>
    <w:rsid w:val="003D5AF8"/>
    <w:rsid w:val="003D5B88"/>
    <w:rsid w:val="003D5D44"/>
    <w:rsid w:val="003D6515"/>
    <w:rsid w:val="003D7E3B"/>
    <w:rsid w:val="003E099F"/>
    <w:rsid w:val="003E3360"/>
    <w:rsid w:val="003E5511"/>
    <w:rsid w:val="003E6F54"/>
    <w:rsid w:val="003F0643"/>
    <w:rsid w:val="003F101D"/>
    <w:rsid w:val="003F128C"/>
    <w:rsid w:val="003F1561"/>
    <w:rsid w:val="003F1951"/>
    <w:rsid w:val="003F256D"/>
    <w:rsid w:val="003F2EE5"/>
    <w:rsid w:val="003F32A3"/>
    <w:rsid w:val="003F3582"/>
    <w:rsid w:val="003F372A"/>
    <w:rsid w:val="003F39D9"/>
    <w:rsid w:val="003F3C78"/>
    <w:rsid w:val="003F5384"/>
    <w:rsid w:val="003F5ADE"/>
    <w:rsid w:val="003F6156"/>
    <w:rsid w:val="003F6664"/>
    <w:rsid w:val="003F692E"/>
    <w:rsid w:val="003F759D"/>
    <w:rsid w:val="003F77EF"/>
    <w:rsid w:val="003F7A01"/>
    <w:rsid w:val="003F7C85"/>
    <w:rsid w:val="0040033D"/>
    <w:rsid w:val="00400FB1"/>
    <w:rsid w:val="004011F8"/>
    <w:rsid w:val="00401F14"/>
    <w:rsid w:val="00403625"/>
    <w:rsid w:val="004043E7"/>
    <w:rsid w:val="00404655"/>
    <w:rsid w:val="0040468A"/>
    <w:rsid w:val="00404CD1"/>
    <w:rsid w:val="00405E4D"/>
    <w:rsid w:val="004061A1"/>
    <w:rsid w:val="00406C4C"/>
    <w:rsid w:val="004078FE"/>
    <w:rsid w:val="00407B05"/>
    <w:rsid w:val="004103C8"/>
    <w:rsid w:val="00410827"/>
    <w:rsid w:val="00410D83"/>
    <w:rsid w:val="00410F6D"/>
    <w:rsid w:val="00410F95"/>
    <w:rsid w:val="0041139A"/>
    <w:rsid w:val="00411D79"/>
    <w:rsid w:val="004120F9"/>
    <w:rsid w:val="0041221A"/>
    <w:rsid w:val="00412A8A"/>
    <w:rsid w:val="00412E58"/>
    <w:rsid w:val="00413A6C"/>
    <w:rsid w:val="00413AB0"/>
    <w:rsid w:val="0041481C"/>
    <w:rsid w:val="00414C15"/>
    <w:rsid w:val="00414E42"/>
    <w:rsid w:val="00415168"/>
    <w:rsid w:val="00415481"/>
    <w:rsid w:val="00417AC9"/>
    <w:rsid w:val="00420013"/>
    <w:rsid w:val="0042052C"/>
    <w:rsid w:val="004206D5"/>
    <w:rsid w:val="004211B3"/>
    <w:rsid w:val="00421B5C"/>
    <w:rsid w:val="00421EA1"/>
    <w:rsid w:val="00422133"/>
    <w:rsid w:val="004225D1"/>
    <w:rsid w:val="004231F1"/>
    <w:rsid w:val="0042419C"/>
    <w:rsid w:val="004249F2"/>
    <w:rsid w:val="004254CF"/>
    <w:rsid w:val="004256D9"/>
    <w:rsid w:val="00426440"/>
    <w:rsid w:val="00426A82"/>
    <w:rsid w:val="00426FDA"/>
    <w:rsid w:val="004279D5"/>
    <w:rsid w:val="00427A6F"/>
    <w:rsid w:val="004311E9"/>
    <w:rsid w:val="0043135E"/>
    <w:rsid w:val="00431576"/>
    <w:rsid w:val="004318D3"/>
    <w:rsid w:val="004326FC"/>
    <w:rsid w:val="00432935"/>
    <w:rsid w:val="00436D74"/>
    <w:rsid w:val="00437407"/>
    <w:rsid w:val="00437419"/>
    <w:rsid w:val="0044044B"/>
    <w:rsid w:val="00440A1F"/>
    <w:rsid w:val="00440B2D"/>
    <w:rsid w:val="0044108E"/>
    <w:rsid w:val="004423F7"/>
    <w:rsid w:val="004427D2"/>
    <w:rsid w:val="00442BAB"/>
    <w:rsid w:val="00442C71"/>
    <w:rsid w:val="00443500"/>
    <w:rsid w:val="00443513"/>
    <w:rsid w:val="004439DE"/>
    <w:rsid w:val="00444E29"/>
    <w:rsid w:val="00445AF4"/>
    <w:rsid w:val="00445E27"/>
    <w:rsid w:val="00446B7C"/>
    <w:rsid w:val="00446C61"/>
    <w:rsid w:val="00447110"/>
    <w:rsid w:val="00447B71"/>
    <w:rsid w:val="00451515"/>
    <w:rsid w:val="004515B9"/>
    <w:rsid w:val="004520A4"/>
    <w:rsid w:val="00452133"/>
    <w:rsid w:val="00452624"/>
    <w:rsid w:val="00452A40"/>
    <w:rsid w:val="00452EBE"/>
    <w:rsid w:val="00453090"/>
    <w:rsid w:val="00453D1A"/>
    <w:rsid w:val="004540E3"/>
    <w:rsid w:val="0045496F"/>
    <w:rsid w:val="004553FE"/>
    <w:rsid w:val="004572C8"/>
    <w:rsid w:val="0046050F"/>
    <w:rsid w:val="00460D6F"/>
    <w:rsid w:val="004610F2"/>
    <w:rsid w:val="0046129A"/>
    <w:rsid w:val="004617E2"/>
    <w:rsid w:val="00461E3E"/>
    <w:rsid w:val="00462A9D"/>
    <w:rsid w:val="00463EC7"/>
    <w:rsid w:val="00464447"/>
    <w:rsid w:val="00465F36"/>
    <w:rsid w:val="0046687C"/>
    <w:rsid w:val="00466E6D"/>
    <w:rsid w:val="00467577"/>
    <w:rsid w:val="004678CE"/>
    <w:rsid w:val="0046FD9B"/>
    <w:rsid w:val="004704F7"/>
    <w:rsid w:val="0047059C"/>
    <w:rsid w:val="004706F1"/>
    <w:rsid w:val="00470B3C"/>
    <w:rsid w:val="0047361F"/>
    <w:rsid w:val="004738C1"/>
    <w:rsid w:val="00473983"/>
    <w:rsid w:val="00473DC5"/>
    <w:rsid w:val="00474129"/>
    <w:rsid w:val="004748AD"/>
    <w:rsid w:val="00474936"/>
    <w:rsid w:val="00476E02"/>
    <w:rsid w:val="00477151"/>
    <w:rsid w:val="00477C66"/>
    <w:rsid w:val="00480898"/>
    <w:rsid w:val="00480B70"/>
    <w:rsid w:val="0048104C"/>
    <w:rsid w:val="004819E8"/>
    <w:rsid w:val="004826F7"/>
    <w:rsid w:val="004828D2"/>
    <w:rsid w:val="00482DFB"/>
    <w:rsid w:val="00483627"/>
    <w:rsid w:val="00483F13"/>
    <w:rsid w:val="00484301"/>
    <w:rsid w:val="00485B32"/>
    <w:rsid w:val="00485BE9"/>
    <w:rsid w:val="004862A9"/>
    <w:rsid w:val="004864C0"/>
    <w:rsid w:val="00486F3B"/>
    <w:rsid w:val="00487367"/>
    <w:rsid w:val="00487B1B"/>
    <w:rsid w:val="00490331"/>
    <w:rsid w:val="00490892"/>
    <w:rsid w:val="004913A1"/>
    <w:rsid w:val="0049391A"/>
    <w:rsid w:val="00494CA9"/>
    <w:rsid w:val="00495788"/>
    <w:rsid w:val="00495E89"/>
    <w:rsid w:val="0049684D"/>
    <w:rsid w:val="00497920"/>
    <w:rsid w:val="004A0B11"/>
    <w:rsid w:val="004A1EFA"/>
    <w:rsid w:val="004A2493"/>
    <w:rsid w:val="004A27E9"/>
    <w:rsid w:val="004A2D90"/>
    <w:rsid w:val="004A3BCA"/>
    <w:rsid w:val="004A3DF2"/>
    <w:rsid w:val="004A44F4"/>
    <w:rsid w:val="004A4B48"/>
    <w:rsid w:val="004A5977"/>
    <w:rsid w:val="004A6D0C"/>
    <w:rsid w:val="004B09FE"/>
    <w:rsid w:val="004B2362"/>
    <w:rsid w:val="004B2748"/>
    <w:rsid w:val="004B2A97"/>
    <w:rsid w:val="004B3E60"/>
    <w:rsid w:val="004B3ECE"/>
    <w:rsid w:val="004B4354"/>
    <w:rsid w:val="004B477C"/>
    <w:rsid w:val="004B48AD"/>
    <w:rsid w:val="004B4ABB"/>
    <w:rsid w:val="004B4DE1"/>
    <w:rsid w:val="004B5478"/>
    <w:rsid w:val="004B5B50"/>
    <w:rsid w:val="004B60EB"/>
    <w:rsid w:val="004B6B5D"/>
    <w:rsid w:val="004C19B8"/>
    <w:rsid w:val="004C2119"/>
    <w:rsid w:val="004C2C6E"/>
    <w:rsid w:val="004C2E12"/>
    <w:rsid w:val="004C3096"/>
    <w:rsid w:val="004C38E9"/>
    <w:rsid w:val="004C3CBB"/>
    <w:rsid w:val="004C41E9"/>
    <w:rsid w:val="004C4339"/>
    <w:rsid w:val="004C4B8C"/>
    <w:rsid w:val="004C52F4"/>
    <w:rsid w:val="004C5E2E"/>
    <w:rsid w:val="004C600E"/>
    <w:rsid w:val="004C60A7"/>
    <w:rsid w:val="004C62DE"/>
    <w:rsid w:val="004C7145"/>
    <w:rsid w:val="004CCE41"/>
    <w:rsid w:val="004D1220"/>
    <w:rsid w:val="004D123C"/>
    <w:rsid w:val="004D1F55"/>
    <w:rsid w:val="004D256A"/>
    <w:rsid w:val="004D2F9A"/>
    <w:rsid w:val="004D323B"/>
    <w:rsid w:val="004D4003"/>
    <w:rsid w:val="004D4201"/>
    <w:rsid w:val="004D4ED0"/>
    <w:rsid w:val="004D5338"/>
    <w:rsid w:val="004D5A7E"/>
    <w:rsid w:val="004D70A1"/>
    <w:rsid w:val="004E00BD"/>
    <w:rsid w:val="004E06B4"/>
    <w:rsid w:val="004E06C9"/>
    <w:rsid w:val="004E143E"/>
    <w:rsid w:val="004E2534"/>
    <w:rsid w:val="004E294C"/>
    <w:rsid w:val="004E38A9"/>
    <w:rsid w:val="004E3A6E"/>
    <w:rsid w:val="004E452D"/>
    <w:rsid w:val="004E457C"/>
    <w:rsid w:val="004E4679"/>
    <w:rsid w:val="004E49C8"/>
    <w:rsid w:val="004E4C82"/>
    <w:rsid w:val="004E5548"/>
    <w:rsid w:val="004E5BF9"/>
    <w:rsid w:val="004E6908"/>
    <w:rsid w:val="004E741C"/>
    <w:rsid w:val="004F0394"/>
    <w:rsid w:val="004F0E14"/>
    <w:rsid w:val="004F14CB"/>
    <w:rsid w:val="004F2238"/>
    <w:rsid w:val="004F23A0"/>
    <w:rsid w:val="004F2793"/>
    <w:rsid w:val="004F2B1C"/>
    <w:rsid w:val="004F2BF2"/>
    <w:rsid w:val="004F32C4"/>
    <w:rsid w:val="004F392A"/>
    <w:rsid w:val="004F3CA6"/>
    <w:rsid w:val="004F48FA"/>
    <w:rsid w:val="004F5CBB"/>
    <w:rsid w:val="004F5DD4"/>
    <w:rsid w:val="004F7314"/>
    <w:rsid w:val="004F7AEE"/>
    <w:rsid w:val="004F7C12"/>
    <w:rsid w:val="00500466"/>
    <w:rsid w:val="00502573"/>
    <w:rsid w:val="0050346C"/>
    <w:rsid w:val="0050349D"/>
    <w:rsid w:val="00504255"/>
    <w:rsid w:val="0050428C"/>
    <w:rsid w:val="00504B8F"/>
    <w:rsid w:val="00504BDD"/>
    <w:rsid w:val="00504CAC"/>
    <w:rsid w:val="00504E70"/>
    <w:rsid w:val="00506BD3"/>
    <w:rsid w:val="005116B6"/>
    <w:rsid w:val="00511768"/>
    <w:rsid w:val="00513656"/>
    <w:rsid w:val="00513A78"/>
    <w:rsid w:val="00514D0D"/>
    <w:rsid w:val="00514F78"/>
    <w:rsid w:val="0051582E"/>
    <w:rsid w:val="00515FF2"/>
    <w:rsid w:val="00517701"/>
    <w:rsid w:val="005201E7"/>
    <w:rsid w:val="00520527"/>
    <w:rsid w:val="00520BE2"/>
    <w:rsid w:val="00521754"/>
    <w:rsid w:val="00521831"/>
    <w:rsid w:val="005227B4"/>
    <w:rsid w:val="00522908"/>
    <w:rsid w:val="005229FC"/>
    <w:rsid w:val="005237B4"/>
    <w:rsid w:val="00523DB8"/>
    <w:rsid w:val="0052471D"/>
    <w:rsid w:val="0052477E"/>
    <w:rsid w:val="00524AEA"/>
    <w:rsid w:val="005256EE"/>
    <w:rsid w:val="00525C6D"/>
    <w:rsid w:val="0052670D"/>
    <w:rsid w:val="00527611"/>
    <w:rsid w:val="005306CF"/>
    <w:rsid w:val="00530823"/>
    <w:rsid w:val="00530958"/>
    <w:rsid w:val="00530DFE"/>
    <w:rsid w:val="0053135D"/>
    <w:rsid w:val="0053429D"/>
    <w:rsid w:val="00534CF1"/>
    <w:rsid w:val="0053672B"/>
    <w:rsid w:val="0053769D"/>
    <w:rsid w:val="00540120"/>
    <w:rsid w:val="005401AA"/>
    <w:rsid w:val="00540851"/>
    <w:rsid w:val="00540874"/>
    <w:rsid w:val="005409E0"/>
    <w:rsid w:val="00540CB1"/>
    <w:rsid w:val="00541196"/>
    <w:rsid w:val="0054176C"/>
    <w:rsid w:val="00541AF2"/>
    <w:rsid w:val="00546DDE"/>
    <w:rsid w:val="00546EE9"/>
    <w:rsid w:val="00546F55"/>
    <w:rsid w:val="00547CCE"/>
    <w:rsid w:val="00547FB0"/>
    <w:rsid w:val="005500A1"/>
    <w:rsid w:val="005500EF"/>
    <w:rsid w:val="00550456"/>
    <w:rsid w:val="005508DC"/>
    <w:rsid w:val="00551A7D"/>
    <w:rsid w:val="00552078"/>
    <w:rsid w:val="00552F26"/>
    <w:rsid w:val="0055319A"/>
    <w:rsid w:val="00553945"/>
    <w:rsid w:val="00554BEA"/>
    <w:rsid w:val="00555398"/>
    <w:rsid w:val="00555743"/>
    <w:rsid w:val="005557A6"/>
    <w:rsid w:val="00555E0C"/>
    <w:rsid w:val="00556218"/>
    <w:rsid w:val="005563E1"/>
    <w:rsid w:val="005569FE"/>
    <w:rsid w:val="005573CD"/>
    <w:rsid w:val="005574E5"/>
    <w:rsid w:val="0056004B"/>
    <w:rsid w:val="00560116"/>
    <w:rsid w:val="00560CE4"/>
    <w:rsid w:val="00561372"/>
    <w:rsid w:val="0056365E"/>
    <w:rsid w:val="00563B8A"/>
    <w:rsid w:val="0056424D"/>
    <w:rsid w:val="00564780"/>
    <w:rsid w:val="00564BCB"/>
    <w:rsid w:val="00564C6F"/>
    <w:rsid w:val="0056522A"/>
    <w:rsid w:val="00565798"/>
    <w:rsid w:val="00565C2D"/>
    <w:rsid w:val="005678D7"/>
    <w:rsid w:val="00567F5F"/>
    <w:rsid w:val="00567FF7"/>
    <w:rsid w:val="00570123"/>
    <w:rsid w:val="00570C32"/>
    <w:rsid w:val="00570F0C"/>
    <w:rsid w:val="00571FEB"/>
    <w:rsid w:val="005724F0"/>
    <w:rsid w:val="0057273F"/>
    <w:rsid w:val="00572AA3"/>
    <w:rsid w:val="00573116"/>
    <w:rsid w:val="00573F20"/>
    <w:rsid w:val="005745FF"/>
    <w:rsid w:val="005747DE"/>
    <w:rsid w:val="0057498A"/>
    <w:rsid w:val="00574C9D"/>
    <w:rsid w:val="005757A9"/>
    <w:rsid w:val="00575C9A"/>
    <w:rsid w:val="00576207"/>
    <w:rsid w:val="005770FE"/>
    <w:rsid w:val="005776D8"/>
    <w:rsid w:val="00577D20"/>
    <w:rsid w:val="005809D5"/>
    <w:rsid w:val="00581B3C"/>
    <w:rsid w:val="00582174"/>
    <w:rsid w:val="00582583"/>
    <w:rsid w:val="00582AD8"/>
    <w:rsid w:val="00582B0A"/>
    <w:rsid w:val="00583EA0"/>
    <w:rsid w:val="00583F77"/>
    <w:rsid w:val="0058465A"/>
    <w:rsid w:val="00584849"/>
    <w:rsid w:val="005856A7"/>
    <w:rsid w:val="00585754"/>
    <w:rsid w:val="00585802"/>
    <w:rsid w:val="0058656E"/>
    <w:rsid w:val="00586CD0"/>
    <w:rsid w:val="005909DB"/>
    <w:rsid w:val="00590F51"/>
    <w:rsid w:val="005912B3"/>
    <w:rsid w:val="00591988"/>
    <w:rsid w:val="00591A41"/>
    <w:rsid w:val="00591EF3"/>
    <w:rsid w:val="00591F43"/>
    <w:rsid w:val="00594063"/>
    <w:rsid w:val="0059412B"/>
    <w:rsid w:val="00594C4A"/>
    <w:rsid w:val="00596633"/>
    <w:rsid w:val="00596BC4"/>
    <w:rsid w:val="00596F29"/>
    <w:rsid w:val="00597625"/>
    <w:rsid w:val="005979B0"/>
    <w:rsid w:val="00597F10"/>
    <w:rsid w:val="005A0781"/>
    <w:rsid w:val="005A0DA6"/>
    <w:rsid w:val="005A149F"/>
    <w:rsid w:val="005A1725"/>
    <w:rsid w:val="005A2326"/>
    <w:rsid w:val="005A2548"/>
    <w:rsid w:val="005A345F"/>
    <w:rsid w:val="005A3CD4"/>
    <w:rsid w:val="005A4C67"/>
    <w:rsid w:val="005A564E"/>
    <w:rsid w:val="005A6A08"/>
    <w:rsid w:val="005A76AB"/>
    <w:rsid w:val="005B0581"/>
    <w:rsid w:val="005B12AA"/>
    <w:rsid w:val="005B137F"/>
    <w:rsid w:val="005B14F4"/>
    <w:rsid w:val="005B17DD"/>
    <w:rsid w:val="005B2B4B"/>
    <w:rsid w:val="005B2D4B"/>
    <w:rsid w:val="005B2F45"/>
    <w:rsid w:val="005B3BD2"/>
    <w:rsid w:val="005B3D66"/>
    <w:rsid w:val="005B57A8"/>
    <w:rsid w:val="005B590E"/>
    <w:rsid w:val="005B5A01"/>
    <w:rsid w:val="005B608A"/>
    <w:rsid w:val="005B6C7A"/>
    <w:rsid w:val="005B73EF"/>
    <w:rsid w:val="005B74B2"/>
    <w:rsid w:val="005B74DF"/>
    <w:rsid w:val="005B7B1C"/>
    <w:rsid w:val="005B7BB1"/>
    <w:rsid w:val="005B7C8F"/>
    <w:rsid w:val="005C03D1"/>
    <w:rsid w:val="005C0AE7"/>
    <w:rsid w:val="005C1CA3"/>
    <w:rsid w:val="005C1E69"/>
    <w:rsid w:val="005C2E09"/>
    <w:rsid w:val="005C392F"/>
    <w:rsid w:val="005C3B4C"/>
    <w:rsid w:val="005C43E9"/>
    <w:rsid w:val="005C4BCA"/>
    <w:rsid w:val="005C67DE"/>
    <w:rsid w:val="005C741A"/>
    <w:rsid w:val="005D05B5"/>
    <w:rsid w:val="005D0D03"/>
    <w:rsid w:val="005D1077"/>
    <w:rsid w:val="005D10D0"/>
    <w:rsid w:val="005D1548"/>
    <w:rsid w:val="005D1A82"/>
    <w:rsid w:val="005D1D94"/>
    <w:rsid w:val="005D1D97"/>
    <w:rsid w:val="005D2D1D"/>
    <w:rsid w:val="005D3034"/>
    <w:rsid w:val="005D48A2"/>
    <w:rsid w:val="005D4AC7"/>
    <w:rsid w:val="005D50C4"/>
    <w:rsid w:val="005D5786"/>
    <w:rsid w:val="005D76B4"/>
    <w:rsid w:val="005E1233"/>
    <w:rsid w:val="005E18F2"/>
    <w:rsid w:val="005E30A6"/>
    <w:rsid w:val="005E41AC"/>
    <w:rsid w:val="005E44B8"/>
    <w:rsid w:val="005E6437"/>
    <w:rsid w:val="005E6A03"/>
    <w:rsid w:val="005E6EB0"/>
    <w:rsid w:val="005E7D58"/>
    <w:rsid w:val="005F005D"/>
    <w:rsid w:val="005F0179"/>
    <w:rsid w:val="005F0353"/>
    <w:rsid w:val="005F071B"/>
    <w:rsid w:val="005F1321"/>
    <w:rsid w:val="005F181C"/>
    <w:rsid w:val="005F255B"/>
    <w:rsid w:val="005F31F2"/>
    <w:rsid w:val="005F3247"/>
    <w:rsid w:val="005F38D1"/>
    <w:rsid w:val="005F6020"/>
    <w:rsid w:val="005F64F4"/>
    <w:rsid w:val="005F664E"/>
    <w:rsid w:val="005F6679"/>
    <w:rsid w:val="005F76BF"/>
    <w:rsid w:val="00600353"/>
    <w:rsid w:val="00600612"/>
    <w:rsid w:val="006009C1"/>
    <w:rsid w:val="00600A50"/>
    <w:rsid w:val="006010DB"/>
    <w:rsid w:val="006011B7"/>
    <w:rsid w:val="006013A4"/>
    <w:rsid w:val="00601544"/>
    <w:rsid w:val="0060160D"/>
    <w:rsid w:val="006024F6"/>
    <w:rsid w:val="006045E5"/>
    <w:rsid w:val="00605D69"/>
    <w:rsid w:val="006069F1"/>
    <w:rsid w:val="0060749C"/>
    <w:rsid w:val="00607840"/>
    <w:rsid w:val="006104FD"/>
    <w:rsid w:val="00610B7B"/>
    <w:rsid w:val="00610F4F"/>
    <w:rsid w:val="00612B92"/>
    <w:rsid w:val="006135EF"/>
    <w:rsid w:val="00614415"/>
    <w:rsid w:val="00614BD0"/>
    <w:rsid w:val="00614CD2"/>
    <w:rsid w:val="00615F17"/>
    <w:rsid w:val="0061749D"/>
    <w:rsid w:val="0061755B"/>
    <w:rsid w:val="00617930"/>
    <w:rsid w:val="006200B0"/>
    <w:rsid w:val="0062036F"/>
    <w:rsid w:val="0062143D"/>
    <w:rsid w:val="00621A95"/>
    <w:rsid w:val="00621D1B"/>
    <w:rsid w:val="0062233C"/>
    <w:rsid w:val="00622A24"/>
    <w:rsid w:val="00622C52"/>
    <w:rsid w:val="00622C7A"/>
    <w:rsid w:val="00622E31"/>
    <w:rsid w:val="0062320E"/>
    <w:rsid w:val="00623436"/>
    <w:rsid w:val="00624297"/>
    <w:rsid w:val="006248E8"/>
    <w:rsid w:val="00624A91"/>
    <w:rsid w:val="0062533A"/>
    <w:rsid w:val="006258BD"/>
    <w:rsid w:val="006259A2"/>
    <w:rsid w:val="00625D22"/>
    <w:rsid w:val="00626300"/>
    <w:rsid w:val="006266FB"/>
    <w:rsid w:val="0062728F"/>
    <w:rsid w:val="0062764A"/>
    <w:rsid w:val="006300B8"/>
    <w:rsid w:val="00630836"/>
    <w:rsid w:val="00631ACB"/>
    <w:rsid w:val="00631C74"/>
    <w:rsid w:val="00631E5B"/>
    <w:rsid w:val="0063243B"/>
    <w:rsid w:val="006354D3"/>
    <w:rsid w:val="006355B1"/>
    <w:rsid w:val="00635A82"/>
    <w:rsid w:val="0063672D"/>
    <w:rsid w:val="00636AA5"/>
    <w:rsid w:val="00636E81"/>
    <w:rsid w:val="006379AF"/>
    <w:rsid w:val="0064170D"/>
    <w:rsid w:val="006429A8"/>
    <w:rsid w:val="00642E37"/>
    <w:rsid w:val="006435F7"/>
    <w:rsid w:val="00643A0B"/>
    <w:rsid w:val="00643B0E"/>
    <w:rsid w:val="00644860"/>
    <w:rsid w:val="00644D9E"/>
    <w:rsid w:val="0064541C"/>
    <w:rsid w:val="00645DE9"/>
    <w:rsid w:val="0064653C"/>
    <w:rsid w:val="0064735B"/>
    <w:rsid w:val="00650444"/>
    <w:rsid w:val="00650630"/>
    <w:rsid w:val="006509C5"/>
    <w:rsid w:val="00650BD8"/>
    <w:rsid w:val="00651760"/>
    <w:rsid w:val="00651D78"/>
    <w:rsid w:val="006521A1"/>
    <w:rsid w:val="006528FB"/>
    <w:rsid w:val="00652969"/>
    <w:rsid w:val="00653097"/>
    <w:rsid w:val="00653A7D"/>
    <w:rsid w:val="00653D2D"/>
    <w:rsid w:val="00655016"/>
    <w:rsid w:val="0065734B"/>
    <w:rsid w:val="00660A2E"/>
    <w:rsid w:val="00661660"/>
    <w:rsid w:val="00661BB1"/>
    <w:rsid w:val="00661EBA"/>
    <w:rsid w:val="00662586"/>
    <w:rsid w:val="00662CD1"/>
    <w:rsid w:val="00662E50"/>
    <w:rsid w:val="00663E6B"/>
    <w:rsid w:val="00663F0E"/>
    <w:rsid w:val="00665E5E"/>
    <w:rsid w:val="00666160"/>
    <w:rsid w:val="00666E06"/>
    <w:rsid w:val="0066737C"/>
    <w:rsid w:val="006703BC"/>
    <w:rsid w:val="00670E4A"/>
    <w:rsid w:val="00670FCB"/>
    <w:rsid w:val="00671200"/>
    <w:rsid w:val="00671EFB"/>
    <w:rsid w:val="00672A50"/>
    <w:rsid w:val="00672B8F"/>
    <w:rsid w:val="00673649"/>
    <w:rsid w:val="006751EC"/>
    <w:rsid w:val="006764FE"/>
    <w:rsid w:val="00676893"/>
    <w:rsid w:val="00676A43"/>
    <w:rsid w:val="00676CD4"/>
    <w:rsid w:val="0068066F"/>
    <w:rsid w:val="00680B06"/>
    <w:rsid w:val="00680E5C"/>
    <w:rsid w:val="00681718"/>
    <w:rsid w:val="00681866"/>
    <w:rsid w:val="00681CD7"/>
    <w:rsid w:val="006829DD"/>
    <w:rsid w:val="00684102"/>
    <w:rsid w:val="0068436F"/>
    <w:rsid w:val="00685B99"/>
    <w:rsid w:val="0068674B"/>
    <w:rsid w:val="00687011"/>
    <w:rsid w:val="006907F1"/>
    <w:rsid w:val="00691317"/>
    <w:rsid w:val="0069190B"/>
    <w:rsid w:val="00694751"/>
    <w:rsid w:val="00694C76"/>
    <w:rsid w:val="00695A5C"/>
    <w:rsid w:val="006A01F1"/>
    <w:rsid w:val="006A03D0"/>
    <w:rsid w:val="006A09A8"/>
    <w:rsid w:val="006A1789"/>
    <w:rsid w:val="006A20B5"/>
    <w:rsid w:val="006A217C"/>
    <w:rsid w:val="006A368B"/>
    <w:rsid w:val="006A414C"/>
    <w:rsid w:val="006A4FBF"/>
    <w:rsid w:val="006A5172"/>
    <w:rsid w:val="006A5310"/>
    <w:rsid w:val="006A650E"/>
    <w:rsid w:val="006A7323"/>
    <w:rsid w:val="006A7941"/>
    <w:rsid w:val="006A79DC"/>
    <w:rsid w:val="006B0A43"/>
    <w:rsid w:val="006B110E"/>
    <w:rsid w:val="006B1ADB"/>
    <w:rsid w:val="006B1E69"/>
    <w:rsid w:val="006B2585"/>
    <w:rsid w:val="006B3E66"/>
    <w:rsid w:val="006B40E1"/>
    <w:rsid w:val="006B51F2"/>
    <w:rsid w:val="006B5495"/>
    <w:rsid w:val="006B5C3A"/>
    <w:rsid w:val="006B6EA2"/>
    <w:rsid w:val="006B6ED0"/>
    <w:rsid w:val="006B7FCF"/>
    <w:rsid w:val="006C0982"/>
    <w:rsid w:val="006C0C70"/>
    <w:rsid w:val="006C185A"/>
    <w:rsid w:val="006C1C8E"/>
    <w:rsid w:val="006C202C"/>
    <w:rsid w:val="006C2298"/>
    <w:rsid w:val="006C2AC1"/>
    <w:rsid w:val="006C493E"/>
    <w:rsid w:val="006C51A0"/>
    <w:rsid w:val="006C59CB"/>
    <w:rsid w:val="006C68DF"/>
    <w:rsid w:val="006C6F01"/>
    <w:rsid w:val="006C77A5"/>
    <w:rsid w:val="006D01DD"/>
    <w:rsid w:val="006D108C"/>
    <w:rsid w:val="006D1CCD"/>
    <w:rsid w:val="006D264D"/>
    <w:rsid w:val="006D31AF"/>
    <w:rsid w:val="006D3BBF"/>
    <w:rsid w:val="006D41B7"/>
    <w:rsid w:val="006D50E6"/>
    <w:rsid w:val="006D5364"/>
    <w:rsid w:val="006D5B0F"/>
    <w:rsid w:val="006D6312"/>
    <w:rsid w:val="006D67F8"/>
    <w:rsid w:val="006D71C7"/>
    <w:rsid w:val="006D7302"/>
    <w:rsid w:val="006D7315"/>
    <w:rsid w:val="006D79DC"/>
    <w:rsid w:val="006D7E80"/>
    <w:rsid w:val="006E005C"/>
    <w:rsid w:val="006E016F"/>
    <w:rsid w:val="006E11C1"/>
    <w:rsid w:val="006E1383"/>
    <w:rsid w:val="006E20FF"/>
    <w:rsid w:val="006E2749"/>
    <w:rsid w:val="006E2D93"/>
    <w:rsid w:val="006E3491"/>
    <w:rsid w:val="006E4FE1"/>
    <w:rsid w:val="006E520D"/>
    <w:rsid w:val="006E56CD"/>
    <w:rsid w:val="006E5BBB"/>
    <w:rsid w:val="006E5E8D"/>
    <w:rsid w:val="006E69B9"/>
    <w:rsid w:val="006E6FB5"/>
    <w:rsid w:val="006E76AA"/>
    <w:rsid w:val="006E76AB"/>
    <w:rsid w:val="006F0519"/>
    <w:rsid w:val="006F0E9E"/>
    <w:rsid w:val="006F19A2"/>
    <w:rsid w:val="006F22E6"/>
    <w:rsid w:val="006F2954"/>
    <w:rsid w:val="006F31AA"/>
    <w:rsid w:val="006F452D"/>
    <w:rsid w:val="006F4F4E"/>
    <w:rsid w:val="006F5641"/>
    <w:rsid w:val="006F5FAB"/>
    <w:rsid w:val="006F60D3"/>
    <w:rsid w:val="006F6E3F"/>
    <w:rsid w:val="006F756E"/>
    <w:rsid w:val="006F7637"/>
    <w:rsid w:val="007002D0"/>
    <w:rsid w:val="007006BB"/>
    <w:rsid w:val="007008D6"/>
    <w:rsid w:val="00701272"/>
    <w:rsid w:val="00701EDE"/>
    <w:rsid w:val="00702926"/>
    <w:rsid w:val="00702966"/>
    <w:rsid w:val="00702BE7"/>
    <w:rsid w:val="00702DFD"/>
    <w:rsid w:val="007031A9"/>
    <w:rsid w:val="0070346F"/>
    <w:rsid w:val="00703D66"/>
    <w:rsid w:val="007044EF"/>
    <w:rsid w:val="0070595F"/>
    <w:rsid w:val="00706418"/>
    <w:rsid w:val="0071070B"/>
    <w:rsid w:val="0071085E"/>
    <w:rsid w:val="00711361"/>
    <w:rsid w:val="007119D2"/>
    <w:rsid w:val="00711F25"/>
    <w:rsid w:val="00712479"/>
    <w:rsid w:val="007128E5"/>
    <w:rsid w:val="00713863"/>
    <w:rsid w:val="00714680"/>
    <w:rsid w:val="00714B2B"/>
    <w:rsid w:val="00714CAA"/>
    <w:rsid w:val="00714EC1"/>
    <w:rsid w:val="007172DE"/>
    <w:rsid w:val="0071741B"/>
    <w:rsid w:val="007176F8"/>
    <w:rsid w:val="0072025B"/>
    <w:rsid w:val="00720711"/>
    <w:rsid w:val="007208B4"/>
    <w:rsid w:val="00720EA4"/>
    <w:rsid w:val="007211B8"/>
    <w:rsid w:val="0072157E"/>
    <w:rsid w:val="00721F64"/>
    <w:rsid w:val="00722488"/>
    <w:rsid w:val="00722715"/>
    <w:rsid w:val="007252DB"/>
    <w:rsid w:val="0072627F"/>
    <w:rsid w:val="0072686C"/>
    <w:rsid w:val="00726A72"/>
    <w:rsid w:val="00726DCD"/>
    <w:rsid w:val="007276DE"/>
    <w:rsid w:val="00727794"/>
    <w:rsid w:val="00727BA3"/>
    <w:rsid w:val="00727CF0"/>
    <w:rsid w:val="00731073"/>
    <w:rsid w:val="00731904"/>
    <w:rsid w:val="0073211C"/>
    <w:rsid w:val="00732C62"/>
    <w:rsid w:val="00733CF9"/>
    <w:rsid w:val="0073440D"/>
    <w:rsid w:val="0073446B"/>
    <w:rsid w:val="00734732"/>
    <w:rsid w:val="0073591D"/>
    <w:rsid w:val="00736201"/>
    <w:rsid w:val="0073653E"/>
    <w:rsid w:val="00736B16"/>
    <w:rsid w:val="007377C9"/>
    <w:rsid w:val="00737CE9"/>
    <w:rsid w:val="00737EB3"/>
    <w:rsid w:val="00740E68"/>
    <w:rsid w:val="007414DA"/>
    <w:rsid w:val="0074186F"/>
    <w:rsid w:val="00741B51"/>
    <w:rsid w:val="00741CDB"/>
    <w:rsid w:val="00741E93"/>
    <w:rsid w:val="007423FF"/>
    <w:rsid w:val="00742A8C"/>
    <w:rsid w:val="00742F70"/>
    <w:rsid w:val="007434E2"/>
    <w:rsid w:val="007440C2"/>
    <w:rsid w:val="00745477"/>
    <w:rsid w:val="00746ECE"/>
    <w:rsid w:val="00747024"/>
    <w:rsid w:val="0074727A"/>
    <w:rsid w:val="00750CB1"/>
    <w:rsid w:val="00751EED"/>
    <w:rsid w:val="00753C2A"/>
    <w:rsid w:val="00753E50"/>
    <w:rsid w:val="00754454"/>
    <w:rsid w:val="00754DB6"/>
    <w:rsid w:val="00756BAF"/>
    <w:rsid w:val="00757CBF"/>
    <w:rsid w:val="00757E3C"/>
    <w:rsid w:val="007602F8"/>
    <w:rsid w:val="00760CDC"/>
    <w:rsid w:val="00760EE9"/>
    <w:rsid w:val="00761280"/>
    <w:rsid w:val="00761446"/>
    <w:rsid w:val="007619CF"/>
    <w:rsid w:val="00761C98"/>
    <w:rsid w:val="0076219A"/>
    <w:rsid w:val="007627CF"/>
    <w:rsid w:val="00762B4A"/>
    <w:rsid w:val="00762C0F"/>
    <w:rsid w:val="007634ED"/>
    <w:rsid w:val="007644D9"/>
    <w:rsid w:val="00766684"/>
    <w:rsid w:val="00767414"/>
    <w:rsid w:val="00767D64"/>
    <w:rsid w:val="00770F55"/>
    <w:rsid w:val="007711B4"/>
    <w:rsid w:val="0077125D"/>
    <w:rsid w:val="007712BF"/>
    <w:rsid w:val="00771C62"/>
    <w:rsid w:val="00772763"/>
    <w:rsid w:val="00773270"/>
    <w:rsid w:val="00773FBD"/>
    <w:rsid w:val="00775240"/>
    <w:rsid w:val="007758DC"/>
    <w:rsid w:val="00776828"/>
    <w:rsid w:val="00776BBE"/>
    <w:rsid w:val="00777D2A"/>
    <w:rsid w:val="00777D3A"/>
    <w:rsid w:val="00777E89"/>
    <w:rsid w:val="0077D13D"/>
    <w:rsid w:val="00780110"/>
    <w:rsid w:val="007802F1"/>
    <w:rsid w:val="00780637"/>
    <w:rsid w:val="00780A8F"/>
    <w:rsid w:val="00780C98"/>
    <w:rsid w:val="00781F02"/>
    <w:rsid w:val="00782526"/>
    <w:rsid w:val="00782AD8"/>
    <w:rsid w:val="007834A2"/>
    <w:rsid w:val="007850BC"/>
    <w:rsid w:val="007863F0"/>
    <w:rsid w:val="0078682F"/>
    <w:rsid w:val="00787A00"/>
    <w:rsid w:val="00787F8C"/>
    <w:rsid w:val="007901D1"/>
    <w:rsid w:val="00790B13"/>
    <w:rsid w:val="00791CC1"/>
    <w:rsid w:val="007923CC"/>
    <w:rsid w:val="00792CD0"/>
    <w:rsid w:val="00793B8A"/>
    <w:rsid w:val="00793C6E"/>
    <w:rsid w:val="0079661B"/>
    <w:rsid w:val="007A1173"/>
    <w:rsid w:val="007A139B"/>
    <w:rsid w:val="007A37F6"/>
    <w:rsid w:val="007A41CE"/>
    <w:rsid w:val="007A4613"/>
    <w:rsid w:val="007A4C26"/>
    <w:rsid w:val="007A4CA3"/>
    <w:rsid w:val="007A56F0"/>
    <w:rsid w:val="007A57C5"/>
    <w:rsid w:val="007A5AD8"/>
    <w:rsid w:val="007A75C0"/>
    <w:rsid w:val="007A7AF9"/>
    <w:rsid w:val="007A7F28"/>
    <w:rsid w:val="007B0292"/>
    <w:rsid w:val="007B1E80"/>
    <w:rsid w:val="007B1F80"/>
    <w:rsid w:val="007B2C5C"/>
    <w:rsid w:val="007B36DC"/>
    <w:rsid w:val="007B39D6"/>
    <w:rsid w:val="007B3E54"/>
    <w:rsid w:val="007B49CA"/>
    <w:rsid w:val="007C06FB"/>
    <w:rsid w:val="007C0D28"/>
    <w:rsid w:val="007C22C3"/>
    <w:rsid w:val="007C2A78"/>
    <w:rsid w:val="007C3E57"/>
    <w:rsid w:val="007C54C3"/>
    <w:rsid w:val="007C5A35"/>
    <w:rsid w:val="007C5A85"/>
    <w:rsid w:val="007C6941"/>
    <w:rsid w:val="007C69ED"/>
    <w:rsid w:val="007C70E2"/>
    <w:rsid w:val="007D026E"/>
    <w:rsid w:val="007D0AFF"/>
    <w:rsid w:val="007D0C43"/>
    <w:rsid w:val="007D3B46"/>
    <w:rsid w:val="007D3C1E"/>
    <w:rsid w:val="007D43C1"/>
    <w:rsid w:val="007D4804"/>
    <w:rsid w:val="007D4FF8"/>
    <w:rsid w:val="007D58AB"/>
    <w:rsid w:val="007D6299"/>
    <w:rsid w:val="007D652A"/>
    <w:rsid w:val="007D7E08"/>
    <w:rsid w:val="007E01ED"/>
    <w:rsid w:val="007E0797"/>
    <w:rsid w:val="007E0887"/>
    <w:rsid w:val="007E1101"/>
    <w:rsid w:val="007E15A7"/>
    <w:rsid w:val="007E15D8"/>
    <w:rsid w:val="007E22BC"/>
    <w:rsid w:val="007E2951"/>
    <w:rsid w:val="007E483D"/>
    <w:rsid w:val="007E4DF3"/>
    <w:rsid w:val="007E5C1B"/>
    <w:rsid w:val="007E61DB"/>
    <w:rsid w:val="007E640D"/>
    <w:rsid w:val="007E674D"/>
    <w:rsid w:val="007F077C"/>
    <w:rsid w:val="007F1022"/>
    <w:rsid w:val="007F2C78"/>
    <w:rsid w:val="007F35EC"/>
    <w:rsid w:val="007F3AD0"/>
    <w:rsid w:val="007F3D6D"/>
    <w:rsid w:val="007F5CEB"/>
    <w:rsid w:val="007F647B"/>
    <w:rsid w:val="007F6B81"/>
    <w:rsid w:val="007F6CED"/>
    <w:rsid w:val="00800097"/>
    <w:rsid w:val="008006EE"/>
    <w:rsid w:val="008014AF"/>
    <w:rsid w:val="00801F9C"/>
    <w:rsid w:val="008026FB"/>
    <w:rsid w:val="00802F7B"/>
    <w:rsid w:val="008030D4"/>
    <w:rsid w:val="00805909"/>
    <w:rsid w:val="00806A99"/>
    <w:rsid w:val="00810308"/>
    <w:rsid w:val="0081064A"/>
    <w:rsid w:val="008109BD"/>
    <w:rsid w:val="00811798"/>
    <w:rsid w:val="00812D0D"/>
    <w:rsid w:val="0081345A"/>
    <w:rsid w:val="00813514"/>
    <w:rsid w:val="00813622"/>
    <w:rsid w:val="00814EC6"/>
    <w:rsid w:val="008150A6"/>
    <w:rsid w:val="00815352"/>
    <w:rsid w:val="00815B88"/>
    <w:rsid w:val="00816536"/>
    <w:rsid w:val="00816637"/>
    <w:rsid w:val="008174BD"/>
    <w:rsid w:val="008178A5"/>
    <w:rsid w:val="00817CEC"/>
    <w:rsid w:val="00817E0F"/>
    <w:rsid w:val="0082086C"/>
    <w:rsid w:val="00820E8E"/>
    <w:rsid w:val="00821371"/>
    <w:rsid w:val="008214A4"/>
    <w:rsid w:val="00822915"/>
    <w:rsid w:val="00822B79"/>
    <w:rsid w:val="00823715"/>
    <w:rsid w:val="00823763"/>
    <w:rsid w:val="00823B27"/>
    <w:rsid w:val="00823F80"/>
    <w:rsid w:val="008244E9"/>
    <w:rsid w:val="008244F7"/>
    <w:rsid w:val="008247D0"/>
    <w:rsid w:val="00824CD3"/>
    <w:rsid w:val="0082516C"/>
    <w:rsid w:val="0082518E"/>
    <w:rsid w:val="0082549F"/>
    <w:rsid w:val="00826DBB"/>
    <w:rsid w:val="008275A5"/>
    <w:rsid w:val="00827C3D"/>
    <w:rsid w:val="00827D59"/>
    <w:rsid w:val="0083188E"/>
    <w:rsid w:val="0083428B"/>
    <w:rsid w:val="008342DD"/>
    <w:rsid w:val="00834B6C"/>
    <w:rsid w:val="00836B35"/>
    <w:rsid w:val="00836EF0"/>
    <w:rsid w:val="00837DEA"/>
    <w:rsid w:val="0084082E"/>
    <w:rsid w:val="00841303"/>
    <w:rsid w:val="00841717"/>
    <w:rsid w:val="00841E29"/>
    <w:rsid w:val="00842F27"/>
    <w:rsid w:val="00843C3F"/>
    <w:rsid w:val="00843D0F"/>
    <w:rsid w:val="00844564"/>
    <w:rsid w:val="00844F7A"/>
    <w:rsid w:val="00845237"/>
    <w:rsid w:val="00845AF6"/>
    <w:rsid w:val="00845F2E"/>
    <w:rsid w:val="008469BA"/>
    <w:rsid w:val="00850065"/>
    <w:rsid w:val="008500C3"/>
    <w:rsid w:val="0085049D"/>
    <w:rsid w:val="00852412"/>
    <w:rsid w:val="00852602"/>
    <w:rsid w:val="00852C6C"/>
    <w:rsid w:val="00853E63"/>
    <w:rsid w:val="00854F49"/>
    <w:rsid w:val="008552FC"/>
    <w:rsid w:val="00855564"/>
    <w:rsid w:val="008563EA"/>
    <w:rsid w:val="00856B83"/>
    <w:rsid w:val="0085769E"/>
    <w:rsid w:val="00862337"/>
    <w:rsid w:val="008632CE"/>
    <w:rsid w:val="00863392"/>
    <w:rsid w:val="0086382F"/>
    <w:rsid w:val="00864308"/>
    <w:rsid w:val="0086665A"/>
    <w:rsid w:val="00866F4E"/>
    <w:rsid w:val="0087028C"/>
    <w:rsid w:val="0087049D"/>
    <w:rsid w:val="0087134B"/>
    <w:rsid w:val="008715E0"/>
    <w:rsid w:val="00871A95"/>
    <w:rsid w:val="00872284"/>
    <w:rsid w:val="008728A4"/>
    <w:rsid w:val="00873608"/>
    <w:rsid w:val="00873AF7"/>
    <w:rsid w:val="00873CEA"/>
    <w:rsid w:val="00873E36"/>
    <w:rsid w:val="0087514F"/>
    <w:rsid w:val="008752E0"/>
    <w:rsid w:val="00875CD7"/>
    <w:rsid w:val="008762FA"/>
    <w:rsid w:val="008767D1"/>
    <w:rsid w:val="008771F1"/>
    <w:rsid w:val="00877741"/>
    <w:rsid w:val="008777DC"/>
    <w:rsid w:val="00877D43"/>
    <w:rsid w:val="00877E34"/>
    <w:rsid w:val="0088026B"/>
    <w:rsid w:val="0088032B"/>
    <w:rsid w:val="008803CA"/>
    <w:rsid w:val="00881131"/>
    <w:rsid w:val="0088156E"/>
    <w:rsid w:val="008819EE"/>
    <w:rsid w:val="00882CEF"/>
    <w:rsid w:val="00883251"/>
    <w:rsid w:val="00883964"/>
    <w:rsid w:val="00883CC1"/>
    <w:rsid w:val="00884C4A"/>
    <w:rsid w:val="00885B19"/>
    <w:rsid w:val="00885DF3"/>
    <w:rsid w:val="00887196"/>
    <w:rsid w:val="0088727D"/>
    <w:rsid w:val="008906EE"/>
    <w:rsid w:val="00890BBA"/>
    <w:rsid w:val="0089144C"/>
    <w:rsid w:val="00891812"/>
    <w:rsid w:val="00891D77"/>
    <w:rsid w:val="00891DE4"/>
    <w:rsid w:val="00891E26"/>
    <w:rsid w:val="00892444"/>
    <w:rsid w:val="008925F8"/>
    <w:rsid w:val="00893222"/>
    <w:rsid w:val="0089382F"/>
    <w:rsid w:val="00893D2B"/>
    <w:rsid w:val="008943D4"/>
    <w:rsid w:val="00894DC2"/>
    <w:rsid w:val="00897056"/>
    <w:rsid w:val="008970F7"/>
    <w:rsid w:val="00897A51"/>
    <w:rsid w:val="008A039C"/>
    <w:rsid w:val="008A1089"/>
    <w:rsid w:val="008A21D8"/>
    <w:rsid w:val="008A2A4A"/>
    <w:rsid w:val="008A30BB"/>
    <w:rsid w:val="008A3816"/>
    <w:rsid w:val="008A3B2F"/>
    <w:rsid w:val="008A4283"/>
    <w:rsid w:val="008A45E9"/>
    <w:rsid w:val="008A4837"/>
    <w:rsid w:val="008A4CB3"/>
    <w:rsid w:val="008A5382"/>
    <w:rsid w:val="008A5F90"/>
    <w:rsid w:val="008A68AE"/>
    <w:rsid w:val="008B055D"/>
    <w:rsid w:val="008B1910"/>
    <w:rsid w:val="008B1994"/>
    <w:rsid w:val="008B29BF"/>
    <w:rsid w:val="008B4496"/>
    <w:rsid w:val="008B458F"/>
    <w:rsid w:val="008B4645"/>
    <w:rsid w:val="008B477F"/>
    <w:rsid w:val="008B5305"/>
    <w:rsid w:val="008B5606"/>
    <w:rsid w:val="008B5AD8"/>
    <w:rsid w:val="008B5BE2"/>
    <w:rsid w:val="008B5F22"/>
    <w:rsid w:val="008B621D"/>
    <w:rsid w:val="008B63F7"/>
    <w:rsid w:val="008B64BE"/>
    <w:rsid w:val="008B6974"/>
    <w:rsid w:val="008B7127"/>
    <w:rsid w:val="008B71E7"/>
    <w:rsid w:val="008B74EE"/>
    <w:rsid w:val="008C106D"/>
    <w:rsid w:val="008C16A0"/>
    <w:rsid w:val="008C16E9"/>
    <w:rsid w:val="008C43E0"/>
    <w:rsid w:val="008C4897"/>
    <w:rsid w:val="008C4E13"/>
    <w:rsid w:val="008C57B8"/>
    <w:rsid w:val="008C6149"/>
    <w:rsid w:val="008C6C9D"/>
    <w:rsid w:val="008C6D5E"/>
    <w:rsid w:val="008C738E"/>
    <w:rsid w:val="008C7CD7"/>
    <w:rsid w:val="008C7DFE"/>
    <w:rsid w:val="008D0002"/>
    <w:rsid w:val="008D0657"/>
    <w:rsid w:val="008D0BC3"/>
    <w:rsid w:val="008D0EAC"/>
    <w:rsid w:val="008D1573"/>
    <w:rsid w:val="008D167C"/>
    <w:rsid w:val="008D18AA"/>
    <w:rsid w:val="008D1FFB"/>
    <w:rsid w:val="008D28E4"/>
    <w:rsid w:val="008D2AFD"/>
    <w:rsid w:val="008D2EE8"/>
    <w:rsid w:val="008D31E6"/>
    <w:rsid w:val="008D3961"/>
    <w:rsid w:val="008D424F"/>
    <w:rsid w:val="008D4301"/>
    <w:rsid w:val="008D46B5"/>
    <w:rsid w:val="008D4C47"/>
    <w:rsid w:val="008D502D"/>
    <w:rsid w:val="008D5138"/>
    <w:rsid w:val="008D554D"/>
    <w:rsid w:val="008D6DA4"/>
    <w:rsid w:val="008D77C4"/>
    <w:rsid w:val="008E04C6"/>
    <w:rsid w:val="008E25FB"/>
    <w:rsid w:val="008E2708"/>
    <w:rsid w:val="008E2977"/>
    <w:rsid w:val="008E2B9B"/>
    <w:rsid w:val="008E332B"/>
    <w:rsid w:val="008E3EDC"/>
    <w:rsid w:val="008E4CF7"/>
    <w:rsid w:val="008E5533"/>
    <w:rsid w:val="008E598E"/>
    <w:rsid w:val="008E5A3B"/>
    <w:rsid w:val="008E5FF5"/>
    <w:rsid w:val="008E635D"/>
    <w:rsid w:val="008F023A"/>
    <w:rsid w:val="008F1DEE"/>
    <w:rsid w:val="008F24E6"/>
    <w:rsid w:val="008F2E9C"/>
    <w:rsid w:val="008F3C7C"/>
    <w:rsid w:val="008F4BA4"/>
    <w:rsid w:val="008F4CEA"/>
    <w:rsid w:val="008F56A8"/>
    <w:rsid w:val="008F7115"/>
    <w:rsid w:val="00900B56"/>
    <w:rsid w:val="009023A3"/>
    <w:rsid w:val="009026AF"/>
    <w:rsid w:val="00902742"/>
    <w:rsid w:val="00902AF0"/>
    <w:rsid w:val="00902E86"/>
    <w:rsid w:val="00904A25"/>
    <w:rsid w:val="00904E78"/>
    <w:rsid w:val="00905298"/>
    <w:rsid w:val="009052A1"/>
    <w:rsid w:val="00905BD8"/>
    <w:rsid w:val="00905D5B"/>
    <w:rsid w:val="0090637E"/>
    <w:rsid w:val="009068B9"/>
    <w:rsid w:val="00906DD8"/>
    <w:rsid w:val="0090795F"/>
    <w:rsid w:val="00910B5F"/>
    <w:rsid w:val="00910FE4"/>
    <w:rsid w:val="009116F5"/>
    <w:rsid w:val="00911B67"/>
    <w:rsid w:val="00912923"/>
    <w:rsid w:val="00912A67"/>
    <w:rsid w:val="00913352"/>
    <w:rsid w:val="0091342F"/>
    <w:rsid w:val="0091391A"/>
    <w:rsid w:val="00913A36"/>
    <w:rsid w:val="009147BF"/>
    <w:rsid w:val="00914E53"/>
    <w:rsid w:val="00915929"/>
    <w:rsid w:val="00916013"/>
    <w:rsid w:val="009164EA"/>
    <w:rsid w:val="00916BAE"/>
    <w:rsid w:val="00916C00"/>
    <w:rsid w:val="00917025"/>
    <w:rsid w:val="009172D8"/>
    <w:rsid w:val="009175A1"/>
    <w:rsid w:val="00917E47"/>
    <w:rsid w:val="0092012B"/>
    <w:rsid w:val="00920AC8"/>
    <w:rsid w:val="00920CA4"/>
    <w:rsid w:val="00921463"/>
    <w:rsid w:val="009214DD"/>
    <w:rsid w:val="00921DAA"/>
    <w:rsid w:val="00922209"/>
    <w:rsid w:val="00922284"/>
    <w:rsid w:val="00922535"/>
    <w:rsid w:val="00922562"/>
    <w:rsid w:val="009226A0"/>
    <w:rsid w:val="009227F3"/>
    <w:rsid w:val="00922AD3"/>
    <w:rsid w:val="00923256"/>
    <w:rsid w:val="00924AFA"/>
    <w:rsid w:val="0092503A"/>
    <w:rsid w:val="00926563"/>
    <w:rsid w:val="009314A7"/>
    <w:rsid w:val="00931619"/>
    <w:rsid w:val="00932D3C"/>
    <w:rsid w:val="009330A8"/>
    <w:rsid w:val="009330F3"/>
    <w:rsid w:val="009335A3"/>
    <w:rsid w:val="009341DB"/>
    <w:rsid w:val="00934C6C"/>
    <w:rsid w:val="00934CDF"/>
    <w:rsid w:val="00934D27"/>
    <w:rsid w:val="00935665"/>
    <w:rsid w:val="00935D3E"/>
    <w:rsid w:val="00935EB6"/>
    <w:rsid w:val="00936235"/>
    <w:rsid w:val="0093664A"/>
    <w:rsid w:val="00936E85"/>
    <w:rsid w:val="00937198"/>
    <w:rsid w:val="009375FC"/>
    <w:rsid w:val="00937B66"/>
    <w:rsid w:val="009403EF"/>
    <w:rsid w:val="009412CB"/>
    <w:rsid w:val="00943F2E"/>
    <w:rsid w:val="009446B0"/>
    <w:rsid w:val="00944E02"/>
    <w:rsid w:val="00945B78"/>
    <w:rsid w:val="00945F49"/>
    <w:rsid w:val="0094669A"/>
    <w:rsid w:val="00946949"/>
    <w:rsid w:val="00947943"/>
    <w:rsid w:val="00950957"/>
    <w:rsid w:val="009515FF"/>
    <w:rsid w:val="0095235E"/>
    <w:rsid w:val="0095268F"/>
    <w:rsid w:val="00952B77"/>
    <w:rsid w:val="009533A9"/>
    <w:rsid w:val="0095482C"/>
    <w:rsid w:val="00955E3B"/>
    <w:rsid w:val="009573B6"/>
    <w:rsid w:val="00957AA0"/>
    <w:rsid w:val="0096099B"/>
    <w:rsid w:val="00961047"/>
    <w:rsid w:val="009612B3"/>
    <w:rsid w:val="00961985"/>
    <w:rsid w:val="00961B46"/>
    <w:rsid w:val="00962BC8"/>
    <w:rsid w:val="00963049"/>
    <w:rsid w:val="0096355F"/>
    <w:rsid w:val="00963730"/>
    <w:rsid w:val="00963E0D"/>
    <w:rsid w:val="00964CB4"/>
    <w:rsid w:val="00965943"/>
    <w:rsid w:val="00966603"/>
    <w:rsid w:val="00966B26"/>
    <w:rsid w:val="00966C83"/>
    <w:rsid w:val="00966FBA"/>
    <w:rsid w:val="009671DC"/>
    <w:rsid w:val="00967F73"/>
    <w:rsid w:val="00970A6A"/>
    <w:rsid w:val="00970C23"/>
    <w:rsid w:val="00970E82"/>
    <w:rsid w:val="00973196"/>
    <w:rsid w:val="00973FF1"/>
    <w:rsid w:val="009741F7"/>
    <w:rsid w:val="00974F7C"/>
    <w:rsid w:val="0097567A"/>
    <w:rsid w:val="00975EC1"/>
    <w:rsid w:val="00976193"/>
    <w:rsid w:val="00976786"/>
    <w:rsid w:val="009769AD"/>
    <w:rsid w:val="00976FC5"/>
    <w:rsid w:val="009776FA"/>
    <w:rsid w:val="009803F9"/>
    <w:rsid w:val="00980883"/>
    <w:rsid w:val="0098095C"/>
    <w:rsid w:val="00984729"/>
    <w:rsid w:val="009847C6"/>
    <w:rsid w:val="00984810"/>
    <w:rsid w:val="00985C5A"/>
    <w:rsid w:val="00985EDF"/>
    <w:rsid w:val="00985F08"/>
    <w:rsid w:val="00986114"/>
    <w:rsid w:val="009865A1"/>
    <w:rsid w:val="00986700"/>
    <w:rsid w:val="00987215"/>
    <w:rsid w:val="009878F4"/>
    <w:rsid w:val="00987D62"/>
    <w:rsid w:val="009900EA"/>
    <w:rsid w:val="009908AD"/>
    <w:rsid w:val="00991570"/>
    <w:rsid w:val="009919B7"/>
    <w:rsid w:val="00991BB6"/>
    <w:rsid w:val="009922A1"/>
    <w:rsid w:val="00992482"/>
    <w:rsid w:val="00992E8B"/>
    <w:rsid w:val="00993EFB"/>
    <w:rsid w:val="0099420B"/>
    <w:rsid w:val="00994483"/>
    <w:rsid w:val="0099455C"/>
    <w:rsid w:val="00995041"/>
    <w:rsid w:val="00996198"/>
    <w:rsid w:val="009961A6"/>
    <w:rsid w:val="00996997"/>
    <w:rsid w:val="00996E78"/>
    <w:rsid w:val="00996F8B"/>
    <w:rsid w:val="009976D7"/>
    <w:rsid w:val="009A01B8"/>
    <w:rsid w:val="009A0517"/>
    <w:rsid w:val="009A0A61"/>
    <w:rsid w:val="009A0AF0"/>
    <w:rsid w:val="009A116F"/>
    <w:rsid w:val="009A20E0"/>
    <w:rsid w:val="009A38F3"/>
    <w:rsid w:val="009A3FF4"/>
    <w:rsid w:val="009A4567"/>
    <w:rsid w:val="009A4D4F"/>
    <w:rsid w:val="009A67C7"/>
    <w:rsid w:val="009A6D7E"/>
    <w:rsid w:val="009A700B"/>
    <w:rsid w:val="009A7408"/>
    <w:rsid w:val="009A7611"/>
    <w:rsid w:val="009B0049"/>
    <w:rsid w:val="009B0854"/>
    <w:rsid w:val="009B0B98"/>
    <w:rsid w:val="009B1271"/>
    <w:rsid w:val="009B1B72"/>
    <w:rsid w:val="009B1CDD"/>
    <w:rsid w:val="009B21F1"/>
    <w:rsid w:val="009B3389"/>
    <w:rsid w:val="009B3A56"/>
    <w:rsid w:val="009B3F3E"/>
    <w:rsid w:val="009B4D1B"/>
    <w:rsid w:val="009B4DE3"/>
    <w:rsid w:val="009B4E55"/>
    <w:rsid w:val="009B4FBC"/>
    <w:rsid w:val="009B63D3"/>
    <w:rsid w:val="009B6D30"/>
    <w:rsid w:val="009B7114"/>
    <w:rsid w:val="009B7140"/>
    <w:rsid w:val="009B7153"/>
    <w:rsid w:val="009B7F19"/>
    <w:rsid w:val="009C05B5"/>
    <w:rsid w:val="009C12DF"/>
    <w:rsid w:val="009C1425"/>
    <w:rsid w:val="009C16FA"/>
    <w:rsid w:val="009C29B3"/>
    <w:rsid w:val="009C2C93"/>
    <w:rsid w:val="009C3BCA"/>
    <w:rsid w:val="009C4DE8"/>
    <w:rsid w:val="009C4F21"/>
    <w:rsid w:val="009C501D"/>
    <w:rsid w:val="009C7126"/>
    <w:rsid w:val="009C7ECD"/>
    <w:rsid w:val="009D04C7"/>
    <w:rsid w:val="009D04DE"/>
    <w:rsid w:val="009D0696"/>
    <w:rsid w:val="009D1C79"/>
    <w:rsid w:val="009D1F53"/>
    <w:rsid w:val="009D2C42"/>
    <w:rsid w:val="009D2D15"/>
    <w:rsid w:val="009D2F21"/>
    <w:rsid w:val="009D2F48"/>
    <w:rsid w:val="009D3A81"/>
    <w:rsid w:val="009D3B9A"/>
    <w:rsid w:val="009D6998"/>
    <w:rsid w:val="009D69E3"/>
    <w:rsid w:val="009E0BEE"/>
    <w:rsid w:val="009E19FC"/>
    <w:rsid w:val="009E1F44"/>
    <w:rsid w:val="009E204F"/>
    <w:rsid w:val="009E26A2"/>
    <w:rsid w:val="009E2B3D"/>
    <w:rsid w:val="009E3052"/>
    <w:rsid w:val="009E350D"/>
    <w:rsid w:val="009E37BA"/>
    <w:rsid w:val="009E4458"/>
    <w:rsid w:val="009E4596"/>
    <w:rsid w:val="009E593F"/>
    <w:rsid w:val="009E6AC2"/>
    <w:rsid w:val="009E6EA9"/>
    <w:rsid w:val="009E709A"/>
    <w:rsid w:val="009E73A4"/>
    <w:rsid w:val="009F147F"/>
    <w:rsid w:val="009F1C07"/>
    <w:rsid w:val="009F30D3"/>
    <w:rsid w:val="009F34D5"/>
    <w:rsid w:val="009F3DD7"/>
    <w:rsid w:val="009F4F45"/>
    <w:rsid w:val="009F67F2"/>
    <w:rsid w:val="009F6B44"/>
    <w:rsid w:val="009F7D63"/>
    <w:rsid w:val="00A00466"/>
    <w:rsid w:val="00A00AA6"/>
    <w:rsid w:val="00A015D8"/>
    <w:rsid w:val="00A01762"/>
    <w:rsid w:val="00A018EE"/>
    <w:rsid w:val="00A01EEB"/>
    <w:rsid w:val="00A02963"/>
    <w:rsid w:val="00A02E72"/>
    <w:rsid w:val="00A037FF"/>
    <w:rsid w:val="00A03C70"/>
    <w:rsid w:val="00A0459A"/>
    <w:rsid w:val="00A04EFC"/>
    <w:rsid w:val="00A0549D"/>
    <w:rsid w:val="00A054C1"/>
    <w:rsid w:val="00A066A2"/>
    <w:rsid w:val="00A07DE3"/>
    <w:rsid w:val="00A1006C"/>
    <w:rsid w:val="00A100EE"/>
    <w:rsid w:val="00A10484"/>
    <w:rsid w:val="00A1078B"/>
    <w:rsid w:val="00A107E1"/>
    <w:rsid w:val="00A10CCE"/>
    <w:rsid w:val="00A12437"/>
    <w:rsid w:val="00A127C7"/>
    <w:rsid w:val="00A13CE4"/>
    <w:rsid w:val="00A13DAB"/>
    <w:rsid w:val="00A14251"/>
    <w:rsid w:val="00A1484C"/>
    <w:rsid w:val="00A1576E"/>
    <w:rsid w:val="00A173D3"/>
    <w:rsid w:val="00A17DC9"/>
    <w:rsid w:val="00A2059F"/>
    <w:rsid w:val="00A20948"/>
    <w:rsid w:val="00A211C3"/>
    <w:rsid w:val="00A22739"/>
    <w:rsid w:val="00A22B02"/>
    <w:rsid w:val="00A22EB5"/>
    <w:rsid w:val="00A2448A"/>
    <w:rsid w:val="00A24DAC"/>
    <w:rsid w:val="00A25497"/>
    <w:rsid w:val="00A256E2"/>
    <w:rsid w:val="00A2592F"/>
    <w:rsid w:val="00A263A4"/>
    <w:rsid w:val="00A2681C"/>
    <w:rsid w:val="00A26A3E"/>
    <w:rsid w:val="00A26D54"/>
    <w:rsid w:val="00A27902"/>
    <w:rsid w:val="00A27ED6"/>
    <w:rsid w:val="00A27F00"/>
    <w:rsid w:val="00A304FB"/>
    <w:rsid w:val="00A30FD5"/>
    <w:rsid w:val="00A3136C"/>
    <w:rsid w:val="00A31C1A"/>
    <w:rsid w:val="00A32756"/>
    <w:rsid w:val="00A33193"/>
    <w:rsid w:val="00A33CDA"/>
    <w:rsid w:val="00A3447B"/>
    <w:rsid w:val="00A34497"/>
    <w:rsid w:val="00A34CA5"/>
    <w:rsid w:val="00A35507"/>
    <w:rsid w:val="00A3645A"/>
    <w:rsid w:val="00A36E3D"/>
    <w:rsid w:val="00A37243"/>
    <w:rsid w:val="00A404CE"/>
    <w:rsid w:val="00A4061F"/>
    <w:rsid w:val="00A40FD8"/>
    <w:rsid w:val="00A4236B"/>
    <w:rsid w:val="00A43087"/>
    <w:rsid w:val="00A44389"/>
    <w:rsid w:val="00A44EE6"/>
    <w:rsid w:val="00A5000F"/>
    <w:rsid w:val="00A50B20"/>
    <w:rsid w:val="00A50F9A"/>
    <w:rsid w:val="00A5196A"/>
    <w:rsid w:val="00A526A8"/>
    <w:rsid w:val="00A52C14"/>
    <w:rsid w:val="00A533FE"/>
    <w:rsid w:val="00A535FF"/>
    <w:rsid w:val="00A5744C"/>
    <w:rsid w:val="00A60518"/>
    <w:rsid w:val="00A60A57"/>
    <w:rsid w:val="00A61C84"/>
    <w:rsid w:val="00A61CBD"/>
    <w:rsid w:val="00A61E19"/>
    <w:rsid w:val="00A641F1"/>
    <w:rsid w:val="00A64A05"/>
    <w:rsid w:val="00A65B17"/>
    <w:rsid w:val="00A65ED2"/>
    <w:rsid w:val="00A66A38"/>
    <w:rsid w:val="00A67FFD"/>
    <w:rsid w:val="00A7071B"/>
    <w:rsid w:val="00A71FEF"/>
    <w:rsid w:val="00A7251A"/>
    <w:rsid w:val="00A7567A"/>
    <w:rsid w:val="00A75E51"/>
    <w:rsid w:val="00A75E90"/>
    <w:rsid w:val="00A7605E"/>
    <w:rsid w:val="00A76959"/>
    <w:rsid w:val="00A8027E"/>
    <w:rsid w:val="00A80613"/>
    <w:rsid w:val="00A819E3"/>
    <w:rsid w:val="00A82A99"/>
    <w:rsid w:val="00A83681"/>
    <w:rsid w:val="00A837A0"/>
    <w:rsid w:val="00A84D9C"/>
    <w:rsid w:val="00A85B05"/>
    <w:rsid w:val="00A86EA4"/>
    <w:rsid w:val="00A8730D"/>
    <w:rsid w:val="00A87E42"/>
    <w:rsid w:val="00A907DB"/>
    <w:rsid w:val="00A924F9"/>
    <w:rsid w:val="00A92C98"/>
    <w:rsid w:val="00A935FC"/>
    <w:rsid w:val="00A93DDD"/>
    <w:rsid w:val="00A94127"/>
    <w:rsid w:val="00A946C4"/>
    <w:rsid w:val="00A9474C"/>
    <w:rsid w:val="00A94B8D"/>
    <w:rsid w:val="00A94EB2"/>
    <w:rsid w:val="00A95485"/>
    <w:rsid w:val="00A96137"/>
    <w:rsid w:val="00A973C5"/>
    <w:rsid w:val="00A9754E"/>
    <w:rsid w:val="00AA1E5F"/>
    <w:rsid w:val="00AA1EAB"/>
    <w:rsid w:val="00AA2480"/>
    <w:rsid w:val="00AA2784"/>
    <w:rsid w:val="00AA499B"/>
    <w:rsid w:val="00AA4D4E"/>
    <w:rsid w:val="00AA59DA"/>
    <w:rsid w:val="00AA5C27"/>
    <w:rsid w:val="00AA6208"/>
    <w:rsid w:val="00AA6C96"/>
    <w:rsid w:val="00AB014E"/>
    <w:rsid w:val="00AB0AB9"/>
    <w:rsid w:val="00AB0D25"/>
    <w:rsid w:val="00AB11D0"/>
    <w:rsid w:val="00AB2301"/>
    <w:rsid w:val="00AB2420"/>
    <w:rsid w:val="00AB2593"/>
    <w:rsid w:val="00AB29CB"/>
    <w:rsid w:val="00AB4763"/>
    <w:rsid w:val="00AB5515"/>
    <w:rsid w:val="00AB5F36"/>
    <w:rsid w:val="00AB687E"/>
    <w:rsid w:val="00AC0741"/>
    <w:rsid w:val="00AC0C05"/>
    <w:rsid w:val="00AC1907"/>
    <w:rsid w:val="00AC198D"/>
    <w:rsid w:val="00AC1A18"/>
    <w:rsid w:val="00AC1FD0"/>
    <w:rsid w:val="00AC240D"/>
    <w:rsid w:val="00AC2EB6"/>
    <w:rsid w:val="00AC2EE5"/>
    <w:rsid w:val="00AC323C"/>
    <w:rsid w:val="00AC3D38"/>
    <w:rsid w:val="00AC4110"/>
    <w:rsid w:val="00AC4B9C"/>
    <w:rsid w:val="00AC4C29"/>
    <w:rsid w:val="00AC4C64"/>
    <w:rsid w:val="00AC5157"/>
    <w:rsid w:val="00AC5BAF"/>
    <w:rsid w:val="00AC5E78"/>
    <w:rsid w:val="00AC68CF"/>
    <w:rsid w:val="00AC6938"/>
    <w:rsid w:val="00AC6AA2"/>
    <w:rsid w:val="00AC6B08"/>
    <w:rsid w:val="00AC751E"/>
    <w:rsid w:val="00AC7700"/>
    <w:rsid w:val="00AC772C"/>
    <w:rsid w:val="00AC7D17"/>
    <w:rsid w:val="00AC7E0B"/>
    <w:rsid w:val="00AD0C1D"/>
    <w:rsid w:val="00AD1358"/>
    <w:rsid w:val="00AD1CAA"/>
    <w:rsid w:val="00AD2549"/>
    <w:rsid w:val="00AD320D"/>
    <w:rsid w:val="00AD46B4"/>
    <w:rsid w:val="00AD5023"/>
    <w:rsid w:val="00AD5A47"/>
    <w:rsid w:val="00AD6683"/>
    <w:rsid w:val="00AD668C"/>
    <w:rsid w:val="00AD7163"/>
    <w:rsid w:val="00AD7F02"/>
    <w:rsid w:val="00AE01E1"/>
    <w:rsid w:val="00AE0B4E"/>
    <w:rsid w:val="00AE0C2A"/>
    <w:rsid w:val="00AE1678"/>
    <w:rsid w:val="00AE1E1E"/>
    <w:rsid w:val="00AE2516"/>
    <w:rsid w:val="00AE2B77"/>
    <w:rsid w:val="00AE2DDA"/>
    <w:rsid w:val="00AE348B"/>
    <w:rsid w:val="00AE410B"/>
    <w:rsid w:val="00AE4A68"/>
    <w:rsid w:val="00AE5C97"/>
    <w:rsid w:val="00AE5F91"/>
    <w:rsid w:val="00AE6EBD"/>
    <w:rsid w:val="00AE7195"/>
    <w:rsid w:val="00AE7D39"/>
    <w:rsid w:val="00AE7D57"/>
    <w:rsid w:val="00AE7D85"/>
    <w:rsid w:val="00AF0011"/>
    <w:rsid w:val="00AF01CB"/>
    <w:rsid w:val="00AF09DC"/>
    <w:rsid w:val="00AF0AB6"/>
    <w:rsid w:val="00AF101B"/>
    <w:rsid w:val="00AF2170"/>
    <w:rsid w:val="00AF31C5"/>
    <w:rsid w:val="00AF3321"/>
    <w:rsid w:val="00AF3F47"/>
    <w:rsid w:val="00AF4186"/>
    <w:rsid w:val="00AF443C"/>
    <w:rsid w:val="00AF4753"/>
    <w:rsid w:val="00AF52AB"/>
    <w:rsid w:val="00AF6CCB"/>
    <w:rsid w:val="00AF7366"/>
    <w:rsid w:val="00AF73BB"/>
    <w:rsid w:val="00B00765"/>
    <w:rsid w:val="00B00AEE"/>
    <w:rsid w:val="00B00E6B"/>
    <w:rsid w:val="00B013DE"/>
    <w:rsid w:val="00B0148A"/>
    <w:rsid w:val="00B01505"/>
    <w:rsid w:val="00B0203D"/>
    <w:rsid w:val="00B02816"/>
    <w:rsid w:val="00B02E17"/>
    <w:rsid w:val="00B03B2E"/>
    <w:rsid w:val="00B03E50"/>
    <w:rsid w:val="00B0569A"/>
    <w:rsid w:val="00B05866"/>
    <w:rsid w:val="00B06DE4"/>
    <w:rsid w:val="00B117F5"/>
    <w:rsid w:val="00B11EAD"/>
    <w:rsid w:val="00B1264D"/>
    <w:rsid w:val="00B1416A"/>
    <w:rsid w:val="00B145D7"/>
    <w:rsid w:val="00B148AD"/>
    <w:rsid w:val="00B14A6A"/>
    <w:rsid w:val="00B1558D"/>
    <w:rsid w:val="00B15A70"/>
    <w:rsid w:val="00B166C7"/>
    <w:rsid w:val="00B1699A"/>
    <w:rsid w:val="00B16EE4"/>
    <w:rsid w:val="00B1714E"/>
    <w:rsid w:val="00B209EF"/>
    <w:rsid w:val="00B21516"/>
    <w:rsid w:val="00B216D8"/>
    <w:rsid w:val="00B21CFB"/>
    <w:rsid w:val="00B2225C"/>
    <w:rsid w:val="00B22BE2"/>
    <w:rsid w:val="00B23233"/>
    <w:rsid w:val="00B248BA"/>
    <w:rsid w:val="00B25F4D"/>
    <w:rsid w:val="00B266DE"/>
    <w:rsid w:val="00B275BF"/>
    <w:rsid w:val="00B2788E"/>
    <w:rsid w:val="00B27DDB"/>
    <w:rsid w:val="00B31C36"/>
    <w:rsid w:val="00B332D4"/>
    <w:rsid w:val="00B3377A"/>
    <w:rsid w:val="00B33CD7"/>
    <w:rsid w:val="00B33F0D"/>
    <w:rsid w:val="00B348CF"/>
    <w:rsid w:val="00B35AA3"/>
    <w:rsid w:val="00B35BEF"/>
    <w:rsid w:val="00B365C4"/>
    <w:rsid w:val="00B36632"/>
    <w:rsid w:val="00B37625"/>
    <w:rsid w:val="00B40875"/>
    <w:rsid w:val="00B40A03"/>
    <w:rsid w:val="00B40B33"/>
    <w:rsid w:val="00B40E2F"/>
    <w:rsid w:val="00B40EF8"/>
    <w:rsid w:val="00B41D1C"/>
    <w:rsid w:val="00B42041"/>
    <w:rsid w:val="00B4258A"/>
    <w:rsid w:val="00B428D4"/>
    <w:rsid w:val="00B43466"/>
    <w:rsid w:val="00B43E0E"/>
    <w:rsid w:val="00B44017"/>
    <w:rsid w:val="00B46003"/>
    <w:rsid w:val="00B461E2"/>
    <w:rsid w:val="00B464AE"/>
    <w:rsid w:val="00B476BD"/>
    <w:rsid w:val="00B502C0"/>
    <w:rsid w:val="00B50889"/>
    <w:rsid w:val="00B5171F"/>
    <w:rsid w:val="00B517F4"/>
    <w:rsid w:val="00B5203B"/>
    <w:rsid w:val="00B520EE"/>
    <w:rsid w:val="00B5260F"/>
    <w:rsid w:val="00B5362A"/>
    <w:rsid w:val="00B54B5B"/>
    <w:rsid w:val="00B54B6A"/>
    <w:rsid w:val="00B55047"/>
    <w:rsid w:val="00B57E81"/>
    <w:rsid w:val="00B60C0E"/>
    <w:rsid w:val="00B60C88"/>
    <w:rsid w:val="00B6129D"/>
    <w:rsid w:val="00B613C3"/>
    <w:rsid w:val="00B61700"/>
    <w:rsid w:val="00B632DF"/>
    <w:rsid w:val="00B65161"/>
    <w:rsid w:val="00B6520A"/>
    <w:rsid w:val="00B6692D"/>
    <w:rsid w:val="00B6781C"/>
    <w:rsid w:val="00B70140"/>
    <w:rsid w:val="00B71C67"/>
    <w:rsid w:val="00B724A7"/>
    <w:rsid w:val="00B73B25"/>
    <w:rsid w:val="00B73B4F"/>
    <w:rsid w:val="00B73B87"/>
    <w:rsid w:val="00B74851"/>
    <w:rsid w:val="00B7486B"/>
    <w:rsid w:val="00B748AC"/>
    <w:rsid w:val="00B75211"/>
    <w:rsid w:val="00B75822"/>
    <w:rsid w:val="00B75D95"/>
    <w:rsid w:val="00B7656F"/>
    <w:rsid w:val="00B76B5E"/>
    <w:rsid w:val="00B773B8"/>
    <w:rsid w:val="00B777BE"/>
    <w:rsid w:val="00B80DD5"/>
    <w:rsid w:val="00B82309"/>
    <w:rsid w:val="00B82F65"/>
    <w:rsid w:val="00B83204"/>
    <w:rsid w:val="00B83380"/>
    <w:rsid w:val="00B85576"/>
    <w:rsid w:val="00B85A92"/>
    <w:rsid w:val="00B87E21"/>
    <w:rsid w:val="00B9025E"/>
    <w:rsid w:val="00B9153F"/>
    <w:rsid w:val="00B91F06"/>
    <w:rsid w:val="00B925CC"/>
    <w:rsid w:val="00B92849"/>
    <w:rsid w:val="00B928B8"/>
    <w:rsid w:val="00B93544"/>
    <w:rsid w:val="00B93873"/>
    <w:rsid w:val="00B95173"/>
    <w:rsid w:val="00B95A7D"/>
    <w:rsid w:val="00B97D9C"/>
    <w:rsid w:val="00BA00F2"/>
    <w:rsid w:val="00BA0284"/>
    <w:rsid w:val="00BA03F8"/>
    <w:rsid w:val="00BA04B6"/>
    <w:rsid w:val="00BA0E68"/>
    <w:rsid w:val="00BA10EF"/>
    <w:rsid w:val="00BA1515"/>
    <w:rsid w:val="00BA2449"/>
    <w:rsid w:val="00BA3013"/>
    <w:rsid w:val="00BA3640"/>
    <w:rsid w:val="00BA3E70"/>
    <w:rsid w:val="00BA480B"/>
    <w:rsid w:val="00BA4899"/>
    <w:rsid w:val="00BA4CDD"/>
    <w:rsid w:val="00BA574C"/>
    <w:rsid w:val="00BA5BC4"/>
    <w:rsid w:val="00BA6C05"/>
    <w:rsid w:val="00BA7588"/>
    <w:rsid w:val="00BA7FC4"/>
    <w:rsid w:val="00BB002C"/>
    <w:rsid w:val="00BB00AA"/>
    <w:rsid w:val="00BB1620"/>
    <w:rsid w:val="00BB195F"/>
    <w:rsid w:val="00BB1FBE"/>
    <w:rsid w:val="00BB2074"/>
    <w:rsid w:val="00BB3417"/>
    <w:rsid w:val="00BB3770"/>
    <w:rsid w:val="00BB3D5E"/>
    <w:rsid w:val="00BB5344"/>
    <w:rsid w:val="00BB61C4"/>
    <w:rsid w:val="00BB635E"/>
    <w:rsid w:val="00BB6650"/>
    <w:rsid w:val="00BB6E4E"/>
    <w:rsid w:val="00BB71AD"/>
    <w:rsid w:val="00BC0485"/>
    <w:rsid w:val="00BC0A48"/>
    <w:rsid w:val="00BC185D"/>
    <w:rsid w:val="00BC1F8C"/>
    <w:rsid w:val="00BC2771"/>
    <w:rsid w:val="00BC2856"/>
    <w:rsid w:val="00BC2D8F"/>
    <w:rsid w:val="00BC33CA"/>
    <w:rsid w:val="00BC4330"/>
    <w:rsid w:val="00BC4492"/>
    <w:rsid w:val="00BC4B6F"/>
    <w:rsid w:val="00BC6BDA"/>
    <w:rsid w:val="00BD0D4E"/>
    <w:rsid w:val="00BD118C"/>
    <w:rsid w:val="00BD11FE"/>
    <w:rsid w:val="00BD14F6"/>
    <w:rsid w:val="00BD2253"/>
    <w:rsid w:val="00BD24FB"/>
    <w:rsid w:val="00BD2A68"/>
    <w:rsid w:val="00BD32F3"/>
    <w:rsid w:val="00BD3421"/>
    <w:rsid w:val="00BD399E"/>
    <w:rsid w:val="00BD3B20"/>
    <w:rsid w:val="00BD3EF5"/>
    <w:rsid w:val="00BD5257"/>
    <w:rsid w:val="00BD6063"/>
    <w:rsid w:val="00BD693D"/>
    <w:rsid w:val="00BD6CAA"/>
    <w:rsid w:val="00BD7182"/>
    <w:rsid w:val="00BD7C88"/>
    <w:rsid w:val="00BE080E"/>
    <w:rsid w:val="00BE08D7"/>
    <w:rsid w:val="00BE0BDE"/>
    <w:rsid w:val="00BE0C72"/>
    <w:rsid w:val="00BE16F9"/>
    <w:rsid w:val="00BE1AE0"/>
    <w:rsid w:val="00BE1CC6"/>
    <w:rsid w:val="00BE23F9"/>
    <w:rsid w:val="00BE319B"/>
    <w:rsid w:val="00BE31B1"/>
    <w:rsid w:val="00BE341A"/>
    <w:rsid w:val="00BE4205"/>
    <w:rsid w:val="00BE4D20"/>
    <w:rsid w:val="00BE5131"/>
    <w:rsid w:val="00BE57EC"/>
    <w:rsid w:val="00BE5A3C"/>
    <w:rsid w:val="00BE6E45"/>
    <w:rsid w:val="00BE7799"/>
    <w:rsid w:val="00BE7BC1"/>
    <w:rsid w:val="00BF043F"/>
    <w:rsid w:val="00BF04C3"/>
    <w:rsid w:val="00BF0904"/>
    <w:rsid w:val="00BF0E71"/>
    <w:rsid w:val="00BF1030"/>
    <w:rsid w:val="00BF10B2"/>
    <w:rsid w:val="00BF1319"/>
    <w:rsid w:val="00BF24F0"/>
    <w:rsid w:val="00BF2D4C"/>
    <w:rsid w:val="00BF2EAC"/>
    <w:rsid w:val="00BF3277"/>
    <w:rsid w:val="00BF4131"/>
    <w:rsid w:val="00BF4546"/>
    <w:rsid w:val="00BF4A89"/>
    <w:rsid w:val="00BF4CAD"/>
    <w:rsid w:val="00BF4E88"/>
    <w:rsid w:val="00BF5222"/>
    <w:rsid w:val="00BF615D"/>
    <w:rsid w:val="00BF691E"/>
    <w:rsid w:val="00BF6955"/>
    <w:rsid w:val="00BF72DB"/>
    <w:rsid w:val="00C001C6"/>
    <w:rsid w:val="00C00947"/>
    <w:rsid w:val="00C01C63"/>
    <w:rsid w:val="00C01CF0"/>
    <w:rsid w:val="00C02C6E"/>
    <w:rsid w:val="00C02E38"/>
    <w:rsid w:val="00C03377"/>
    <w:rsid w:val="00C034A0"/>
    <w:rsid w:val="00C04253"/>
    <w:rsid w:val="00C05905"/>
    <w:rsid w:val="00C0666E"/>
    <w:rsid w:val="00C06C27"/>
    <w:rsid w:val="00C06FFB"/>
    <w:rsid w:val="00C075F3"/>
    <w:rsid w:val="00C07B1B"/>
    <w:rsid w:val="00C10769"/>
    <w:rsid w:val="00C1099A"/>
    <w:rsid w:val="00C10B8C"/>
    <w:rsid w:val="00C110D4"/>
    <w:rsid w:val="00C113BD"/>
    <w:rsid w:val="00C128B9"/>
    <w:rsid w:val="00C14996"/>
    <w:rsid w:val="00C14D47"/>
    <w:rsid w:val="00C14F99"/>
    <w:rsid w:val="00C205BE"/>
    <w:rsid w:val="00C208EC"/>
    <w:rsid w:val="00C20D41"/>
    <w:rsid w:val="00C20D76"/>
    <w:rsid w:val="00C21267"/>
    <w:rsid w:val="00C21334"/>
    <w:rsid w:val="00C21808"/>
    <w:rsid w:val="00C218EF"/>
    <w:rsid w:val="00C219A4"/>
    <w:rsid w:val="00C220CB"/>
    <w:rsid w:val="00C23453"/>
    <w:rsid w:val="00C23C1B"/>
    <w:rsid w:val="00C23D91"/>
    <w:rsid w:val="00C24C25"/>
    <w:rsid w:val="00C2502C"/>
    <w:rsid w:val="00C2569F"/>
    <w:rsid w:val="00C25FBC"/>
    <w:rsid w:val="00C263D7"/>
    <w:rsid w:val="00C26552"/>
    <w:rsid w:val="00C2666C"/>
    <w:rsid w:val="00C26BD8"/>
    <w:rsid w:val="00C2702E"/>
    <w:rsid w:val="00C270FA"/>
    <w:rsid w:val="00C27442"/>
    <w:rsid w:val="00C31878"/>
    <w:rsid w:val="00C3272C"/>
    <w:rsid w:val="00C328A7"/>
    <w:rsid w:val="00C329B9"/>
    <w:rsid w:val="00C32F27"/>
    <w:rsid w:val="00C336D7"/>
    <w:rsid w:val="00C339FF"/>
    <w:rsid w:val="00C34048"/>
    <w:rsid w:val="00C34379"/>
    <w:rsid w:val="00C34CD4"/>
    <w:rsid w:val="00C351F0"/>
    <w:rsid w:val="00C35475"/>
    <w:rsid w:val="00C36886"/>
    <w:rsid w:val="00C369E7"/>
    <w:rsid w:val="00C37702"/>
    <w:rsid w:val="00C379D3"/>
    <w:rsid w:val="00C411D1"/>
    <w:rsid w:val="00C42139"/>
    <w:rsid w:val="00C42A83"/>
    <w:rsid w:val="00C432EB"/>
    <w:rsid w:val="00C4399C"/>
    <w:rsid w:val="00C44818"/>
    <w:rsid w:val="00C44D48"/>
    <w:rsid w:val="00C464E1"/>
    <w:rsid w:val="00C51B61"/>
    <w:rsid w:val="00C525F9"/>
    <w:rsid w:val="00C52851"/>
    <w:rsid w:val="00C5431B"/>
    <w:rsid w:val="00C54DFC"/>
    <w:rsid w:val="00C56638"/>
    <w:rsid w:val="00C56759"/>
    <w:rsid w:val="00C5683A"/>
    <w:rsid w:val="00C56D08"/>
    <w:rsid w:val="00C57419"/>
    <w:rsid w:val="00C57713"/>
    <w:rsid w:val="00C57BB3"/>
    <w:rsid w:val="00C57C64"/>
    <w:rsid w:val="00C61DEF"/>
    <w:rsid w:val="00C622CA"/>
    <w:rsid w:val="00C622D9"/>
    <w:rsid w:val="00C62ADF"/>
    <w:rsid w:val="00C62CF6"/>
    <w:rsid w:val="00C639B4"/>
    <w:rsid w:val="00C649CC"/>
    <w:rsid w:val="00C653F0"/>
    <w:rsid w:val="00C670FB"/>
    <w:rsid w:val="00C70251"/>
    <w:rsid w:val="00C71106"/>
    <w:rsid w:val="00C71D4E"/>
    <w:rsid w:val="00C7257E"/>
    <w:rsid w:val="00C73AF0"/>
    <w:rsid w:val="00C7439E"/>
    <w:rsid w:val="00C74CCD"/>
    <w:rsid w:val="00C770D3"/>
    <w:rsid w:val="00C80131"/>
    <w:rsid w:val="00C809DF"/>
    <w:rsid w:val="00C80C19"/>
    <w:rsid w:val="00C80EC4"/>
    <w:rsid w:val="00C82607"/>
    <w:rsid w:val="00C83389"/>
    <w:rsid w:val="00C83FB0"/>
    <w:rsid w:val="00C8406F"/>
    <w:rsid w:val="00C847C6"/>
    <w:rsid w:val="00C849A4"/>
    <w:rsid w:val="00C85033"/>
    <w:rsid w:val="00C855FE"/>
    <w:rsid w:val="00C85C2C"/>
    <w:rsid w:val="00C86942"/>
    <w:rsid w:val="00C86F45"/>
    <w:rsid w:val="00C87C20"/>
    <w:rsid w:val="00C900DC"/>
    <w:rsid w:val="00C90C24"/>
    <w:rsid w:val="00C91C17"/>
    <w:rsid w:val="00C91FC3"/>
    <w:rsid w:val="00C928A4"/>
    <w:rsid w:val="00C93D30"/>
    <w:rsid w:val="00C9456A"/>
    <w:rsid w:val="00C9526E"/>
    <w:rsid w:val="00C95E83"/>
    <w:rsid w:val="00C975EA"/>
    <w:rsid w:val="00CA062E"/>
    <w:rsid w:val="00CA0D75"/>
    <w:rsid w:val="00CA1AA5"/>
    <w:rsid w:val="00CA1E18"/>
    <w:rsid w:val="00CA29F8"/>
    <w:rsid w:val="00CA3179"/>
    <w:rsid w:val="00CA3904"/>
    <w:rsid w:val="00CA3F1F"/>
    <w:rsid w:val="00CA4569"/>
    <w:rsid w:val="00CA488C"/>
    <w:rsid w:val="00CA48B3"/>
    <w:rsid w:val="00CA5D74"/>
    <w:rsid w:val="00CA6844"/>
    <w:rsid w:val="00CA6D09"/>
    <w:rsid w:val="00CA6E57"/>
    <w:rsid w:val="00CB0049"/>
    <w:rsid w:val="00CB17BE"/>
    <w:rsid w:val="00CB2242"/>
    <w:rsid w:val="00CB34EA"/>
    <w:rsid w:val="00CB3CB2"/>
    <w:rsid w:val="00CB4473"/>
    <w:rsid w:val="00CB45BE"/>
    <w:rsid w:val="00CB4B33"/>
    <w:rsid w:val="00CB54AA"/>
    <w:rsid w:val="00CB54BF"/>
    <w:rsid w:val="00CB7889"/>
    <w:rsid w:val="00CC0917"/>
    <w:rsid w:val="00CC0CC7"/>
    <w:rsid w:val="00CC2751"/>
    <w:rsid w:val="00CC3B67"/>
    <w:rsid w:val="00CC3DC4"/>
    <w:rsid w:val="00CC468C"/>
    <w:rsid w:val="00CC4B8C"/>
    <w:rsid w:val="00CC56AA"/>
    <w:rsid w:val="00CC59AD"/>
    <w:rsid w:val="00CC5ABD"/>
    <w:rsid w:val="00CC6547"/>
    <w:rsid w:val="00CC657B"/>
    <w:rsid w:val="00CC6903"/>
    <w:rsid w:val="00CC69CA"/>
    <w:rsid w:val="00CC72A6"/>
    <w:rsid w:val="00CD2A8F"/>
    <w:rsid w:val="00CD38C7"/>
    <w:rsid w:val="00CD3949"/>
    <w:rsid w:val="00CD43A0"/>
    <w:rsid w:val="00CD4885"/>
    <w:rsid w:val="00CD4B0F"/>
    <w:rsid w:val="00CD4D2C"/>
    <w:rsid w:val="00CD51AA"/>
    <w:rsid w:val="00CD56E3"/>
    <w:rsid w:val="00CD5D58"/>
    <w:rsid w:val="00CD642E"/>
    <w:rsid w:val="00CD6DB9"/>
    <w:rsid w:val="00CD7391"/>
    <w:rsid w:val="00CD7BD5"/>
    <w:rsid w:val="00CE053A"/>
    <w:rsid w:val="00CE0B74"/>
    <w:rsid w:val="00CE0D53"/>
    <w:rsid w:val="00CE1B37"/>
    <w:rsid w:val="00CE1D02"/>
    <w:rsid w:val="00CE2B3A"/>
    <w:rsid w:val="00CE36BB"/>
    <w:rsid w:val="00CE4C00"/>
    <w:rsid w:val="00CE4EA9"/>
    <w:rsid w:val="00CE5431"/>
    <w:rsid w:val="00CE563D"/>
    <w:rsid w:val="00CE782E"/>
    <w:rsid w:val="00CF0308"/>
    <w:rsid w:val="00CF065F"/>
    <w:rsid w:val="00CF168F"/>
    <w:rsid w:val="00CF1E55"/>
    <w:rsid w:val="00CF2158"/>
    <w:rsid w:val="00CF2253"/>
    <w:rsid w:val="00CF2265"/>
    <w:rsid w:val="00CF25C2"/>
    <w:rsid w:val="00CF3256"/>
    <w:rsid w:val="00CF3334"/>
    <w:rsid w:val="00CF3B8D"/>
    <w:rsid w:val="00CF3BC0"/>
    <w:rsid w:val="00CF4B9F"/>
    <w:rsid w:val="00CF5F4A"/>
    <w:rsid w:val="00CF66B1"/>
    <w:rsid w:val="00CF6943"/>
    <w:rsid w:val="00CF70EC"/>
    <w:rsid w:val="00CF7E92"/>
    <w:rsid w:val="00D00434"/>
    <w:rsid w:val="00D004F6"/>
    <w:rsid w:val="00D00DF9"/>
    <w:rsid w:val="00D01B12"/>
    <w:rsid w:val="00D01BE2"/>
    <w:rsid w:val="00D02748"/>
    <w:rsid w:val="00D03B5C"/>
    <w:rsid w:val="00D03D43"/>
    <w:rsid w:val="00D04348"/>
    <w:rsid w:val="00D059B2"/>
    <w:rsid w:val="00D05B54"/>
    <w:rsid w:val="00D06972"/>
    <w:rsid w:val="00D109D7"/>
    <w:rsid w:val="00D10E4B"/>
    <w:rsid w:val="00D118D3"/>
    <w:rsid w:val="00D12457"/>
    <w:rsid w:val="00D13366"/>
    <w:rsid w:val="00D13376"/>
    <w:rsid w:val="00D13AB6"/>
    <w:rsid w:val="00D13B64"/>
    <w:rsid w:val="00D13D98"/>
    <w:rsid w:val="00D13F66"/>
    <w:rsid w:val="00D149F6"/>
    <w:rsid w:val="00D14AFD"/>
    <w:rsid w:val="00D15857"/>
    <w:rsid w:val="00D163FB"/>
    <w:rsid w:val="00D16AAC"/>
    <w:rsid w:val="00D16C11"/>
    <w:rsid w:val="00D17184"/>
    <w:rsid w:val="00D179F3"/>
    <w:rsid w:val="00D20518"/>
    <w:rsid w:val="00D205BE"/>
    <w:rsid w:val="00D21985"/>
    <w:rsid w:val="00D21A1F"/>
    <w:rsid w:val="00D21B0E"/>
    <w:rsid w:val="00D21CC4"/>
    <w:rsid w:val="00D222EC"/>
    <w:rsid w:val="00D223F4"/>
    <w:rsid w:val="00D22503"/>
    <w:rsid w:val="00D22553"/>
    <w:rsid w:val="00D22767"/>
    <w:rsid w:val="00D22803"/>
    <w:rsid w:val="00D231C1"/>
    <w:rsid w:val="00D241C0"/>
    <w:rsid w:val="00D24308"/>
    <w:rsid w:val="00D24371"/>
    <w:rsid w:val="00D24678"/>
    <w:rsid w:val="00D32646"/>
    <w:rsid w:val="00D32D3B"/>
    <w:rsid w:val="00D337F3"/>
    <w:rsid w:val="00D33D19"/>
    <w:rsid w:val="00D34999"/>
    <w:rsid w:val="00D34E1B"/>
    <w:rsid w:val="00D35D58"/>
    <w:rsid w:val="00D37591"/>
    <w:rsid w:val="00D3761D"/>
    <w:rsid w:val="00D40369"/>
    <w:rsid w:val="00D404B6"/>
    <w:rsid w:val="00D4092A"/>
    <w:rsid w:val="00D41FF8"/>
    <w:rsid w:val="00D42035"/>
    <w:rsid w:val="00D42746"/>
    <w:rsid w:val="00D429B0"/>
    <w:rsid w:val="00D42FEB"/>
    <w:rsid w:val="00D44C4A"/>
    <w:rsid w:val="00D44FA5"/>
    <w:rsid w:val="00D4541B"/>
    <w:rsid w:val="00D45592"/>
    <w:rsid w:val="00D45893"/>
    <w:rsid w:val="00D4639B"/>
    <w:rsid w:val="00D46A37"/>
    <w:rsid w:val="00D46D24"/>
    <w:rsid w:val="00D46DFF"/>
    <w:rsid w:val="00D50757"/>
    <w:rsid w:val="00D51264"/>
    <w:rsid w:val="00D51621"/>
    <w:rsid w:val="00D517EB"/>
    <w:rsid w:val="00D51A52"/>
    <w:rsid w:val="00D52F3D"/>
    <w:rsid w:val="00D54227"/>
    <w:rsid w:val="00D547FA"/>
    <w:rsid w:val="00D5481B"/>
    <w:rsid w:val="00D55619"/>
    <w:rsid w:val="00D5640C"/>
    <w:rsid w:val="00D5650C"/>
    <w:rsid w:val="00D56A90"/>
    <w:rsid w:val="00D57A65"/>
    <w:rsid w:val="00D57F92"/>
    <w:rsid w:val="00D60093"/>
    <w:rsid w:val="00D60642"/>
    <w:rsid w:val="00D627E5"/>
    <w:rsid w:val="00D641D0"/>
    <w:rsid w:val="00D6427C"/>
    <w:rsid w:val="00D64BC2"/>
    <w:rsid w:val="00D64EDD"/>
    <w:rsid w:val="00D657BE"/>
    <w:rsid w:val="00D65898"/>
    <w:rsid w:val="00D66413"/>
    <w:rsid w:val="00D66E32"/>
    <w:rsid w:val="00D67592"/>
    <w:rsid w:val="00D67703"/>
    <w:rsid w:val="00D7081B"/>
    <w:rsid w:val="00D70F49"/>
    <w:rsid w:val="00D7126D"/>
    <w:rsid w:val="00D71F5F"/>
    <w:rsid w:val="00D7284A"/>
    <w:rsid w:val="00D72B4B"/>
    <w:rsid w:val="00D7325A"/>
    <w:rsid w:val="00D7368A"/>
    <w:rsid w:val="00D7369E"/>
    <w:rsid w:val="00D73763"/>
    <w:rsid w:val="00D73826"/>
    <w:rsid w:val="00D73C4F"/>
    <w:rsid w:val="00D7522D"/>
    <w:rsid w:val="00D76089"/>
    <w:rsid w:val="00D76D3D"/>
    <w:rsid w:val="00D7715B"/>
    <w:rsid w:val="00D77337"/>
    <w:rsid w:val="00D77503"/>
    <w:rsid w:val="00D775A4"/>
    <w:rsid w:val="00D8081C"/>
    <w:rsid w:val="00D8090D"/>
    <w:rsid w:val="00D80F44"/>
    <w:rsid w:val="00D8143C"/>
    <w:rsid w:val="00D81D8E"/>
    <w:rsid w:val="00D82720"/>
    <w:rsid w:val="00D831A3"/>
    <w:rsid w:val="00D832E0"/>
    <w:rsid w:val="00D8347B"/>
    <w:rsid w:val="00D848DA"/>
    <w:rsid w:val="00D84AB7"/>
    <w:rsid w:val="00D85644"/>
    <w:rsid w:val="00D87227"/>
    <w:rsid w:val="00D874E3"/>
    <w:rsid w:val="00D87728"/>
    <w:rsid w:val="00D90473"/>
    <w:rsid w:val="00D9085B"/>
    <w:rsid w:val="00D90AB6"/>
    <w:rsid w:val="00D90D1B"/>
    <w:rsid w:val="00D9104D"/>
    <w:rsid w:val="00D91E8F"/>
    <w:rsid w:val="00D92124"/>
    <w:rsid w:val="00D927E0"/>
    <w:rsid w:val="00D93452"/>
    <w:rsid w:val="00D93C2F"/>
    <w:rsid w:val="00D94AC0"/>
    <w:rsid w:val="00D94F27"/>
    <w:rsid w:val="00D96432"/>
    <w:rsid w:val="00D967F9"/>
    <w:rsid w:val="00D969A5"/>
    <w:rsid w:val="00D96A00"/>
    <w:rsid w:val="00DA02A7"/>
    <w:rsid w:val="00DA055D"/>
    <w:rsid w:val="00DA138E"/>
    <w:rsid w:val="00DA1563"/>
    <w:rsid w:val="00DA19D5"/>
    <w:rsid w:val="00DA2270"/>
    <w:rsid w:val="00DA2A9C"/>
    <w:rsid w:val="00DA2D26"/>
    <w:rsid w:val="00DA39F2"/>
    <w:rsid w:val="00DA3B83"/>
    <w:rsid w:val="00DA3F6A"/>
    <w:rsid w:val="00DA47F4"/>
    <w:rsid w:val="00DA52B2"/>
    <w:rsid w:val="00DA69AA"/>
    <w:rsid w:val="00DA6A0E"/>
    <w:rsid w:val="00DA6C65"/>
    <w:rsid w:val="00DA6E7C"/>
    <w:rsid w:val="00DA719B"/>
    <w:rsid w:val="00DA75F9"/>
    <w:rsid w:val="00DB0ED3"/>
    <w:rsid w:val="00DB2025"/>
    <w:rsid w:val="00DB205C"/>
    <w:rsid w:val="00DB2883"/>
    <w:rsid w:val="00DB317F"/>
    <w:rsid w:val="00DB62BB"/>
    <w:rsid w:val="00DB697A"/>
    <w:rsid w:val="00DB6EC4"/>
    <w:rsid w:val="00DB6F4B"/>
    <w:rsid w:val="00DB6F90"/>
    <w:rsid w:val="00DB7533"/>
    <w:rsid w:val="00DB7847"/>
    <w:rsid w:val="00DB7A06"/>
    <w:rsid w:val="00DC055D"/>
    <w:rsid w:val="00DC087F"/>
    <w:rsid w:val="00DC1400"/>
    <w:rsid w:val="00DC176D"/>
    <w:rsid w:val="00DC1C2D"/>
    <w:rsid w:val="00DC247A"/>
    <w:rsid w:val="00DC364D"/>
    <w:rsid w:val="00DC3B22"/>
    <w:rsid w:val="00DC411B"/>
    <w:rsid w:val="00DC4F34"/>
    <w:rsid w:val="00DC574A"/>
    <w:rsid w:val="00DC5BD0"/>
    <w:rsid w:val="00DC68BC"/>
    <w:rsid w:val="00DD1C10"/>
    <w:rsid w:val="00DD1EB7"/>
    <w:rsid w:val="00DD2FA2"/>
    <w:rsid w:val="00DD3288"/>
    <w:rsid w:val="00DD42A3"/>
    <w:rsid w:val="00DD4977"/>
    <w:rsid w:val="00DD4CFB"/>
    <w:rsid w:val="00DD50E9"/>
    <w:rsid w:val="00DD515A"/>
    <w:rsid w:val="00DD6272"/>
    <w:rsid w:val="00DD6416"/>
    <w:rsid w:val="00DD6840"/>
    <w:rsid w:val="00DD6DBB"/>
    <w:rsid w:val="00DD6EB2"/>
    <w:rsid w:val="00DD7547"/>
    <w:rsid w:val="00DD7BA3"/>
    <w:rsid w:val="00DDB91C"/>
    <w:rsid w:val="00DE0AA3"/>
    <w:rsid w:val="00DE1021"/>
    <w:rsid w:val="00DE1C43"/>
    <w:rsid w:val="00DE275C"/>
    <w:rsid w:val="00DE2D08"/>
    <w:rsid w:val="00DE4D30"/>
    <w:rsid w:val="00DE4E04"/>
    <w:rsid w:val="00DE58C7"/>
    <w:rsid w:val="00DE6BAF"/>
    <w:rsid w:val="00DE6DC2"/>
    <w:rsid w:val="00DE7C5D"/>
    <w:rsid w:val="00DE7DF5"/>
    <w:rsid w:val="00DF030B"/>
    <w:rsid w:val="00DF0F68"/>
    <w:rsid w:val="00DF2CAD"/>
    <w:rsid w:val="00DF35E9"/>
    <w:rsid w:val="00DF382A"/>
    <w:rsid w:val="00DF395C"/>
    <w:rsid w:val="00DF5190"/>
    <w:rsid w:val="00DF539D"/>
    <w:rsid w:val="00DF5B1F"/>
    <w:rsid w:val="00DF60DA"/>
    <w:rsid w:val="00DF721C"/>
    <w:rsid w:val="00E00AF1"/>
    <w:rsid w:val="00E01227"/>
    <w:rsid w:val="00E019E2"/>
    <w:rsid w:val="00E01AAE"/>
    <w:rsid w:val="00E0202F"/>
    <w:rsid w:val="00E022AD"/>
    <w:rsid w:val="00E02E32"/>
    <w:rsid w:val="00E02E9A"/>
    <w:rsid w:val="00E03E55"/>
    <w:rsid w:val="00E04359"/>
    <w:rsid w:val="00E047B9"/>
    <w:rsid w:val="00E049AE"/>
    <w:rsid w:val="00E05186"/>
    <w:rsid w:val="00E05D57"/>
    <w:rsid w:val="00E06060"/>
    <w:rsid w:val="00E077BB"/>
    <w:rsid w:val="00E10094"/>
    <w:rsid w:val="00E10B8F"/>
    <w:rsid w:val="00E10FE5"/>
    <w:rsid w:val="00E125D0"/>
    <w:rsid w:val="00E128A7"/>
    <w:rsid w:val="00E132EC"/>
    <w:rsid w:val="00E13727"/>
    <w:rsid w:val="00E13EFD"/>
    <w:rsid w:val="00E14107"/>
    <w:rsid w:val="00E164B4"/>
    <w:rsid w:val="00E16AD2"/>
    <w:rsid w:val="00E16EBE"/>
    <w:rsid w:val="00E17C8D"/>
    <w:rsid w:val="00E20CE7"/>
    <w:rsid w:val="00E21834"/>
    <w:rsid w:val="00E21ED5"/>
    <w:rsid w:val="00E21FCD"/>
    <w:rsid w:val="00E22C71"/>
    <w:rsid w:val="00E23C26"/>
    <w:rsid w:val="00E23D30"/>
    <w:rsid w:val="00E24777"/>
    <w:rsid w:val="00E249C1"/>
    <w:rsid w:val="00E25266"/>
    <w:rsid w:val="00E25BF7"/>
    <w:rsid w:val="00E25D77"/>
    <w:rsid w:val="00E26471"/>
    <w:rsid w:val="00E26A12"/>
    <w:rsid w:val="00E30537"/>
    <w:rsid w:val="00E30A91"/>
    <w:rsid w:val="00E3166B"/>
    <w:rsid w:val="00E33960"/>
    <w:rsid w:val="00E33C3E"/>
    <w:rsid w:val="00E3402E"/>
    <w:rsid w:val="00E35AFB"/>
    <w:rsid w:val="00E360AD"/>
    <w:rsid w:val="00E36FC5"/>
    <w:rsid w:val="00E37F57"/>
    <w:rsid w:val="00E40061"/>
    <w:rsid w:val="00E40064"/>
    <w:rsid w:val="00E404BF"/>
    <w:rsid w:val="00E41892"/>
    <w:rsid w:val="00E41C32"/>
    <w:rsid w:val="00E41F0F"/>
    <w:rsid w:val="00E4203E"/>
    <w:rsid w:val="00E46806"/>
    <w:rsid w:val="00E508D4"/>
    <w:rsid w:val="00E516AC"/>
    <w:rsid w:val="00E51DAB"/>
    <w:rsid w:val="00E52334"/>
    <w:rsid w:val="00E52C41"/>
    <w:rsid w:val="00E535E9"/>
    <w:rsid w:val="00E5385A"/>
    <w:rsid w:val="00E54311"/>
    <w:rsid w:val="00E54ED2"/>
    <w:rsid w:val="00E55413"/>
    <w:rsid w:val="00E5566A"/>
    <w:rsid w:val="00E55C11"/>
    <w:rsid w:val="00E5669D"/>
    <w:rsid w:val="00E570DF"/>
    <w:rsid w:val="00E57A60"/>
    <w:rsid w:val="00E57E23"/>
    <w:rsid w:val="00E60541"/>
    <w:rsid w:val="00E618BC"/>
    <w:rsid w:val="00E622DF"/>
    <w:rsid w:val="00E6304E"/>
    <w:rsid w:val="00E6321D"/>
    <w:rsid w:val="00E63939"/>
    <w:rsid w:val="00E63A91"/>
    <w:rsid w:val="00E64884"/>
    <w:rsid w:val="00E64FB5"/>
    <w:rsid w:val="00E651FF"/>
    <w:rsid w:val="00E65C29"/>
    <w:rsid w:val="00E660D2"/>
    <w:rsid w:val="00E66249"/>
    <w:rsid w:val="00E66F1A"/>
    <w:rsid w:val="00E675BA"/>
    <w:rsid w:val="00E6785E"/>
    <w:rsid w:val="00E70DA1"/>
    <w:rsid w:val="00E713E2"/>
    <w:rsid w:val="00E72A20"/>
    <w:rsid w:val="00E72A9C"/>
    <w:rsid w:val="00E72CC7"/>
    <w:rsid w:val="00E738DF"/>
    <w:rsid w:val="00E7413B"/>
    <w:rsid w:val="00E7477C"/>
    <w:rsid w:val="00E748A1"/>
    <w:rsid w:val="00E7551C"/>
    <w:rsid w:val="00E757A5"/>
    <w:rsid w:val="00E7749A"/>
    <w:rsid w:val="00E80263"/>
    <w:rsid w:val="00E80319"/>
    <w:rsid w:val="00E8083D"/>
    <w:rsid w:val="00E816D2"/>
    <w:rsid w:val="00E822A2"/>
    <w:rsid w:val="00E826CF"/>
    <w:rsid w:val="00E83A93"/>
    <w:rsid w:val="00E85EB6"/>
    <w:rsid w:val="00E8608E"/>
    <w:rsid w:val="00E86262"/>
    <w:rsid w:val="00E86455"/>
    <w:rsid w:val="00E869CA"/>
    <w:rsid w:val="00E8708F"/>
    <w:rsid w:val="00E87C0C"/>
    <w:rsid w:val="00E87E7E"/>
    <w:rsid w:val="00E90187"/>
    <w:rsid w:val="00E9060E"/>
    <w:rsid w:val="00E916ED"/>
    <w:rsid w:val="00E91770"/>
    <w:rsid w:val="00E930EC"/>
    <w:rsid w:val="00E93350"/>
    <w:rsid w:val="00E93864"/>
    <w:rsid w:val="00E94281"/>
    <w:rsid w:val="00E94847"/>
    <w:rsid w:val="00E95C32"/>
    <w:rsid w:val="00E96659"/>
    <w:rsid w:val="00E9732F"/>
    <w:rsid w:val="00E978E2"/>
    <w:rsid w:val="00EA17EA"/>
    <w:rsid w:val="00EA1BEF"/>
    <w:rsid w:val="00EA1CBE"/>
    <w:rsid w:val="00EA27A9"/>
    <w:rsid w:val="00EA3741"/>
    <w:rsid w:val="00EA3F71"/>
    <w:rsid w:val="00EA41C6"/>
    <w:rsid w:val="00EA436E"/>
    <w:rsid w:val="00EA46DA"/>
    <w:rsid w:val="00EA5151"/>
    <w:rsid w:val="00EA57F8"/>
    <w:rsid w:val="00EA5D02"/>
    <w:rsid w:val="00EA66A2"/>
    <w:rsid w:val="00EA7AC1"/>
    <w:rsid w:val="00EB1720"/>
    <w:rsid w:val="00EB1D2D"/>
    <w:rsid w:val="00EB1D87"/>
    <w:rsid w:val="00EB26F7"/>
    <w:rsid w:val="00EB2EA5"/>
    <w:rsid w:val="00EB30AD"/>
    <w:rsid w:val="00EB3CFA"/>
    <w:rsid w:val="00EB4EEB"/>
    <w:rsid w:val="00EB4F54"/>
    <w:rsid w:val="00EB5D47"/>
    <w:rsid w:val="00EB754A"/>
    <w:rsid w:val="00EB7F95"/>
    <w:rsid w:val="00EC03CA"/>
    <w:rsid w:val="00EC04DB"/>
    <w:rsid w:val="00EC13E5"/>
    <w:rsid w:val="00EC1D70"/>
    <w:rsid w:val="00EC1EC5"/>
    <w:rsid w:val="00EC2428"/>
    <w:rsid w:val="00EC2B06"/>
    <w:rsid w:val="00EC2CBA"/>
    <w:rsid w:val="00EC3CDE"/>
    <w:rsid w:val="00EC44CF"/>
    <w:rsid w:val="00EC5ADD"/>
    <w:rsid w:val="00EC6E9D"/>
    <w:rsid w:val="00EC7E6E"/>
    <w:rsid w:val="00ED1150"/>
    <w:rsid w:val="00ED1AC7"/>
    <w:rsid w:val="00ED2DB7"/>
    <w:rsid w:val="00ED38FD"/>
    <w:rsid w:val="00ED404A"/>
    <w:rsid w:val="00ED551F"/>
    <w:rsid w:val="00ED60AC"/>
    <w:rsid w:val="00ED6B17"/>
    <w:rsid w:val="00ED6BB4"/>
    <w:rsid w:val="00ED6DCC"/>
    <w:rsid w:val="00ED6E15"/>
    <w:rsid w:val="00EE0EAE"/>
    <w:rsid w:val="00EE1712"/>
    <w:rsid w:val="00EE1E24"/>
    <w:rsid w:val="00EE2B30"/>
    <w:rsid w:val="00EE309C"/>
    <w:rsid w:val="00EE3E45"/>
    <w:rsid w:val="00EE4192"/>
    <w:rsid w:val="00EE43C4"/>
    <w:rsid w:val="00EE44E2"/>
    <w:rsid w:val="00EE499A"/>
    <w:rsid w:val="00EE55A5"/>
    <w:rsid w:val="00EE5C23"/>
    <w:rsid w:val="00EE5EE8"/>
    <w:rsid w:val="00EE67E0"/>
    <w:rsid w:val="00EE6EBB"/>
    <w:rsid w:val="00EE7190"/>
    <w:rsid w:val="00EE7E9A"/>
    <w:rsid w:val="00EF01E9"/>
    <w:rsid w:val="00EF120D"/>
    <w:rsid w:val="00EF1D25"/>
    <w:rsid w:val="00EF22E9"/>
    <w:rsid w:val="00EF41F6"/>
    <w:rsid w:val="00EF43B5"/>
    <w:rsid w:val="00EF440A"/>
    <w:rsid w:val="00EF4621"/>
    <w:rsid w:val="00EF58DE"/>
    <w:rsid w:val="00EF5A2F"/>
    <w:rsid w:val="00EF6F85"/>
    <w:rsid w:val="00F000BF"/>
    <w:rsid w:val="00F00679"/>
    <w:rsid w:val="00F008FA"/>
    <w:rsid w:val="00F00D56"/>
    <w:rsid w:val="00F00F82"/>
    <w:rsid w:val="00F010A3"/>
    <w:rsid w:val="00F01457"/>
    <w:rsid w:val="00F0163C"/>
    <w:rsid w:val="00F033BD"/>
    <w:rsid w:val="00F03E42"/>
    <w:rsid w:val="00F0440A"/>
    <w:rsid w:val="00F052F7"/>
    <w:rsid w:val="00F054CF"/>
    <w:rsid w:val="00F05A75"/>
    <w:rsid w:val="00F06255"/>
    <w:rsid w:val="00F0657C"/>
    <w:rsid w:val="00F07DBF"/>
    <w:rsid w:val="00F10029"/>
    <w:rsid w:val="00F10081"/>
    <w:rsid w:val="00F101A4"/>
    <w:rsid w:val="00F11272"/>
    <w:rsid w:val="00F1136B"/>
    <w:rsid w:val="00F11498"/>
    <w:rsid w:val="00F1207E"/>
    <w:rsid w:val="00F12288"/>
    <w:rsid w:val="00F12BDC"/>
    <w:rsid w:val="00F13410"/>
    <w:rsid w:val="00F13A31"/>
    <w:rsid w:val="00F1474E"/>
    <w:rsid w:val="00F15884"/>
    <w:rsid w:val="00F15C22"/>
    <w:rsid w:val="00F15F10"/>
    <w:rsid w:val="00F16C91"/>
    <w:rsid w:val="00F174FE"/>
    <w:rsid w:val="00F17527"/>
    <w:rsid w:val="00F17C54"/>
    <w:rsid w:val="00F17D8A"/>
    <w:rsid w:val="00F222C1"/>
    <w:rsid w:val="00F2319F"/>
    <w:rsid w:val="00F23E3C"/>
    <w:rsid w:val="00F240DE"/>
    <w:rsid w:val="00F242DA"/>
    <w:rsid w:val="00F243D8"/>
    <w:rsid w:val="00F24C70"/>
    <w:rsid w:val="00F258E4"/>
    <w:rsid w:val="00F25A70"/>
    <w:rsid w:val="00F25AE8"/>
    <w:rsid w:val="00F25BBF"/>
    <w:rsid w:val="00F25C19"/>
    <w:rsid w:val="00F26EE2"/>
    <w:rsid w:val="00F277FC"/>
    <w:rsid w:val="00F30380"/>
    <w:rsid w:val="00F306DF"/>
    <w:rsid w:val="00F3129E"/>
    <w:rsid w:val="00F3139E"/>
    <w:rsid w:val="00F3284C"/>
    <w:rsid w:val="00F32BDF"/>
    <w:rsid w:val="00F32FDF"/>
    <w:rsid w:val="00F33C02"/>
    <w:rsid w:val="00F3426A"/>
    <w:rsid w:val="00F35287"/>
    <w:rsid w:val="00F35D3A"/>
    <w:rsid w:val="00F35D4C"/>
    <w:rsid w:val="00F361A4"/>
    <w:rsid w:val="00F379C7"/>
    <w:rsid w:val="00F37D41"/>
    <w:rsid w:val="00F4098D"/>
    <w:rsid w:val="00F4130D"/>
    <w:rsid w:val="00F41734"/>
    <w:rsid w:val="00F4184C"/>
    <w:rsid w:val="00F41EE9"/>
    <w:rsid w:val="00F427D4"/>
    <w:rsid w:val="00F428B1"/>
    <w:rsid w:val="00F42F00"/>
    <w:rsid w:val="00F43F4C"/>
    <w:rsid w:val="00F44278"/>
    <w:rsid w:val="00F44B9C"/>
    <w:rsid w:val="00F450D5"/>
    <w:rsid w:val="00F469FE"/>
    <w:rsid w:val="00F475A1"/>
    <w:rsid w:val="00F47B24"/>
    <w:rsid w:val="00F51599"/>
    <w:rsid w:val="00F516CF"/>
    <w:rsid w:val="00F52297"/>
    <w:rsid w:val="00F52722"/>
    <w:rsid w:val="00F53715"/>
    <w:rsid w:val="00F53BEF"/>
    <w:rsid w:val="00F545C0"/>
    <w:rsid w:val="00F54D74"/>
    <w:rsid w:val="00F555E5"/>
    <w:rsid w:val="00F55F3C"/>
    <w:rsid w:val="00F5756C"/>
    <w:rsid w:val="00F578C8"/>
    <w:rsid w:val="00F57AE9"/>
    <w:rsid w:val="00F6012E"/>
    <w:rsid w:val="00F60A0E"/>
    <w:rsid w:val="00F61000"/>
    <w:rsid w:val="00F61781"/>
    <w:rsid w:val="00F626EC"/>
    <w:rsid w:val="00F62B87"/>
    <w:rsid w:val="00F62C15"/>
    <w:rsid w:val="00F63F11"/>
    <w:rsid w:val="00F63FB7"/>
    <w:rsid w:val="00F65B62"/>
    <w:rsid w:val="00F65DCE"/>
    <w:rsid w:val="00F66141"/>
    <w:rsid w:val="00F67BB8"/>
    <w:rsid w:val="00F71830"/>
    <w:rsid w:val="00F72B75"/>
    <w:rsid w:val="00F7317F"/>
    <w:rsid w:val="00F73184"/>
    <w:rsid w:val="00F748F8"/>
    <w:rsid w:val="00F74D73"/>
    <w:rsid w:val="00F75446"/>
    <w:rsid w:val="00F755B1"/>
    <w:rsid w:val="00F75DEE"/>
    <w:rsid w:val="00F775B9"/>
    <w:rsid w:val="00F777A4"/>
    <w:rsid w:val="00F77E6D"/>
    <w:rsid w:val="00F80B01"/>
    <w:rsid w:val="00F81603"/>
    <w:rsid w:val="00F81690"/>
    <w:rsid w:val="00F817C3"/>
    <w:rsid w:val="00F81D91"/>
    <w:rsid w:val="00F82142"/>
    <w:rsid w:val="00F82854"/>
    <w:rsid w:val="00F83573"/>
    <w:rsid w:val="00F837A3"/>
    <w:rsid w:val="00F84C5B"/>
    <w:rsid w:val="00F85DEE"/>
    <w:rsid w:val="00F86174"/>
    <w:rsid w:val="00F8696D"/>
    <w:rsid w:val="00F86B00"/>
    <w:rsid w:val="00F87062"/>
    <w:rsid w:val="00F87BD1"/>
    <w:rsid w:val="00F90110"/>
    <w:rsid w:val="00F9035E"/>
    <w:rsid w:val="00F90984"/>
    <w:rsid w:val="00F91B08"/>
    <w:rsid w:val="00F91F01"/>
    <w:rsid w:val="00F929E1"/>
    <w:rsid w:val="00F9367C"/>
    <w:rsid w:val="00F94224"/>
    <w:rsid w:val="00F94BD1"/>
    <w:rsid w:val="00F975B2"/>
    <w:rsid w:val="00FA0082"/>
    <w:rsid w:val="00FA1768"/>
    <w:rsid w:val="00FA1A5A"/>
    <w:rsid w:val="00FA2C8A"/>
    <w:rsid w:val="00FA41DE"/>
    <w:rsid w:val="00FA4281"/>
    <w:rsid w:val="00FA4A4E"/>
    <w:rsid w:val="00FA4B18"/>
    <w:rsid w:val="00FA51F4"/>
    <w:rsid w:val="00FA59B2"/>
    <w:rsid w:val="00FA6CD7"/>
    <w:rsid w:val="00FB0045"/>
    <w:rsid w:val="00FB1E53"/>
    <w:rsid w:val="00FB2933"/>
    <w:rsid w:val="00FB3F7C"/>
    <w:rsid w:val="00FB4215"/>
    <w:rsid w:val="00FB4CF4"/>
    <w:rsid w:val="00FB58A6"/>
    <w:rsid w:val="00FB5D97"/>
    <w:rsid w:val="00FB6E06"/>
    <w:rsid w:val="00FB737F"/>
    <w:rsid w:val="00FC030C"/>
    <w:rsid w:val="00FC0889"/>
    <w:rsid w:val="00FC1AD9"/>
    <w:rsid w:val="00FC39A2"/>
    <w:rsid w:val="00FC3D5A"/>
    <w:rsid w:val="00FC484C"/>
    <w:rsid w:val="00FC4858"/>
    <w:rsid w:val="00FC514D"/>
    <w:rsid w:val="00FC52F0"/>
    <w:rsid w:val="00FC594F"/>
    <w:rsid w:val="00FC69F0"/>
    <w:rsid w:val="00FC6F17"/>
    <w:rsid w:val="00FC77F1"/>
    <w:rsid w:val="00FC7952"/>
    <w:rsid w:val="00FC7CD7"/>
    <w:rsid w:val="00FD089F"/>
    <w:rsid w:val="00FD2653"/>
    <w:rsid w:val="00FD281C"/>
    <w:rsid w:val="00FD3DBC"/>
    <w:rsid w:val="00FD46AB"/>
    <w:rsid w:val="00FD475F"/>
    <w:rsid w:val="00FD5600"/>
    <w:rsid w:val="00FD609A"/>
    <w:rsid w:val="00FD61CF"/>
    <w:rsid w:val="00FE0751"/>
    <w:rsid w:val="00FE1020"/>
    <w:rsid w:val="00FE1141"/>
    <w:rsid w:val="00FE12F0"/>
    <w:rsid w:val="00FE1683"/>
    <w:rsid w:val="00FE1D19"/>
    <w:rsid w:val="00FE1FE2"/>
    <w:rsid w:val="00FE3A3D"/>
    <w:rsid w:val="00FE3E8B"/>
    <w:rsid w:val="00FE4F19"/>
    <w:rsid w:val="00FE5B13"/>
    <w:rsid w:val="00FE5C5D"/>
    <w:rsid w:val="00FE6AC8"/>
    <w:rsid w:val="00FE7578"/>
    <w:rsid w:val="00FE7EA1"/>
    <w:rsid w:val="00FF0560"/>
    <w:rsid w:val="00FF2646"/>
    <w:rsid w:val="00FF30DE"/>
    <w:rsid w:val="00FF35B9"/>
    <w:rsid w:val="00FF394D"/>
    <w:rsid w:val="00FF56F8"/>
    <w:rsid w:val="00FF5ADD"/>
    <w:rsid w:val="00FF5CDE"/>
    <w:rsid w:val="00FF63A3"/>
    <w:rsid w:val="00FF6E80"/>
    <w:rsid w:val="00FF7748"/>
    <w:rsid w:val="00FF7B2D"/>
    <w:rsid w:val="0116D561"/>
    <w:rsid w:val="01239471"/>
    <w:rsid w:val="012B5C14"/>
    <w:rsid w:val="012CB2F8"/>
    <w:rsid w:val="017E5E41"/>
    <w:rsid w:val="01C86E50"/>
    <w:rsid w:val="01C8D6FF"/>
    <w:rsid w:val="01E205CE"/>
    <w:rsid w:val="01E51670"/>
    <w:rsid w:val="01F63581"/>
    <w:rsid w:val="01FC95BE"/>
    <w:rsid w:val="02112B8F"/>
    <w:rsid w:val="022330E8"/>
    <w:rsid w:val="02644E6E"/>
    <w:rsid w:val="0266DD99"/>
    <w:rsid w:val="0267736F"/>
    <w:rsid w:val="0283AB50"/>
    <w:rsid w:val="029557F7"/>
    <w:rsid w:val="02A92285"/>
    <w:rsid w:val="02AEA510"/>
    <w:rsid w:val="02BC0060"/>
    <w:rsid w:val="02C2266E"/>
    <w:rsid w:val="02D40107"/>
    <w:rsid w:val="02D9C223"/>
    <w:rsid w:val="02F9DCD9"/>
    <w:rsid w:val="03088BB2"/>
    <w:rsid w:val="03219A37"/>
    <w:rsid w:val="03646527"/>
    <w:rsid w:val="036B4D19"/>
    <w:rsid w:val="037089CD"/>
    <w:rsid w:val="0370A498"/>
    <w:rsid w:val="03A66EE0"/>
    <w:rsid w:val="03D5289B"/>
    <w:rsid w:val="03D8D451"/>
    <w:rsid w:val="03E3EB9B"/>
    <w:rsid w:val="0400FEEA"/>
    <w:rsid w:val="0402827D"/>
    <w:rsid w:val="041A2C84"/>
    <w:rsid w:val="041F572C"/>
    <w:rsid w:val="042B1DB9"/>
    <w:rsid w:val="0471A458"/>
    <w:rsid w:val="0476AD5C"/>
    <w:rsid w:val="04AA6D6C"/>
    <w:rsid w:val="04AF64B9"/>
    <w:rsid w:val="04B68D2F"/>
    <w:rsid w:val="04BAA9F6"/>
    <w:rsid w:val="04C45743"/>
    <w:rsid w:val="0512ADD1"/>
    <w:rsid w:val="05309EDB"/>
    <w:rsid w:val="053A622C"/>
    <w:rsid w:val="054BAE96"/>
    <w:rsid w:val="0564A157"/>
    <w:rsid w:val="0577035A"/>
    <w:rsid w:val="0592B8D8"/>
    <w:rsid w:val="05C3453B"/>
    <w:rsid w:val="06171AD5"/>
    <w:rsid w:val="061A7198"/>
    <w:rsid w:val="06379867"/>
    <w:rsid w:val="06438239"/>
    <w:rsid w:val="06631EEA"/>
    <w:rsid w:val="067ACC1F"/>
    <w:rsid w:val="0687A127"/>
    <w:rsid w:val="06934437"/>
    <w:rsid w:val="06B95687"/>
    <w:rsid w:val="06D836F5"/>
    <w:rsid w:val="06DCBA46"/>
    <w:rsid w:val="06E531CC"/>
    <w:rsid w:val="07048414"/>
    <w:rsid w:val="070D8CB8"/>
    <w:rsid w:val="0715BA97"/>
    <w:rsid w:val="0739F54A"/>
    <w:rsid w:val="075C381D"/>
    <w:rsid w:val="0785FF04"/>
    <w:rsid w:val="07B5C8F6"/>
    <w:rsid w:val="07BD44B3"/>
    <w:rsid w:val="07DB5DA1"/>
    <w:rsid w:val="07E0EDDE"/>
    <w:rsid w:val="07FA71C8"/>
    <w:rsid w:val="07FC88C0"/>
    <w:rsid w:val="08127882"/>
    <w:rsid w:val="0833ECF7"/>
    <w:rsid w:val="084B41E7"/>
    <w:rsid w:val="0862A399"/>
    <w:rsid w:val="0873C9C6"/>
    <w:rsid w:val="087A8134"/>
    <w:rsid w:val="087B6502"/>
    <w:rsid w:val="08945E2A"/>
    <w:rsid w:val="08990AB5"/>
    <w:rsid w:val="089BFB02"/>
    <w:rsid w:val="08AAF30F"/>
    <w:rsid w:val="08BAF4FD"/>
    <w:rsid w:val="08D6D240"/>
    <w:rsid w:val="08DA2545"/>
    <w:rsid w:val="08DD6E63"/>
    <w:rsid w:val="0900843E"/>
    <w:rsid w:val="0973E703"/>
    <w:rsid w:val="09797ED2"/>
    <w:rsid w:val="097F5001"/>
    <w:rsid w:val="0986C33D"/>
    <w:rsid w:val="099892C3"/>
    <w:rsid w:val="09A34FF7"/>
    <w:rsid w:val="09A4A187"/>
    <w:rsid w:val="09A7D88A"/>
    <w:rsid w:val="09B8002B"/>
    <w:rsid w:val="09B93690"/>
    <w:rsid w:val="09BE402C"/>
    <w:rsid w:val="09DFF8CC"/>
    <w:rsid w:val="09E04C38"/>
    <w:rsid w:val="09E9F302"/>
    <w:rsid w:val="09EE1E42"/>
    <w:rsid w:val="09EE6571"/>
    <w:rsid w:val="09FC0427"/>
    <w:rsid w:val="0A14114C"/>
    <w:rsid w:val="0A318260"/>
    <w:rsid w:val="0A318FD7"/>
    <w:rsid w:val="0A6D3950"/>
    <w:rsid w:val="0A7AB6F9"/>
    <w:rsid w:val="0A7D7862"/>
    <w:rsid w:val="0A8C176F"/>
    <w:rsid w:val="0ABEC933"/>
    <w:rsid w:val="0AC0A35D"/>
    <w:rsid w:val="0B0921C1"/>
    <w:rsid w:val="0B14D8E1"/>
    <w:rsid w:val="0B1560E8"/>
    <w:rsid w:val="0B1761A8"/>
    <w:rsid w:val="0B4CD0F7"/>
    <w:rsid w:val="0B59BF19"/>
    <w:rsid w:val="0B5F5D32"/>
    <w:rsid w:val="0B92E22B"/>
    <w:rsid w:val="0BD45D01"/>
    <w:rsid w:val="0C22871C"/>
    <w:rsid w:val="0C372AF9"/>
    <w:rsid w:val="0C4E2369"/>
    <w:rsid w:val="0C5BF8DF"/>
    <w:rsid w:val="0C828952"/>
    <w:rsid w:val="0C95528A"/>
    <w:rsid w:val="0C9CD7A3"/>
    <w:rsid w:val="0CA61519"/>
    <w:rsid w:val="0CD1E7BA"/>
    <w:rsid w:val="0CD59F3C"/>
    <w:rsid w:val="0CD7BE92"/>
    <w:rsid w:val="0CEE7753"/>
    <w:rsid w:val="0D123BB9"/>
    <w:rsid w:val="0D150D01"/>
    <w:rsid w:val="0D178E6D"/>
    <w:rsid w:val="0D2878D7"/>
    <w:rsid w:val="0D3C7E78"/>
    <w:rsid w:val="0D3FB93E"/>
    <w:rsid w:val="0D6EBE0B"/>
    <w:rsid w:val="0D6F45FE"/>
    <w:rsid w:val="0D82EDBB"/>
    <w:rsid w:val="0DBEA877"/>
    <w:rsid w:val="0DD46432"/>
    <w:rsid w:val="0E0590A7"/>
    <w:rsid w:val="0E0F68C4"/>
    <w:rsid w:val="0E1A6807"/>
    <w:rsid w:val="0E1B0C29"/>
    <w:rsid w:val="0E1C6E9D"/>
    <w:rsid w:val="0E65FFAD"/>
    <w:rsid w:val="0E8C4D72"/>
    <w:rsid w:val="0E941ABF"/>
    <w:rsid w:val="0EDC8A0A"/>
    <w:rsid w:val="0EE74F07"/>
    <w:rsid w:val="0F25E526"/>
    <w:rsid w:val="0F37A4B5"/>
    <w:rsid w:val="0F38A00E"/>
    <w:rsid w:val="0F3FF165"/>
    <w:rsid w:val="0F673AF9"/>
    <w:rsid w:val="0F6952F6"/>
    <w:rsid w:val="0F6DE0B2"/>
    <w:rsid w:val="0F6ECD82"/>
    <w:rsid w:val="0FA07408"/>
    <w:rsid w:val="0FA5774F"/>
    <w:rsid w:val="0FB4078B"/>
    <w:rsid w:val="0FC1EA47"/>
    <w:rsid w:val="0FC8BFD3"/>
    <w:rsid w:val="0FD3D777"/>
    <w:rsid w:val="0FED919F"/>
    <w:rsid w:val="1016CBAE"/>
    <w:rsid w:val="1041591A"/>
    <w:rsid w:val="105A8676"/>
    <w:rsid w:val="10672D13"/>
    <w:rsid w:val="106E4FCD"/>
    <w:rsid w:val="1077D92D"/>
    <w:rsid w:val="10941682"/>
    <w:rsid w:val="10C6F2FA"/>
    <w:rsid w:val="110CC18A"/>
    <w:rsid w:val="110D53B7"/>
    <w:rsid w:val="111A06A4"/>
    <w:rsid w:val="111A285F"/>
    <w:rsid w:val="111D05A4"/>
    <w:rsid w:val="11367DD8"/>
    <w:rsid w:val="1142BCA0"/>
    <w:rsid w:val="11698F37"/>
    <w:rsid w:val="117B8C12"/>
    <w:rsid w:val="11A1C8FC"/>
    <w:rsid w:val="11C77C63"/>
    <w:rsid w:val="11D5B7FC"/>
    <w:rsid w:val="11E1755A"/>
    <w:rsid w:val="12127BA6"/>
    <w:rsid w:val="122FBE5E"/>
    <w:rsid w:val="12303916"/>
    <w:rsid w:val="123BE4F0"/>
    <w:rsid w:val="123E9594"/>
    <w:rsid w:val="12527BB7"/>
    <w:rsid w:val="12712032"/>
    <w:rsid w:val="127666AC"/>
    <w:rsid w:val="127EA138"/>
    <w:rsid w:val="12C9EE5E"/>
    <w:rsid w:val="12E26C29"/>
    <w:rsid w:val="1305CFD1"/>
    <w:rsid w:val="1327DEC3"/>
    <w:rsid w:val="132DB9B2"/>
    <w:rsid w:val="133205AD"/>
    <w:rsid w:val="134FBA5D"/>
    <w:rsid w:val="13549FD3"/>
    <w:rsid w:val="136822A5"/>
    <w:rsid w:val="136920F2"/>
    <w:rsid w:val="139B98D2"/>
    <w:rsid w:val="139F628C"/>
    <w:rsid w:val="13AE20D7"/>
    <w:rsid w:val="13CFC5C7"/>
    <w:rsid w:val="13D40D29"/>
    <w:rsid w:val="13DA697C"/>
    <w:rsid w:val="13DAF440"/>
    <w:rsid w:val="13E94C93"/>
    <w:rsid w:val="13FD69D3"/>
    <w:rsid w:val="140398F5"/>
    <w:rsid w:val="1412B82D"/>
    <w:rsid w:val="1412C83A"/>
    <w:rsid w:val="14253898"/>
    <w:rsid w:val="142A2EF4"/>
    <w:rsid w:val="144D411F"/>
    <w:rsid w:val="1498BBBB"/>
    <w:rsid w:val="14CC3946"/>
    <w:rsid w:val="14EC6F8B"/>
    <w:rsid w:val="15244ACC"/>
    <w:rsid w:val="153DD3A9"/>
    <w:rsid w:val="156C5B86"/>
    <w:rsid w:val="15769B64"/>
    <w:rsid w:val="158294CE"/>
    <w:rsid w:val="15839C21"/>
    <w:rsid w:val="1590B2F7"/>
    <w:rsid w:val="1593C749"/>
    <w:rsid w:val="15B08205"/>
    <w:rsid w:val="15BAB36C"/>
    <w:rsid w:val="15CD7F13"/>
    <w:rsid w:val="15DEDB24"/>
    <w:rsid w:val="1601CC01"/>
    <w:rsid w:val="1631A42B"/>
    <w:rsid w:val="163E01ED"/>
    <w:rsid w:val="16494D4C"/>
    <w:rsid w:val="16501DA6"/>
    <w:rsid w:val="16588CDD"/>
    <w:rsid w:val="1662DCAC"/>
    <w:rsid w:val="1666AD7F"/>
    <w:rsid w:val="169B8A13"/>
    <w:rsid w:val="16C5AB67"/>
    <w:rsid w:val="16C6E5A0"/>
    <w:rsid w:val="16FFDB33"/>
    <w:rsid w:val="1702034A"/>
    <w:rsid w:val="170AE6EB"/>
    <w:rsid w:val="170D911A"/>
    <w:rsid w:val="1718F7BF"/>
    <w:rsid w:val="17237ABE"/>
    <w:rsid w:val="17306322"/>
    <w:rsid w:val="17388929"/>
    <w:rsid w:val="1763D946"/>
    <w:rsid w:val="17888FA3"/>
    <w:rsid w:val="17E0432B"/>
    <w:rsid w:val="17E67613"/>
    <w:rsid w:val="182C1FA6"/>
    <w:rsid w:val="183D73CF"/>
    <w:rsid w:val="1846BB9F"/>
    <w:rsid w:val="184C20F5"/>
    <w:rsid w:val="187962EE"/>
    <w:rsid w:val="18A0CA38"/>
    <w:rsid w:val="18A8EB6F"/>
    <w:rsid w:val="18ADF1DD"/>
    <w:rsid w:val="18AFFECC"/>
    <w:rsid w:val="18D553F2"/>
    <w:rsid w:val="18D80C4F"/>
    <w:rsid w:val="18F1FA9D"/>
    <w:rsid w:val="18F920BE"/>
    <w:rsid w:val="1900ED44"/>
    <w:rsid w:val="19014D98"/>
    <w:rsid w:val="1920C26C"/>
    <w:rsid w:val="193BD17E"/>
    <w:rsid w:val="1984551E"/>
    <w:rsid w:val="198B1B77"/>
    <w:rsid w:val="1996FF5A"/>
    <w:rsid w:val="19A214A0"/>
    <w:rsid w:val="19BC7738"/>
    <w:rsid w:val="19C16CFB"/>
    <w:rsid w:val="19DA900A"/>
    <w:rsid w:val="19EBFDF8"/>
    <w:rsid w:val="19EEE3E1"/>
    <w:rsid w:val="1A085187"/>
    <w:rsid w:val="1A12DA2D"/>
    <w:rsid w:val="1A2A333D"/>
    <w:rsid w:val="1A86BB3A"/>
    <w:rsid w:val="1A924CEF"/>
    <w:rsid w:val="1AB09574"/>
    <w:rsid w:val="1AD43C50"/>
    <w:rsid w:val="1ADC3B11"/>
    <w:rsid w:val="1B335F93"/>
    <w:rsid w:val="1B6BDB9F"/>
    <w:rsid w:val="1B88C25D"/>
    <w:rsid w:val="1BA726BA"/>
    <w:rsid w:val="1BB0AC71"/>
    <w:rsid w:val="1BB90AF2"/>
    <w:rsid w:val="1BD99A6F"/>
    <w:rsid w:val="1BE68CAE"/>
    <w:rsid w:val="1C8A808D"/>
    <w:rsid w:val="1C98DD44"/>
    <w:rsid w:val="1C991252"/>
    <w:rsid w:val="1C9AD155"/>
    <w:rsid w:val="1CE67CD5"/>
    <w:rsid w:val="1CFCA8D9"/>
    <w:rsid w:val="1D0A3CD4"/>
    <w:rsid w:val="1D40AA5B"/>
    <w:rsid w:val="1D435607"/>
    <w:rsid w:val="1D75A122"/>
    <w:rsid w:val="1DDB80F3"/>
    <w:rsid w:val="1DE851E9"/>
    <w:rsid w:val="1DF3ACB2"/>
    <w:rsid w:val="1DFDB21D"/>
    <w:rsid w:val="1E000F3A"/>
    <w:rsid w:val="1E043E1E"/>
    <w:rsid w:val="1E0A39CB"/>
    <w:rsid w:val="1E100A07"/>
    <w:rsid w:val="1E19C609"/>
    <w:rsid w:val="1E3849C9"/>
    <w:rsid w:val="1E39DF4E"/>
    <w:rsid w:val="1E3AC860"/>
    <w:rsid w:val="1E497D37"/>
    <w:rsid w:val="1E4D6265"/>
    <w:rsid w:val="1E6C5485"/>
    <w:rsid w:val="1E796604"/>
    <w:rsid w:val="1E8968B4"/>
    <w:rsid w:val="1E93F7D7"/>
    <w:rsid w:val="1EE9AD99"/>
    <w:rsid w:val="1EF47EF0"/>
    <w:rsid w:val="1F0B40D7"/>
    <w:rsid w:val="1F1EA01C"/>
    <w:rsid w:val="1F486671"/>
    <w:rsid w:val="1F5D6E76"/>
    <w:rsid w:val="1F60D6A4"/>
    <w:rsid w:val="1F70A0F0"/>
    <w:rsid w:val="1F7798C2"/>
    <w:rsid w:val="1F8BCE46"/>
    <w:rsid w:val="1F95B517"/>
    <w:rsid w:val="1FB50082"/>
    <w:rsid w:val="1FDCC92C"/>
    <w:rsid w:val="1FF80F4A"/>
    <w:rsid w:val="2056D27F"/>
    <w:rsid w:val="20819710"/>
    <w:rsid w:val="208A6317"/>
    <w:rsid w:val="20E06AEB"/>
    <w:rsid w:val="20F250C9"/>
    <w:rsid w:val="2104F725"/>
    <w:rsid w:val="211D981A"/>
    <w:rsid w:val="2128FDFA"/>
    <w:rsid w:val="2147FF4F"/>
    <w:rsid w:val="2160C6AC"/>
    <w:rsid w:val="218B233C"/>
    <w:rsid w:val="219B05C0"/>
    <w:rsid w:val="21AF076E"/>
    <w:rsid w:val="21BEC0FC"/>
    <w:rsid w:val="21D27429"/>
    <w:rsid w:val="21E49225"/>
    <w:rsid w:val="2200C38B"/>
    <w:rsid w:val="2229B13F"/>
    <w:rsid w:val="224006ED"/>
    <w:rsid w:val="2286CE03"/>
    <w:rsid w:val="22B4B040"/>
    <w:rsid w:val="22C09A15"/>
    <w:rsid w:val="2306254A"/>
    <w:rsid w:val="2316E8B2"/>
    <w:rsid w:val="231B2BCD"/>
    <w:rsid w:val="233AC182"/>
    <w:rsid w:val="233E7B53"/>
    <w:rsid w:val="23447274"/>
    <w:rsid w:val="23468514"/>
    <w:rsid w:val="2352BD24"/>
    <w:rsid w:val="235B661F"/>
    <w:rsid w:val="23B22D35"/>
    <w:rsid w:val="23B8E6B5"/>
    <w:rsid w:val="23C15A21"/>
    <w:rsid w:val="2400BBB8"/>
    <w:rsid w:val="24029D99"/>
    <w:rsid w:val="240F0C8F"/>
    <w:rsid w:val="241F07E9"/>
    <w:rsid w:val="24373C2C"/>
    <w:rsid w:val="24455AA1"/>
    <w:rsid w:val="2459AE57"/>
    <w:rsid w:val="245AE149"/>
    <w:rsid w:val="247C1E7D"/>
    <w:rsid w:val="24801BB1"/>
    <w:rsid w:val="24AFB015"/>
    <w:rsid w:val="24CA312A"/>
    <w:rsid w:val="24CC4054"/>
    <w:rsid w:val="24D48399"/>
    <w:rsid w:val="2524C801"/>
    <w:rsid w:val="252AB8EE"/>
    <w:rsid w:val="25347591"/>
    <w:rsid w:val="253E1139"/>
    <w:rsid w:val="253EA355"/>
    <w:rsid w:val="25484573"/>
    <w:rsid w:val="2551CFFB"/>
    <w:rsid w:val="255A673B"/>
    <w:rsid w:val="255F2283"/>
    <w:rsid w:val="256367DD"/>
    <w:rsid w:val="258D62A4"/>
    <w:rsid w:val="258E5C78"/>
    <w:rsid w:val="25B7F607"/>
    <w:rsid w:val="25F8FA7B"/>
    <w:rsid w:val="2609E99B"/>
    <w:rsid w:val="260EFDB2"/>
    <w:rsid w:val="262D933B"/>
    <w:rsid w:val="266DBED9"/>
    <w:rsid w:val="26740148"/>
    <w:rsid w:val="267E2986"/>
    <w:rsid w:val="268F816C"/>
    <w:rsid w:val="2692EDD4"/>
    <w:rsid w:val="26989D64"/>
    <w:rsid w:val="26CB73D3"/>
    <w:rsid w:val="26D5D22F"/>
    <w:rsid w:val="26E917B3"/>
    <w:rsid w:val="273A4488"/>
    <w:rsid w:val="273E1A44"/>
    <w:rsid w:val="276B17D2"/>
    <w:rsid w:val="2777531C"/>
    <w:rsid w:val="277AF0E4"/>
    <w:rsid w:val="277C695C"/>
    <w:rsid w:val="27ABD1F0"/>
    <w:rsid w:val="27B98CAF"/>
    <w:rsid w:val="27F26AE7"/>
    <w:rsid w:val="27F8413C"/>
    <w:rsid w:val="283D109D"/>
    <w:rsid w:val="28477026"/>
    <w:rsid w:val="2861BDD7"/>
    <w:rsid w:val="2884D360"/>
    <w:rsid w:val="288A0D82"/>
    <w:rsid w:val="2892B7FD"/>
    <w:rsid w:val="2893BC56"/>
    <w:rsid w:val="289AED79"/>
    <w:rsid w:val="289CB114"/>
    <w:rsid w:val="28A7D52B"/>
    <w:rsid w:val="28D3DB4D"/>
    <w:rsid w:val="28ED0D31"/>
    <w:rsid w:val="2915BA33"/>
    <w:rsid w:val="29326813"/>
    <w:rsid w:val="293485E4"/>
    <w:rsid w:val="294292A8"/>
    <w:rsid w:val="294FDDD5"/>
    <w:rsid w:val="29575B2E"/>
    <w:rsid w:val="296822B1"/>
    <w:rsid w:val="299A01CA"/>
    <w:rsid w:val="299D62A0"/>
    <w:rsid w:val="29C30244"/>
    <w:rsid w:val="29CD5904"/>
    <w:rsid w:val="29E8DB4F"/>
    <w:rsid w:val="2A12468F"/>
    <w:rsid w:val="2A20EC3E"/>
    <w:rsid w:val="2A225958"/>
    <w:rsid w:val="2A26A07E"/>
    <w:rsid w:val="2A4387E3"/>
    <w:rsid w:val="2A43ED10"/>
    <w:rsid w:val="2A47D904"/>
    <w:rsid w:val="2A4E8A63"/>
    <w:rsid w:val="2A55BE5D"/>
    <w:rsid w:val="2A60D606"/>
    <w:rsid w:val="2A83A6E3"/>
    <w:rsid w:val="2A9E6665"/>
    <w:rsid w:val="2AB2BB2B"/>
    <w:rsid w:val="2AF1AEC0"/>
    <w:rsid w:val="2B0C7F35"/>
    <w:rsid w:val="2B1DAEBD"/>
    <w:rsid w:val="2B58CC18"/>
    <w:rsid w:val="2B6D78E1"/>
    <w:rsid w:val="2B93AD0A"/>
    <w:rsid w:val="2B98E817"/>
    <w:rsid w:val="2B9C88EA"/>
    <w:rsid w:val="2BD9C88B"/>
    <w:rsid w:val="2BEB6E48"/>
    <w:rsid w:val="2C060081"/>
    <w:rsid w:val="2C34DE98"/>
    <w:rsid w:val="2C506BA4"/>
    <w:rsid w:val="2C62EFB9"/>
    <w:rsid w:val="2C79541E"/>
    <w:rsid w:val="2CAF0317"/>
    <w:rsid w:val="2CCF0A0A"/>
    <w:rsid w:val="2CF3CFE5"/>
    <w:rsid w:val="2D107B7F"/>
    <w:rsid w:val="2D1E3DA7"/>
    <w:rsid w:val="2D5B38BD"/>
    <w:rsid w:val="2D9C90A4"/>
    <w:rsid w:val="2DB6D9AD"/>
    <w:rsid w:val="2DCB06FF"/>
    <w:rsid w:val="2DDEE09E"/>
    <w:rsid w:val="2DE7AEB7"/>
    <w:rsid w:val="2DF5DE3D"/>
    <w:rsid w:val="2E1DD2BC"/>
    <w:rsid w:val="2E3183B2"/>
    <w:rsid w:val="2E34B1D8"/>
    <w:rsid w:val="2E504FD5"/>
    <w:rsid w:val="2E79497F"/>
    <w:rsid w:val="2E96A210"/>
    <w:rsid w:val="2EA1C3B4"/>
    <w:rsid w:val="2EBA7D7F"/>
    <w:rsid w:val="2EC105C5"/>
    <w:rsid w:val="2EDD78BE"/>
    <w:rsid w:val="2EE08CB1"/>
    <w:rsid w:val="2EE5E5AF"/>
    <w:rsid w:val="2EEA63A7"/>
    <w:rsid w:val="2EF76108"/>
    <w:rsid w:val="2EF9CB8F"/>
    <w:rsid w:val="2F04066C"/>
    <w:rsid w:val="2F4CC827"/>
    <w:rsid w:val="2F579688"/>
    <w:rsid w:val="2F7218AB"/>
    <w:rsid w:val="2FB4094D"/>
    <w:rsid w:val="2FBA7D4F"/>
    <w:rsid w:val="2FD6A5AB"/>
    <w:rsid w:val="2FD8B03B"/>
    <w:rsid w:val="2FE265E2"/>
    <w:rsid w:val="300C034C"/>
    <w:rsid w:val="304DC3FC"/>
    <w:rsid w:val="3050705D"/>
    <w:rsid w:val="3052D8E4"/>
    <w:rsid w:val="305378F2"/>
    <w:rsid w:val="307214F0"/>
    <w:rsid w:val="3096684E"/>
    <w:rsid w:val="3097AFC7"/>
    <w:rsid w:val="30C36AF4"/>
    <w:rsid w:val="30E90E14"/>
    <w:rsid w:val="310C5FDA"/>
    <w:rsid w:val="310E47EF"/>
    <w:rsid w:val="31440C6E"/>
    <w:rsid w:val="31637FE1"/>
    <w:rsid w:val="316A4E8F"/>
    <w:rsid w:val="3189E20A"/>
    <w:rsid w:val="318E91DA"/>
    <w:rsid w:val="31A28C54"/>
    <w:rsid w:val="31C008C3"/>
    <w:rsid w:val="31F06723"/>
    <w:rsid w:val="31FB48A4"/>
    <w:rsid w:val="3206A46F"/>
    <w:rsid w:val="322E57EE"/>
    <w:rsid w:val="3233C2E7"/>
    <w:rsid w:val="3243862A"/>
    <w:rsid w:val="327DE0C0"/>
    <w:rsid w:val="327EF427"/>
    <w:rsid w:val="32896A5D"/>
    <w:rsid w:val="328D3739"/>
    <w:rsid w:val="329D6691"/>
    <w:rsid w:val="32B6D085"/>
    <w:rsid w:val="32C55A31"/>
    <w:rsid w:val="32E24824"/>
    <w:rsid w:val="32ED34FF"/>
    <w:rsid w:val="32F300FB"/>
    <w:rsid w:val="3304E671"/>
    <w:rsid w:val="3311D52C"/>
    <w:rsid w:val="3317D29A"/>
    <w:rsid w:val="336C26E2"/>
    <w:rsid w:val="336E605C"/>
    <w:rsid w:val="3391DF40"/>
    <w:rsid w:val="33992408"/>
    <w:rsid w:val="33B9507E"/>
    <w:rsid w:val="33CC1ADB"/>
    <w:rsid w:val="33D1D84B"/>
    <w:rsid w:val="33E23D35"/>
    <w:rsid w:val="3404247E"/>
    <w:rsid w:val="34165761"/>
    <w:rsid w:val="3433B8ED"/>
    <w:rsid w:val="34797724"/>
    <w:rsid w:val="349CEE3A"/>
    <w:rsid w:val="34C7AC7E"/>
    <w:rsid w:val="34CB7DDB"/>
    <w:rsid w:val="350F8671"/>
    <w:rsid w:val="3515E433"/>
    <w:rsid w:val="3526F1B0"/>
    <w:rsid w:val="35274E38"/>
    <w:rsid w:val="35368F87"/>
    <w:rsid w:val="35429217"/>
    <w:rsid w:val="35476498"/>
    <w:rsid w:val="3549FAD5"/>
    <w:rsid w:val="355856B3"/>
    <w:rsid w:val="357B9AD5"/>
    <w:rsid w:val="357D218F"/>
    <w:rsid w:val="35A8EA87"/>
    <w:rsid w:val="35C35DCA"/>
    <w:rsid w:val="35D53B52"/>
    <w:rsid w:val="35DE574D"/>
    <w:rsid w:val="35F2511D"/>
    <w:rsid w:val="35FC1319"/>
    <w:rsid w:val="3603D73F"/>
    <w:rsid w:val="361DF1F2"/>
    <w:rsid w:val="3637CA46"/>
    <w:rsid w:val="3650BEB2"/>
    <w:rsid w:val="3660C7AA"/>
    <w:rsid w:val="36695A2F"/>
    <w:rsid w:val="36775AB9"/>
    <w:rsid w:val="36BB38B6"/>
    <w:rsid w:val="370789A8"/>
    <w:rsid w:val="37086DC0"/>
    <w:rsid w:val="370F61A3"/>
    <w:rsid w:val="3720C772"/>
    <w:rsid w:val="3729FF6F"/>
    <w:rsid w:val="373CBF59"/>
    <w:rsid w:val="37818386"/>
    <w:rsid w:val="378CA70C"/>
    <w:rsid w:val="3798E83C"/>
    <w:rsid w:val="379C2B9B"/>
    <w:rsid w:val="37A703B9"/>
    <w:rsid w:val="37BBC7D1"/>
    <w:rsid w:val="37C29223"/>
    <w:rsid w:val="37CE3945"/>
    <w:rsid w:val="37EA4BCB"/>
    <w:rsid w:val="38146BB7"/>
    <w:rsid w:val="381557A5"/>
    <w:rsid w:val="384E21F6"/>
    <w:rsid w:val="38545AFE"/>
    <w:rsid w:val="385F24CB"/>
    <w:rsid w:val="386054D1"/>
    <w:rsid w:val="387C3BC2"/>
    <w:rsid w:val="3882E39D"/>
    <w:rsid w:val="38983BEB"/>
    <w:rsid w:val="38CD888B"/>
    <w:rsid w:val="38E894E6"/>
    <w:rsid w:val="3918DE3B"/>
    <w:rsid w:val="3949D1B5"/>
    <w:rsid w:val="395EA36B"/>
    <w:rsid w:val="397D1BE0"/>
    <w:rsid w:val="3995E61D"/>
    <w:rsid w:val="39D20AC1"/>
    <w:rsid w:val="39DC7CFE"/>
    <w:rsid w:val="39E5A3CF"/>
    <w:rsid w:val="39F3D41F"/>
    <w:rsid w:val="3A2FE95C"/>
    <w:rsid w:val="3A48FE66"/>
    <w:rsid w:val="3A511AA4"/>
    <w:rsid w:val="3A583E41"/>
    <w:rsid w:val="3A95F612"/>
    <w:rsid w:val="3AF0DF32"/>
    <w:rsid w:val="3AF829C6"/>
    <w:rsid w:val="3B49BFA3"/>
    <w:rsid w:val="3B49EF2B"/>
    <w:rsid w:val="3B5455D1"/>
    <w:rsid w:val="3B5761E8"/>
    <w:rsid w:val="3B5B01B0"/>
    <w:rsid w:val="3B5CBA60"/>
    <w:rsid w:val="3B5DF922"/>
    <w:rsid w:val="3B7FF4CA"/>
    <w:rsid w:val="3B9275D8"/>
    <w:rsid w:val="3BA1B8D0"/>
    <w:rsid w:val="3BE1A472"/>
    <w:rsid w:val="3C06BEAD"/>
    <w:rsid w:val="3C755BF9"/>
    <w:rsid w:val="3C7EC264"/>
    <w:rsid w:val="3C825E78"/>
    <w:rsid w:val="3C827E94"/>
    <w:rsid w:val="3C945A26"/>
    <w:rsid w:val="3CF2CC89"/>
    <w:rsid w:val="3D05FDAD"/>
    <w:rsid w:val="3D1A51E2"/>
    <w:rsid w:val="3D641759"/>
    <w:rsid w:val="3D690A41"/>
    <w:rsid w:val="3D74A07D"/>
    <w:rsid w:val="3D8983D9"/>
    <w:rsid w:val="3D8F8CC5"/>
    <w:rsid w:val="3D9A571B"/>
    <w:rsid w:val="3D9C31BB"/>
    <w:rsid w:val="3DAB5537"/>
    <w:rsid w:val="3DAD08FD"/>
    <w:rsid w:val="3DB06AD6"/>
    <w:rsid w:val="3DB3CABD"/>
    <w:rsid w:val="3DCEEF88"/>
    <w:rsid w:val="3E17994C"/>
    <w:rsid w:val="3E217E7D"/>
    <w:rsid w:val="3E443858"/>
    <w:rsid w:val="3E44EAC5"/>
    <w:rsid w:val="3E560CE3"/>
    <w:rsid w:val="3E62FCD5"/>
    <w:rsid w:val="3E6AD40C"/>
    <w:rsid w:val="3E70B452"/>
    <w:rsid w:val="3E75A8F2"/>
    <w:rsid w:val="3E946C45"/>
    <w:rsid w:val="3E9F3AE6"/>
    <w:rsid w:val="3EAA5162"/>
    <w:rsid w:val="3EBD2D2D"/>
    <w:rsid w:val="3EE22A58"/>
    <w:rsid w:val="3F03B957"/>
    <w:rsid w:val="3F1953BE"/>
    <w:rsid w:val="3F2E7F2F"/>
    <w:rsid w:val="3F6278BF"/>
    <w:rsid w:val="3F6E613D"/>
    <w:rsid w:val="3FA260C1"/>
    <w:rsid w:val="3FEF3361"/>
    <w:rsid w:val="3FFE9E84"/>
    <w:rsid w:val="4022C658"/>
    <w:rsid w:val="404055D0"/>
    <w:rsid w:val="4057AE84"/>
    <w:rsid w:val="4066A289"/>
    <w:rsid w:val="406D69E8"/>
    <w:rsid w:val="4072FB55"/>
    <w:rsid w:val="409AFD0F"/>
    <w:rsid w:val="40AB38DC"/>
    <w:rsid w:val="40B17C79"/>
    <w:rsid w:val="40BF4810"/>
    <w:rsid w:val="4117B551"/>
    <w:rsid w:val="41251C60"/>
    <w:rsid w:val="4134B876"/>
    <w:rsid w:val="41462BBA"/>
    <w:rsid w:val="41570889"/>
    <w:rsid w:val="4157EF4D"/>
    <w:rsid w:val="415D1741"/>
    <w:rsid w:val="41602A9C"/>
    <w:rsid w:val="41618D52"/>
    <w:rsid w:val="4163D7F6"/>
    <w:rsid w:val="41705494"/>
    <w:rsid w:val="41A7E6F6"/>
    <w:rsid w:val="41AB7B08"/>
    <w:rsid w:val="41DAC881"/>
    <w:rsid w:val="41F54612"/>
    <w:rsid w:val="41FBF067"/>
    <w:rsid w:val="42064765"/>
    <w:rsid w:val="42292A30"/>
    <w:rsid w:val="42293EA1"/>
    <w:rsid w:val="42451A7A"/>
    <w:rsid w:val="424D8791"/>
    <w:rsid w:val="42620892"/>
    <w:rsid w:val="426A03E9"/>
    <w:rsid w:val="4288779E"/>
    <w:rsid w:val="429E8E14"/>
    <w:rsid w:val="429EA7DD"/>
    <w:rsid w:val="42B25588"/>
    <w:rsid w:val="42BB073A"/>
    <w:rsid w:val="42BCE8FE"/>
    <w:rsid w:val="42C7B52E"/>
    <w:rsid w:val="42DC8C9B"/>
    <w:rsid w:val="42E1B8A8"/>
    <w:rsid w:val="42F60B8E"/>
    <w:rsid w:val="4333BCC0"/>
    <w:rsid w:val="433A560B"/>
    <w:rsid w:val="4365DF33"/>
    <w:rsid w:val="43848817"/>
    <w:rsid w:val="43873E68"/>
    <w:rsid w:val="43894FF9"/>
    <w:rsid w:val="43B0B426"/>
    <w:rsid w:val="43B7FFCE"/>
    <w:rsid w:val="43BBD39D"/>
    <w:rsid w:val="43BFC770"/>
    <w:rsid w:val="43CF7838"/>
    <w:rsid w:val="43DD5E57"/>
    <w:rsid w:val="43E2378F"/>
    <w:rsid w:val="43F85633"/>
    <w:rsid w:val="4406AD07"/>
    <w:rsid w:val="442DF4C6"/>
    <w:rsid w:val="444C9C31"/>
    <w:rsid w:val="44525B32"/>
    <w:rsid w:val="445735CE"/>
    <w:rsid w:val="445BE62B"/>
    <w:rsid w:val="445C1EB9"/>
    <w:rsid w:val="445F375F"/>
    <w:rsid w:val="445F77B8"/>
    <w:rsid w:val="446304AE"/>
    <w:rsid w:val="44A4C683"/>
    <w:rsid w:val="44AAD72C"/>
    <w:rsid w:val="44C2A7DD"/>
    <w:rsid w:val="4536A45F"/>
    <w:rsid w:val="45393D1A"/>
    <w:rsid w:val="45813169"/>
    <w:rsid w:val="45BDE7C0"/>
    <w:rsid w:val="45E388F1"/>
    <w:rsid w:val="45E4558C"/>
    <w:rsid w:val="45F188EF"/>
    <w:rsid w:val="46314109"/>
    <w:rsid w:val="46336893"/>
    <w:rsid w:val="465740F8"/>
    <w:rsid w:val="4669A8CF"/>
    <w:rsid w:val="4698C506"/>
    <w:rsid w:val="46CBFCD5"/>
    <w:rsid w:val="46D42EF3"/>
    <w:rsid w:val="46DA2ED6"/>
    <w:rsid w:val="46EE8684"/>
    <w:rsid w:val="4703CC0B"/>
    <w:rsid w:val="4710B9D5"/>
    <w:rsid w:val="47269224"/>
    <w:rsid w:val="4726B81E"/>
    <w:rsid w:val="47324ED0"/>
    <w:rsid w:val="476FF716"/>
    <w:rsid w:val="4773B0C4"/>
    <w:rsid w:val="477B07F2"/>
    <w:rsid w:val="479B62C6"/>
    <w:rsid w:val="479DBBAD"/>
    <w:rsid w:val="47C1C893"/>
    <w:rsid w:val="47CCB15B"/>
    <w:rsid w:val="47F2A43A"/>
    <w:rsid w:val="47FDEB5A"/>
    <w:rsid w:val="47FE5AE3"/>
    <w:rsid w:val="483C0C42"/>
    <w:rsid w:val="484D18BE"/>
    <w:rsid w:val="485F7FA9"/>
    <w:rsid w:val="48838BDA"/>
    <w:rsid w:val="48936CB5"/>
    <w:rsid w:val="48AB3B6E"/>
    <w:rsid w:val="48AB7B0F"/>
    <w:rsid w:val="48AFB2C9"/>
    <w:rsid w:val="48BAD77F"/>
    <w:rsid w:val="48C3727C"/>
    <w:rsid w:val="48D8B837"/>
    <w:rsid w:val="48FCC8B7"/>
    <w:rsid w:val="48FF1BEF"/>
    <w:rsid w:val="490BFDB2"/>
    <w:rsid w:val="492ABBC6"/>
    <w:rsid w:val="4947353D"/>
    <w:rsid w:val="496CC1A9"/>
    <w:rsid w:val="49801E5A"/>
    <w:rsid w:val="4995E6DD"/>
    <w:rsid w:val="499B32EC"/>
    <w:rsid w:val="49EF9D9D"/>
    <w:rsid w:val="49F093C1"/>
    <w:rsid w:val="4A0C792C"/>
    <w:rsid w:val="4A2EF428"/>
    <w:rsid w:val="4A39D690"/>
    <w:rsid w:val="4A5A2EA8"/>
    <w:rsid w:val="4A922558"/>
    <w:rsid w:val="4A95D1D5"/>
    <w:rsid w:val="4A9725EE"/>
    <w:rsid w:val="4AB7F6CC"/>
    <w:rsid w:val="4AD5B4A2"/>
    <w:rsid w:val="4B0878FF"/>
    <w:rsid w:val="4B192319"/>
    <w:rsid w:val="4B266673"/>
    <w:rsid w:val="4B2C3A5A"/>
    <w:rsid w:val="4B4C2D7E"/>
    <w:rsid w:val="4B53252F"/>
    <w:rsid w:val="4B6CF929"/>
    <w:rsid w:val="4B7E22FA"/>
    <w:rsid w:val="4B807758"/>
    <w:rsid w:val="4B93E3C8"/>
    <w:rsid w:val="4B990D05"/>
    <w:rsid w:val="4BAC4A2F"/>
    <w:rsid w:val="4BC2ED4A"/>
    <w:rsid w:val="4BF18604"/>
    <w:rsid w:val="4C0E5BAD"/>
    <w:rsid w:val="4C2A25A8"/>
    <w:rsid w:val="4C2E5800"/>
    <w:rsid w:val="4C621464"/>
    <w:rsid w:val="4C90C4A9"/>
    <w:rsid w:val="4CAF1704"/>
    <w:rsid w:val="4CC83C61"/>
    <w:rsid w:val="4CDFBA3D"/>
    <w:rsid w:val="4CEE2787"/>
    <w:rsid w:val="4D197C62"/>
    <w:rsid w:val="4D4E9CBC"/>
    <w:rsid w:val="4D6A1F72"/>
    <w:rsid w:val="4D774F00"/>
    <w:rsid w:val="4D7FC554"/>
    <w:rsid w:val="4D824481"/>
    <w:rsid w:val="4DAF905F"/>
    <w:rsid w:val="4DBB2D63"/>
    <w:rsid w:val="4DDE2997"/>
    <w:rsid w:val="4E0E8250"/>
    <w:rsid w:val="4E4E45EA"/>
    <w:rsid w:val="4E4EC6DF"/>
    <w:rsid w:val="4E6840A1"/>
    <w:rsid w:val="4E961469"/>
    <w:rsid w:val="4EA25DA7"/>
    <w:rsid w:val="4EB935F3"/>
    <w:rsid w:val="4EBA9663"/>
    <w:rsid w:val="4EBE3CD9"/>
    <w:rsid w:val="4ECE1929"/>
    <w:rsid w:val="4F1A2AFE"/>
    <w:rsid w:val="4F8D9105"/>
    <w:rsid w:val="4F8E2D7C"/>
    <w:rsid w:val="4F8E764A"/>
    <w:rsid w:val="4F9BC8C8"/>
    <w:rsid w:val="4FA688DF"/>
    <w:rsid w:val="4FB53B12"/>
    <w:rsid w:val="4FCE5FF7"/>
    <w:rsid w:val="4FDDBF4C"/>
    <w:rsid w:val="4FF2ACD2"/>
    <w:rsid w:val="500D9B73"/>
    <w:rsid w:val="503539FA"/>
    <w:rsid w:val="503F040F"/>
    <w:rsid w:val="5058D0D2"/>
    <w:rsid w:val="506165AE"/>
    <w:rsid w:val="5078DB92"/>
    <w:rsid w:val="508E8445"/>
    <w:rsid w:val="5091F3F1"/>
    <w:rsid w:val="50948BF5"/>
    <w:rsid w:val="50A3BFC7"/>
    <w:rsid w:val="50D8FFD6"/>
    <w:rsid w:val="50D958A3"/>
    <w:rsid w:val="5104C53D"/>
    <w:rsid w:val="5130DAE1"/>
    <w:rsid w:val="516E5061"/>
    <w:rsid w:val="51814E28"/>
    <w:rsid w:val="51837610"/>
    <w:rsid w:val="518E66E6"/>
    <w:rsid w:val="519EC7C9"/>
    <w:rsid w:val="519F64CA"/>
    <w:rsid w:val="51B80D49"/>
    <w:rsid w:val="51BEDC79"/>
    <w:rsid w:val="51BF326C"/>
    <w:rsid w:val="51F386D1"/>
    <w:rsid w:val="52009215"/>
    <w:rsid w:val="52497CB8"/>
    <w:rsid w:val="525D4F9B"/>
    <w:rsid w:val="525F361B"/>
    <w:rsid w:val="526AE78C"/>
    <w:rsid w:val="527892B8"/>
    <w:rsid w:val="52B2FDC6"/>
    <w:rsid w:val="532EE8F8"/>
    <w:rsid w:val="53314038"/>
    <w:rsid w:val="53446246"/>
    <w:rsid w:val="536786DD"/>
    <w:rsid w:val="536B9F27"/>
    <w:rsid w:val="536CBAC7"/>
    <w:rsid w:val="539539DB"/>
    <w:rsid w:val="539E8B25"/>
    <w:rsid w:val="53DB8679"/>
    <w:rsid w:val="53E19209"/>
    <w:rsid w:val="53E78B55"/>
    <w:rsid w:val="53F89B19"/>
    <w:rsid w:val="53FD2397"/>
    <w:rsid w:val="542D4D97"/>
    <w:rsid w:val="543BC251"/>
    <w:rsid w:val="5451DA64"/>
    <w:rsid w:val="546E46D9"/>
    <w:rsid w:val="547E6204"/>
    <w:rsid w:val="548722AD"/>
    <w:rsid w:val="5487A258"/>
    <w:rsid w:val="54AE8B33"/>
    <w:rsid w:val="54B2ACE9"/>
    <w:rsid w:val="54DFE7CF"/>
    <w:rsid w:val="54E3F1A4"/>
    <w:rsid w:val="54F17F16"/>
    <w:rsid w:val="54F7100A"/>
    <w:rsid w:val="54FAF2A3"/>
    <w:rsid w:val="54FB608B"/>
    <w:rsid w:val="555CBFB4"/>
    <w:rsid w:val="55661E13"/>
    <w:rsid w:val="5588567D"/>
    <w:rsid w:val="55A9175B"/>
    <w:rsid w:val="55AB275E"/>
    <w:rsid w:val="55B5D37A"/>
    <w:rsid w:val="55C122B9"/>
    <w:rsid w:val="55C2F4E1"/>
    <w:rsid w:val="55DFFE28"/>
    <w:rsid w:val="55E24066"/>
    <w:rsid w:val="56042824"/>
    <w:rsid w:val="56092843"/>
    <w:rsid w:val="5611DDDD"/>
    <w:rsid w:val="5616094F"/>
    <w:rsid w:val="5630AB93"/>
    <w:rsid w:val="56425597"/>
    <w:rsid w:val="5654BD85"/>
    <w:rsid w:val="565AF7A2"/>
    <w:rsid w:val="566024B2"/>
    <w:rsid w:val="56DD9CDA"/>
    <w:rsid w:val="57087F2B"/>
    <w:rsid w:val="570F8942"/>
    <w:rsid w:val="5713CD16"/>
    <w:rsid w:val="571A3441"/>
    <w:rsid w:val="57298540"/>
    <w:rsid w:val="572B6500"/>
    <w:rsid w:val="573F9AC3"/>
    <w:rsid w:val="573FC951"/>
    <w:rsid w:val="57514DB2"/>
    <w:rsid w:val="5755E754"/>
    <w:rsid w:val="5779F144"/>
    <w:rsid w:val="57A3FF6C"/>
    <w:rsid w:val="57A87941"/>
    <w:rsid w:val="57CBFFB2"/>
    <w:rsid w:val="58285595"/>
    <w:rsid w:val="582D2E56"/>
    <w:rsid w:val="582F885F"/>
    <w:rsid w:val="58433AE3"/>
    <w:rsid w:val="58A15612"/>
    <w:rsid w:val="58A6CFBF"/>
    <w:rsid w:val="58E4FB64"/>
    <w:rsid w:val="58FD3EB2"/>
    <w:rsid w:val="59175A6A"/>
    <w:rsid w:val="591CA90E"/>
    <w:rsid w:val="591D2FC1"/>
    <w:rsid w:val="591DEC44"/>
    <w:rsid w:val="59251D1E"/>
    <w:rsid w:val="59382D1E"/>
    <w:rsid w:val="59565432"/>
    <w:rsid w:val="5966FB20"/>
    <w:rsid w:val="597C5323"/>
    <w:rsid w:val="5987E252"/>
    <w:rsid w:val="598D2DC8"/>
    <w:rsid w:val="599E0396"/>
    <w:rsid w:val="59A8E264"/>
    <w:rsid w:val="59A92EBA"/>
    <w:rsid w:val="59B49879"/>
    <w:rsid w:val="5A153167"/>
    <w:rsid w:val="5A3D7036"/>
    <w:rsid w:val="5A499AEC"/>
    <w:rsid w:val="5A7B0A22"/>
    <w:rsid w:val="5ADBAE1D"/>
    <w:rsid w:val="5AE29C11"/>
    <w:rsid w:val="5B194C78"/>
    <w:rsid w:val="5B340D73"/>
    <w:rsid w:val="5B473C5B"/>
    <w:rsid w:val="5B90FBE3"/>
    <w:rsid w:val="5BBFA224"/>
    <w:rsid w:val="5BFA301B"/>
    <w:rsid w:val="5C3313D6"/>
    <w:rsid w:val="5C542FA6"/>
    <w:rsid w:val="5C698859"/>
    <w:rsid w:val="5C6C0953"/>
    <w:rsid w:val="5C6F6236"/>
    <w:rsid w:val="5D172662"/>
    <w:rsid w:val="5D222C8C"/>
    <w:rsid w:val="5D2F7CA9"/>
    <w:rsid w:val="5D59AE11"/>
    <w:rsid w:val="5D5E6D71"/>
    <w:rsid w:val="5D5FEB44"/>
    <w:rsid w:val="5D66CD6E"/>
    <w:rsid w:val="5D66FAF9"/>
    <w:rsid w:val="5D6B1D3F"/>
    <w:rsid w:val="5D7484C4"/>
    <w:rsid w:val="5D8BB137"/>
    <w:rsid w:val="5DB150A0"/>
    <w:rsid w:val="5DBC8233"/>
    <w:rsid w:val="5DC2CD5F"/>
    <w:rsid w:val="5DC87A4D"/>
    <w:rsid w:val="5DCA202A"/>
    <w:rsid w:val="5DDBD6F1"/>
    <w:rsid w:val="5DE5F9F6"/>
    <w:rsid w:val="5DFAFA57"/>
    <w:rsid w:val="5E11BF73"/>
    <w:rsid w:val="5E1B2F3E"/>
    <w:rsid w:val="5E58F7D7"/>
    <w:rsid w:val="5E5E9EC7"/>
    <w:rsid w:val="5E61B57C"/>
    <w:rsid w:val="5E8DAE95"/>
    <w:rsid w:val="5EBDD697"/>
    <w:rsid w:val="5EC0B007"/>
    <w:rsid w:val="5EE33746"/>
    <w:rsid w:val="5EE734BE"/>
    <w:rsid w:val="5EF1DEDC"/>
    <w:rsid w:val="5F045165"/>
    <w:rsid w:val="5F0C0973"/>
    <w:rsid w:val="5F244E4C"/>
    <w:rsid w:val="5F27F5A9"/>
    <w:rsid w:val="5F2A8360"/>
    <w:rsid w:val="5F2C431E"/>
    <w:rsid w:val="5F2C8161"/>
    <w:rsid w:val="5F2FBAD0"/>
    <w:rsid w:val="5F63649D"/>
    <w:rsid w:val="5F99D1C4"/>
    <w:rsid w:val="5FA179AF"/>
    <w:rsid w:val="5FA2BFC4"/>
    <w:rsid w:val="5FB95086"/>
    <w:rsid w:val="5FBFB29C"/>
    <w:rsid w:val="5FF7B427"/>
    <w:rsid w:val="5FF826D3"/>
    <w:rsid w:val="6022DE17"/>
    <w:rsid w:val="6027B978"/>
    <w:rsid w:val="60310A12"/>
    <w:rsid w:val="60344326"/>
    <w:rsid w:val="6042A07C"/>
    <w:rsid w:val="605ACFD7"/>
    <w:rsid w:val="6082A09B"/>
    <w:rsid w:val="6092A090"/>
    <w:rsid w:val="60A42E1E"/>
    <w:rsid w:val="60BD73BB"/>
    <w:rsid w:val="60CA36B2"/>
    <w:rsid w:val="60CE4A49"/>
    <w:rsid w:val="6107C288"/>
    <w:rsid w:val="6141AEF0"/>
    <w:rsid w:val="618AF713"/>
    <w:rsid w:val="61C3EF41"/>
    <w:rsid w:val="61C52A0A"/>
    <w:rsid w:val="61D39F17"/>
    <w:rsid w:val="61DA1252"/>
    <w:rsid w:val="61DB9064"/>
    <w:rsid w:val="61E1BD5F"/>
    <w:rsid w:val="61FE8C0F"/>
    <w:rsid w:val="6204A3D0"/>
    <w:rsid w:val="6207B114"/>
    <w:rsid w:val="62144ADD"/>
    <w:rsid w:val="62916FF2"/>
    <w:rsid w:val="62B9F6DE"/>
    <w:rsid w:val="62C84806"/>
    <w:rsid w:val="62DF8704"/>
    <w:rsid w:val="634A90AA"/>
    <w:rsid w:val="634B541A"/>
    <w:rsid w:val="634B60BA"/>
    <w:rsid w:val="636196B1"/>
    <w:rsid w:val="6384CD85"/>
    <w:rsid w:val="63AE9D9A"/>
    <w:rsid w:val="63C6ED62"/>
    <w:rsid w:val="63D1323B"/>
    <w:rsid w:val="64158DED"/>
    <w:rsid w:val="642C66E8"/>
    <w:rsid w:val="643E0106"/>
    <w:rsid w:val="643E10A6"/>
    <w:rsid w:val="644A4358"/>
    <w:rsid w:val="647F208C"/>
    <w:rsid w:val="648A8003"/>
    <w:rsid w:val="64E16E31"/>
    <w:rsid w:val="64F99CCB"/>
    <w:rsid w:val="65206F1F"/>
    <w:rsid w:val="652AE4B2"/>
    <w:rsid w:val="656A8C1A"/>
    <w:rsid w:val="656D1440"/>
    <w:rsid w:val="6570300C"/>
    <w:rsid w:val="6586652D"/>
    <w:rsid w:val="659B105A"/>
    <w:rsid w:val="65CB418F"/>
    <w:rsid w:val="6622D09D"/>
    <w:rsid w:val="663A62AF"/>
    <w:rsid w:val="66754F99"/>
    <w:rsid w:val="669FC4D2"/>
    <w:rsid w:val="66AF7044"/>
    <w:rsid w:val="66C54913"/>
    <w:rsid w:val="66D082E6"/>
    <w:rsid w:val="66E13690"/>
    <w:rsid w:val="66EE6DF6"/>
    <w:rsid w:val="66F76146"/>
    <w:rsid w:val="670E8B16"/>
    <w:rsid w:val="671CADA3"/>
    <w:rsid w:val="673ABE03"/>
    <w:rsid w:val="674CBA05"/>
    <w:rsid w:val="6756B83A"/>
    <w:rsid w:val="6763FE56"/>
    <w:rsid w:val="6782EEAE"/>
    <w:rsid w:val="678A034E"/>
    <w:rsid w:val="67B2841A"/>
    <w:rsid w:val="67BB0598"/>
    <w:rsid w:val="67F0F212"/>
    <w:rsid w:val="67FE0FB4"/>
    <w:rsid w:val="684F590C"/>
    <w:rsid w:val="68528A85"/>
    <w:rsid w:val="687C06C1"/>
    <w:rsid w:val="68AD5328"/>
    <w:rsid w:val="68F00C8D"/>
    <w:rsid w:val="68FEE9D8"/>
    <w:rsid w:val="69164184"/>
    <w:rsid w:val="692B21AE"/>
    <w:rsid w:val="69CC8CEF"/>
    <w:rsid w:val="69DC638A"/>
    <w:rsid w:val="69E93FDB"/>
    <w:rsid w:val="69F40391"/>
    <w:rsid w:val="6A04991E"/>
    <w:rsid w:val="6A147AD6"/>
    <w:rsid w:val="6A2DAED8"/>
    <w:rsid w:val="6A404640"/>
    <w:rsid w:val="6A547C37"/>
    <w:rsid w:val="6A5B9B8B"/>
    <w:rsid w:val="6A6B607A"/>
    <w:rsid w:val="6A8E549C"/>
    <w:rsid w:val="6A9BBF6B"/>
    <w:rsid w:val="6A9FADC2"/>
    <w:rsid w:val="6AB39431"/>
    <w:rsid w:val="6ABF1B4E"/>
    <w:rsid w:val="6AC2F663"/>
    <w:rsid w:val="6AC7A1D6"/>
    <w:rsid w:val="6AD63C9B"/>
    <w:rsid w:val="6AE39693"/>
    <w:rsid w:val="6AFB07C6"/>
    <w:rsid w:val="6B22706B"/>
    <w:rsid w:val="6B4EC48C"/>
    <w:rsid w:val="6B636F95"/>
    <w:rsid w:val="6B7EC050"/>
    <w:rsid w:val="6BA0E12D"/>
    <w:rsid w:val="6BE4606F"/>
    <w:rsid w:val="6C3D1964"/>
    <w:rsid w:val="6C463D71"/>
    <w:rsid w:val="6C53CA56"/>
    <w:rsid w:val="6CA8A058"/>
    <w:rsid w:val="6CBDF2C4"/>
    <w:rsid w:val="6CC81E3D"/>
    <w:rsid w:val="6CD53C79"/>
    <w:rsid w:val="6CEEA096"/>
    <w:rsid w:val="6CF9A350"/>
    <w:rsid w:val="6CFEBEF7"/>
    <w:rsid w:val="6D000993"/>
    <w:rsid w:val="6D12B9AA"/>
    <w:rsid w:val="6D25721A"/>
    <w:rsid w:val="6D275532"/>
    <w:rsid w:val="6D2D5489"/>
    <w:rsid w:val="6D2E4D10"/>
    <w:rsid w:val="6D403E61"/>
    <w:rsid w:val="6D51EBE8"/>
    <w:rsid w:val="6D561774"/>
    <w:rsid w:val="6D6B2008"/>
    <w:rsid w:val="6D7A0925"/>
    <w:rsid w:val="6D87B098"/>
    <w:rsid w:val="6D8C2A35"/>
    <w:rsid w:val="6DC9653D"/>
    <w:rsid w:val="6DD988CC"/>
    <w:rsid w:val="6DE2048D"/>
    <w:rsid w:val="6DEDB5D7"/>
    <w:rsid w:val="6DF5401D"/>
    <w:rsid w:val="6DFC0826"/>
    <w:rsid w:val="6E02163B"/>
    <w:rsid w:val="6E8381E8"/>
    <w:rsid w:val="6E8768ED"/>
    <w:rsid w:val="6EBA5DFC"/>
    <w:rsid w:val="6EEA4CF0"/>
    <w:rsid w:val="6EF32D05"/>
    <w:rsid w:val="6F0A966C"/>
    <w:rsid w:val="6F0ED5D6"/>
    <w:rsid w:val="6F333B3F"/>
    <w:rsid w:val="6F56A395"/>
    <w:rsid w:val="6FA095E6"/>
    <w:rsid w:val="6FBB2268"/>
    <w:rsid w:val="70015F1F"/>
    <w:rsid w:val="70283029"/>
    <w:rsid w:val="706E8374"/>
    <w:rsid w:val="70885F9D"/>
    <w:rsid w:val="7088D0D8"/>
    <w:rsid w:val="70A15DB4"/>
    <w:rsid w:val="70A4797F"/>
    <w:rsid w:val="70B43DD7"/>
    <w:rsid w:val="70BD4289"/>
    <w:rsid w:val="70D36257"/>
    <w:rsid w:val="70DAA383"/>
    <w:rsid w:val="70E0D4FB"/>
    <w:rsid w:val="7103ED15"/>
    <w:rsid w:val="71215A73"/>
    <w:rsid w:val="7130BA43"/>
    <w:rsid w:val="7139EACD"/>
    <w:rsid w:val="714EAE44"/>
    <w:rsid w:val="715493C9"/>
    <w:rsid w:val="718DA739"/>
    <w:rsid w:val="71A67FC1"/>
    <w:rsid w:val="71A7EE87"/>
    <w:rsid w:val="71D0D397"/>
    <w:rsid w:val="71DBEA32"/>
    <w:rsid w:val="71E15F53"/>
    <w:rsid w:val="71F8B2A4"/>
    <w:rsid w:val="72106B01"/>
    <w:rsid w:val="72153805"/>
    <w:rsid w:val="7218ACC8"/>
    <w:rsid w:val="724439F4"/>
    <w:rsid w:val="7260E65F"/>
    <w:rsid w:val="72697495"/>
    <w:rsid w:val="72709D94"/>
    <w:rsid w:val="72835CEF"/>
    <w:rsid w:val="729EC11F"/>
    <w:rsid w:val="72A6BE18"/>
    <w:rsid w:val="72BAFCAB"/>
    <w:rsid w:val="72D450E6"/>
    <w:rsid w:val="72E40ADB"/>
    <w:rsid w:val="72F85686"/>
    <w:rsid w:val="730BAAF1"/>
    <w:rsid w:val="731E9B8D"/>
    <w:rsid w:val="736BBF57"/>
    <w:rsid w:val="738DD090"/>
    <w:rsid w:val="7394AB57"/>
    <w:rsid w:val="73A191E6"/>
    <w:rsid w:val="73A5F3FB"/>
    <w:rsid w:val="73AD15E1"/>
    <w:rsid w:val="73B7600A"/>
    <w:rsid w:val="73C9B432"/>
    <w:rsid w:val="7406C415"/>
    <w:rsid w:val="740A2CF9"/>
    <w:rsid w:val="74229C81"/>
    <w:rsid w:val="744D497A"/>
    <w:rsid w:val="7463FE85"/>
    <w:rsid w:val="74755463"/>
    <w:rsid w:val="747E98A1"/>
    <w:rsid w:val="7488C203"/>
    <w:rsid w:val="748C231F"/>
    <w:rsid w:val="74980201"/>
    <w:rsid w:val="74CE4F8C"/>
    <w:rsid w:val="7505EE45"/>
    <w:rsid w:val="7521DCA2"/>
    <w:rsid w:val="752D263D"/>
    <w:rsid w:val="755BAC93"/>
    <w:rsid w:val="756779C3"/>
    <w:rsid w:val="758EC6D0"/>
    <w:rsid w:val="759DC091"/>
    <w:rsid w:val="75BA70FC"/>
    <w:rsid w:val="75D6B9AF"/>
    <w:rsid w:val="75F49D24"/>
    <w:rsid w:val="75FD6345"/>
    <w:rsid w:val="761613D2"/>
    <w:rsid w:val="761F6FDE"/>
    <w:rsid w:val="76406847"/>
    <w:rsid w:val="7643E7B7"/>
    <w:rsid w:val="764A7D18"/>
    <w:rsid w:val="76531F38"/>
    <w:rsid w:val="7662228D"/>
    <w:rsid w:val="7674582E"/>
    <w:rsid w:val="768D3652"/>
    <w:rsid w:val="768EB1A0"/>
    <w:rsid w:val="76A69094"/>
    <w:rsid w:val="76AE210B"/>
    <w:rsid w:val="7728B33F"/>
    <w:rsid w:val="7734AA3F"/>
    <w:rsid w:val="773F83AE"/>
    <w:rsid w:val="7746528A"/>
    <w:rsid w:val="77682EA4"/>
    <w:rsid w:val="77743F0E"/>
    <w:rsid w:val="77B64A4A"/>
    <w:rsid w:val="77CF9E8D"/>
    <w:rsid w:val="77DAC311"/>
    <w:rsid w:val="77DFB8DA"/>
    <w:rsid w:val="77F57314"/>
    <w:rsid w:val="7822C099"/>
    <w:rsid w:val="7825BD0F"/>
    <w:rsid w:val="78309F88"/>
    <w:rsid w:val="7848998B"/>
    <w:rsid w:val="7849E747"/>
    <w:rsid w:val="78830028"/>
    <w:rsid w:val="788DEAAC"/>
    <w:rsid w:val="7894BC92"/>
    <w:rsid w:val="78996151"/>
    <w:rsid w:val="79101E9D"/>
    <w:rsid w:val="792DDF4F"/>
    <w:rsid w:val="793D31EC"/>
    <w:rsid w:val="79438E2C"/>
    <w:rsid w:val="794B2E8D"/>
    <w:rsid w:val="7976D982"/>
    <w:rsid w:val="79901DAB"/>
    <w:rsid w:val="79A2A43F"/>
    <w:rsid w:val="79B8FC07"/>
    <w:rsid w:val="79C66841"/>
    <w:rsid w:val="79D8055F"/>
    <w:rsid w:val="7A0FE252"/>
    <w:rsid w:val="7A2C3B2B"/>
    <w:rsid w:val="7A4A112A"/>
    <w:rsid w:val="7A508F5A"/>
    <w:rsid w:val="7A7AEB14"/>
    <w:rsid w:val="7AE17752"/>
    <w:rsid w:val="7AFEFD7F"/>
    <w:rsid w:val="7AFFF1C3"/>
    <w:rsid w:val="7B0E6555"/>
    <w:rsid w:val="7B246074"/>
    <w:rsid w:val="7B2D8057"/>
    <w:rsid w:val="7B45AA1C"/>
    <w:rsid w:val="7B636A7D"/>
    <w:rsid w:val="7B6918E1"/>
    <w:rsid w:val="7B98D089"/>
    <w:rsid w:val="7B9C031B"/>
    <w:rsid w:val="7BBDF3DD"/>
    <w:rsid w:val="7BCB492F"/>
    <w:rsid w:val="7BD834DE"/>
    <w:rsid w:val="7BE0F659"/>
    <w:rsid w:val="7BFC5F1F"/>
    <w:rsid w:val="7C18CB60"/>
    <w:rsid w:val="7C2133A5"/>
    <w:rsid w:val="7C4F0604"/>
    <w:rsid w:val="7C5616EF"/>
    <w:rsid w:val="7C823A50"/>
    <w:rsid w:val="7C8E118E"/>
    <w:rsid w:val="7C94FFBE"/>
    <w:rsid w:val="7CA167F8"/>
    <w:rsid w:val="7CDC0001"/>
    <w:rsid w:val="7CDC56AB"/>
    <w:rsid w:val="7CE464F9"/>
    <w:rsid w:val="7D0D2E63"/>
    <w:rsid w:val="7D1CA344"/>
    <w:rsid w:val="7D21E908"/>
    <w:rsid w:val="7D3110D5"/>
    <w:rsid w:val="7D40D7FF"/>
    <w:rsid w:val="7D474A16"/>
    <w:rsid w:val="7D4C3EBF"/>
    <w:rsid w:val="7D557FAC"/>
    <w:rsid w:val="7D7506C5"/>
    <w:rsid w:val="7D7C672A"/>
    <w:rsid w:val="7D80E753"/>
    <w:rsid w:val="7D96EA31"/>
    <w:rsid w:val="7DC3B738"/>
    <w:rsid w:val="7DE283DC"/>
    <w:rsid w:val="7DF7F68C"/>
    <w:rsid w:val="7E06BA8C"/>
    <w:rsid w:val="7E22E98E"/>
    <w:rsid w:val="7E39C870"/>
    <w:rsid w:val="7E898E71"/>
    <w:rsid w:val="7E905334"/>
    <w:rsid w:val="7EC9B8E5"/>
    <w:rsid w:val="7ECB04DF"/>
    <w:rsid w:val="7EE06F55"/>
    <w:rsid w:val="7F1BC492"/>
    <w:rsid w:val="7F44E250"/>
    <w:rsid w:val="7F4FFDE3"/>
    <w:rsid w:val="7F81A5EA"/>
    <w:rsid w:val="7F8DD5CF"/>
    <w:rsid w:val="7FAD58B9"/>
    <w:rsid w:val="7FCDC92B"/>
    <w:rsid w:val="7FE1D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047C10"/>
  <w15:docId w15:val="{61D6859D-008C-4F1D-AA8E-0F86F594C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 w:qFormat="1"/>
    <w:lsdException w:name="heading 6" w:uiPriority="0"/>
    <w:lsdException w:name="heading 7" w:uiPriority="9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2471D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line="240" w:lineRule="auto"/>
    </w:pPr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Cambria" w:cs="Cambria"/>
      <w:lang w:val="en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rPr>
      <w:rFonts w:ascii="Calibri" w:hAnsi="Calibri" w:eastAsia="Calibri" w:cs="Calibri"/>
      <w:i/>
      <w:color w:val="4F81BD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Normal0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" w:customStyle="1">
    <w:name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rPr>
      <w:rFonts w:ascii="Cambria" w:hAnsi="Cambria" w:eastAsia="Cambria" w:cs="Cambria"/>
      <w:sz w:val="22"/>
      <w:szCs w:val="22"/>
      <w:lang w:val="en"/>
    </w:rPr>
  </w:style>
  <w:style w:type="character" w:styleId="Heading1Char" w:customStyle="1">
    <w:name w:val="Heading 1 Char"/>
    <w:basedOn w:val="DefaultParagraphFont"/>
    <w:link w:val="Heading1"/>
    <w:qFormat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qFormat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qFormat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BodyTextChar" w:customStyle="1">
    <w:name w:val="Body Text Char"/>
    <w:basedOn w:val="DefaultParagraphFont"/>
    <w:link w:val="BodyText"/>
    <w:uiPriority w:val="99"/>
    <w:qFormat/>
  </w:style>
  <w:style w:type="character" w:styleId="BodyText2Char" w:customStyle="1">
    <w:name w:val="Body Text 2 Char"/>
    <w:basedOn w:val="DefaultParagraphFont"/>
    <w:link w:val="BodyText2"/>
    <w:uiPriority w:val="99"/>
    <w:qFormat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Theme="majorHAnsi" w:hAnsiTheme="majorHAnsi" w:eastAsiaTheme="majorEastAsia" w:cstheme="majorBidi"/>
      <w:color w:val="244061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styleId="Style164" w:customStyle="1">
    <w:name w:val="_Style 164"/>
    <w:basedOn w:val="TableNormal"/>
    <w:qFormat/>
    <w:tblPr/>
  </w:style>
  <w:style w:type="table" w:styleId="Style166" w:customStyle="1">
    <w:name w:val="_Style 166"/>
    <w:basedOn w:val="TableNormal"/>
    <w:qFormat/>
    <w:tblPr/>
  </w:style>
  <w:style w:type="character" w:styleId="NoSpacingChar" w:customStyle="1">
    <w:name w:val="No Spacing Char"/>
    <w:basedOn w:val="DefaultParagraphFont"/>
    <w:link w:val="NoSpacing"/>
    <w:uiPriority w:val="1"/>
    <w:qFormat/>
  </w:style>
  <w:style w:type="character" w:styleId="normaltextrun" w:customStyle="1">
    <w:name w:val="normaltextrun"/>
    <w:basedOn w:val="DefaultParagraphFont"/>
    <w:qFormat/>
  </w:style>
  <w:style w:type="character" w:styleId="scxw162794818" w:customStyle="1">
    <w:name w:val="scxw162794818"/>
    <w:basedOn w:val="DefaultParagraphFont"/>
    <w:qFormat/>
  </w:style>
  <w:style w:type="character" w:styleId="eop" w:customStyle="1">
    <w:name w:val="eop"/>
    <w:basedOn w:val="DefaultParagraphFont"/>
    <w:qFormat/>
  </w:style>
  <w:style w:type="paragraph" w:styleId="Template" w:customStyle="1">
    <w:name w:val="Template"/>
    <w:basedOn w:val="Normal"/>
    <w:link w:val="TemplateChar"/>
    <w:qFormat/>
    <w:pPr>
      <w:spacing w:after="160" w:line="259" w:lineRule="auto"/>
    </w:pPr>
    <w:rPr>
      <w:rFonts w:ascii="Arial" w:hAnsi="Arial" w:eastAsiaTheme="minorHAnsi" w:cstheme="minorBidi"/>
      <w:i/>
      <w:color w:val="943634" w:themeColor="accent2" w:themeShade="BF"/>
      <w:lang w:val="en-AU" w:eastAsia="en-US"/>
    </w:rPr>
  </w:style>
  <w:style w:type="character" w:styleId="TemplateChar" w:customStyle="1">
    <w:name w:val="Template Char"/>
    <w:basedOn w:val="DefaultParagraphFont"/>
    <w:link w:val="Template"/>
    <w:qFormat/>
    <w:rPr>
      <w:rFonts w:ascii="Arial" w:hAnsi="Arial" w:eastAsiaTheme="minorHAnsi" w:cstheme="minorBidi"/>
      <w:i/>
      <w:color w:val="943634" w:themeColor="accent2" w:themeShade="BF"/>
      <w:lang w:val="en-AU" w:eastAsia="en-US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qFormat/>
    <w:rPr>
      <w:rFonts w:ascii="Cambria" w:hAnsi="Cambria" w:eastAsia="Cambria" w:cs="Cambria"/>
      <w:sz w:val="22"/>
      <w:szCs w:val="22"/>
      <w:lang w:val="e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Pr>
      <w:rFonts w:ascii="Cambria" w:hAnsi="Cambria" w:eastAsia="Cambria" w:cs="Cambria"/>
      <w:b/>
      <w:bCs/>
      <w:sz w:val="22"/>
      <w:szCs w:val="22"/>
      <w:lang w:val="en"/>
    </w:rPr>
  </w:style>
  <w:style w:type="character" w:styleId="Mention" w:customStyle="1">
    <w:name w:val="Mention"/>
    <w:basedOn w:val="DefaultParagraphFont"/>
    <w:uiPriority w:val="99"/>
    <w:unhideWhenUsed/>
    <w:qFormat/>
    <w:rPr>
      <w:color w:val="2B579A"/>
      <w:shd w:val="clear" w:color="auto" w:fill="E1DFDD"/>
    </w:rPr>
  </w:style>
  <w:style w:type="paragraph" w:styleId="Revision1" w:customStyle="1">
    <w:name w:val="Revision1"/>
    <w:hidden/>
    <w:uiPriority w:val="99"/>
    <w:semiHidden/>
    <w:qFormat/>
    <w:rPr>
      <w:rFonts w:ascii="Cambria" w:hAnsi="Cambria" w:eastAsia="Cambria" w:cs="Cambria"/>
      <w:sz w:val="22"/>
      <w:szCs w:val="22"/>
      <w:lang w:val="en"/>
    </w:rPr>
  </w:style>
  <w:style w:type="paragraph" w:styleId="Revision">
    <w:name w:val="Revision"/>
    <w:hidden/>
    <w:uiPriority w:val="99"/>
    <w:semiHidden/>
    <w:rsid w:val="005E7D58"/>
    <w:rPr>
      <w:rFonts w:ascii="Cambria" w:hAnsi="Cambria" w:eastAsia="Cambria" w:cs="Cambria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5B084AEDE048D5B690599C591EC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A6129-279D-49CB-83AC-57A9BC0C5430}"/>
      </w:docPartPr>
      <w:docPartBody>
        <w:p xmlns:wp14="http://schemas.microsoft.com/office/word/2010/wordml" w:rsidR="00EA5D02" w:rsidRDefault="00EA5D02" w14:paraId="6B00D73C" wp14:textId="77777777">
          <w:pPr>
            <w:pStyle w:val="0A5B084AEDE048D5B690599C591ECB67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283" w:rsidRDefault="00635283">
      <w:pPr>
        <w:spacing w:line="240" w:lineRule="auto"/>
      </w:pPr>
      <w:r>
        <w:separator/>
      </w:r>
    </w:p>
  </w:endnote>
  <w:endnote w:type="continuationSeparator" w:id="0">
    <w:p w:rsidR="00635283" w:rsidRDefault="0063528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283" w:rsidRDefault="00635283">
      <w:pPr>
        <w:spacing w:after="0"/>
      </w:pPr>
      <w:r>
        <w:separator/>
      </w:r>
    </w:p>
  </w:footnote>
  <w:footnote w:type="continuationSeparator" w:id="0">
    <w:p w:rsidR="00635283" w:rsidRDefault="0063528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E24"/>
    <w:rsid w:val="00042524"/>
    <w:rsid w:val="00066189"/>
    <w:rsid w:val="0009593C"/>
    <w:rsid w:val="000F0583"/>
    <w:rsid w:val="000F64B5"/>
    <w:rsid w:val="00121A7F"/>
    <w:rsid w:val="0013087F"/>
    <w:rsid w:val="0016720D"/>
    <w:rsid w:val="001965E4"/>
    <w:rsid w:val="001C3DFA"/>
    <w:rsid w:val="001E597C"/>
    <w:rsid w:val="00240166"/>
    <w:rsid w:val="002432BE"/>
    <w:rsid w:val="002440A9"/>
    <w:rsid w:val="00256FB3"/>
    <w:rsid w:val="002A1297"/>
    <w:rsid w:val="002A1C84"/>
    <w:rsid w:val="002E4F5C"/>
    <w:rsid w:val="003017F1"/>
    <w:rsid w:val="00354D93"/>
    <w:rsid w:val="003A0414"/>
    <w:rsid w:val="003C4965"/>
    <w:rsid w:val="003E6F5E"/>
    <w:rsid w:val="003F7DD8"/>
    <w:rsid w:val="00432F42"/>
    <w:rsid w:val="004E457C"/>
    <w:rsid w:val="005006A9"/>
    <w:rsid w:val="005409E0"/>
    <w:rsid w:val="0054764B"/>
    <w:rsid w:val="00561A96"/>
    <w:rsid w:val="0056424D"/>
    <w:rsid w:val="005A54B6"/>
    <w:rsid w:val="005A6A08"/>
    <w:rsid w:val="00635283"/>
    <w:rsid w:val="00655016"/>
    <w:rsid w:val="00692E24"/>
    <w:rsid w:val="006A05A4"/>
    <w:rsid w:val="006C4E39"/>
    <w:rsid w:val="006E6E1D"/>
    <w:rsid w:val="0073600F"/>
    <w:rsid w:val="00762E09"/>
    <w:rsid w:val="0079661B"/>
    <w:rsid w:val="007E3A91"/>
    <w:rsid w:val="007F2E02"/>
    <w:rsid w:val="008214A4"/>
    <w:rsid w:val="00851C03"/>
    <w:rsid w:val="00852412"/>
    <w:rsid w:val="00852C6C"/>
    <w:rsid w:val="0086735F"/>
    <w:rsid w:val="00916C00"/>
    <w:rsid w:val="00933541"/>
    <w:rsid w:val="00935665"/>
    <w:rsid w:val="009503BA"/>
    <w:rsid w:val="00970F2C"/>
    <w:rsid w:val="00976FC5"/>
    <w:rsid w:val="009B56E2"/>
    <w:rsid w:val="00A036B4"/>
    <w:rsid w:val="00A13425"/>
    <w:rsid w:val="00A81E0B"/>
    <w:rsid w:val="00AA5C27"/>
    <w:rsid w:val="00AC6977"/>
    <w:rsid w:val="00B32C16"/>
    <w:rsid w:val="00B3377A"/>
    <w:rsid w:val="00B4758F"/>
    <w:rsid w:val="00B66841"/>
    <w:rsid w:val="00BD6367"/>
    <w:rsid w:val="00BF6D0E"/>
    <w:rsid w:val="00C030BA"/>
    <w:rsid w:val="00C34048"/>
    <w:rsid w:val="00C809DF"/>
    <w:rsid w:val="00C960B6"/>
    <w:rsid w:val="00C968ED"/>
    <w:rsid w:val="00CA062E"/>
    <w:rsid w:val="00CB3B12"/>
    <w:rsid w:val="00CC4BC5"/>
    <w:rsid w:val="00CE38D2"/>
    <w:rsid w:val="00D32A18"/>
    <w:rsid w:val="00D65D3B"/>
    <w:rsid w:val="00DC7237"/>
    <w:rsid w:val="00DD3849"/>
    <w:rsid w:val="00DD6EB2"/>
    <w:rsid w:val="00E21B13"/>
    <w:rsid w:val="00E55367"/>
    <w:rsid w:val="00EA5D02"/>
    <w:rsid w:val="00EB7F95"/>
    <w:rsid w:val="00ED3586"/>
    <w:rsid w:val="00F02977"/>
    <w:rsid w:val="00F05613"/>
    <w:rsid w:val="00F30684"/>
    <w:rsid w:val="00F83E42"/>
    <w:rsid w:val="00F92DD4"/>
    <w:rsid w:val="00FF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5B084AEDE048D5B690599C591ECB67">
    <w:name w:val="0A5B084AEDE048D5B690599C591ECB67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2025-09-04T00:00:00</PublishDate>
  <Abstract/>
  <CompanyAddress>30/641B, Vandipetta Road, near SBI Bank, Ernakulam, Kerala 682038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Y9zd4tuya02AakECpJZbDa0lQ==">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5331AC9-1E0E-49DC-908B-EDA3D22A23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CYRIX HEALTH CARE PVT. LTD.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requirement Document</dc:title>
  <dc:creator>python-docx</dc:creator>
  <lastModifiedBy>Parvathi</lastModifiedBy>
  <revision>25</revision>
  <lastPrinted>2025-09-24T19:49:00.0000000Z</lastPrinted>
  <dcterms:created xsi:type="dcterms:W3CDTF">2025-10-24T08:46:00.0000000Z</dcterms:created>
  <dcterms:modified xsi:type="dcterms:W3CDTF">2026-02-27T09:55:30.9864025Z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A3EF7E87AD6F4070853FAA9976F13C1C_13</vt:lpwstr>
  </property>
</Properties>
</file>